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pPr>
        <w:rPr>
          <w:rFonts w:cs="Times New Roman"/>
        </w:rPr>
      </w:pPr>
      <w:r w:rsidRPr="00FA3BFA">
        <w:rPr>
          <w:rFonts w:cs="Times New Roman"/>
        </w:rPr>
        <w:t>Pacific herring (</w:t>
      </w:r>
      <w:r w:rsidRPr="00FA3BFA">
        <w:rPr>
          <w:rFonts w:cs="Times New Roman"/>
          <w:i/>
        </w:rPr>
        <w:t>Clupea pallasii</w:t>
      </w:r>
      <w:r w:rsidRPr="00FA3BFA">
        <w:rPr>
          <w:rFonts w:cs="Times New Roman"/>
        </w:rPr>
        <w:t>) spawning is one of the largest recurrent food pulses on this coast. Adults crowd into shallow water in late winter</w:t>
      </w:r>
      <w:r w:rsidR="00FA3BFA">
        <w:rPr>
          <w:rFonts w:cs="Times New Roman"/>
        </w:rPr>
        <w:t xml:space="preserve"> to early spring</w:t>
      </w:r>
      <w:r w:rsidRPr="00FA3BFA">
        <w:rPr>
          <w:rFonts w:cs="Times New Roman"/>
        </w:rPr>
        <w:t xml:space="preserve"> and </w:t>
      </w:r>
      <w:r w:rsidR="00FA3BFA">
        <w:rPr>
          <w:rFonts w:cs="Times New Roman"/>
        </w:rPr>
        <w:t>attach</w:t>
      </w:r>
      <w:r w:rsidRPr="00FA3BFA">
        <w:rPr>
          <w:rFonts w:cs="Times New Roman"/>
        </w:rPr>
        <w:t xml:space="preserve"> adhesive eggs onto marine vegetation in the intertidal and shallow subtidal (Haegele and Schweigert 1985; Dingwall et al. 2026). Spawning at one shoreline can pass quickly. On the day of </w:t>
      </w:r>
      <w:r w:rsidR="00FA3BFA" w:rsidRPr="00FA3BFA">
        <w:rPr>
          <w:rFonts w:cs="Times New Roman"/>
        </w:rPr>
        <w:t>spawn,</w:t>
      </w:r>
      <w:r w:rsidRPr="00FA3BFA">
        <w:rPr>
          <w:rFonts w:cs="Times New Roman"/>
        </w:rPr>
        <w:t xml:space="preserve"> the fish are vulnerable and very close to </w:t>
      </w:r>
      <w:r w:rsidR="00FA3BFA" w:rsidRPr="00FA3BFA">
        <w:rPr>
          <w:rFonts w:cs="Times New Roman"/>
        </w:rPr>
        <w:t>shore,</w:t>
      </w:r>
      <w:r w:rsidR="00FA3BFA">
        <w:rPr>
          <w:rFonts w:cs="Times New Roman"/>
        </w:rPr>
        <w:t xml:space="preserve"> and </w:t>
      </w:r>
      <w:r w:rsidRPr="00FA3BFA">
        <w:rPr>
          <w:rFonts w:cs="Times New Roman"/>
        </w:rPr>
        <w:t>some are stranded as the tide recedes</w:t>
      </w:r>
      <w:r w:rsidR="00FA3BFA">
        <w:rPr>
          <w:rFonts w:cs="Times New Roman"/>
        </w:rPr>
        <w:t xml:space="preserve">. </w:t>
      </w:r>
      <w:r w:rsidRPr="00FA3BFA">
        <w:rPr>
          <w:rFonts w:cs="Times New Roman"/>
        </w:rPr>
        <w:t>The eggs remain on marine vegetation for around two weeks before hatching or washing away.</w:t>
      </w:r>
    </w:p>
    <w:p w14:paraId="542B5A2E" w14:textId="32EBD909" w:rsidR="00C15184" w:rsidRPr="00FA3BFA" w:rsidRDefault="00000000">
      <w:pPr>
        <w:rPr>
          <w:rFonts w:cs="Times New Roman"/>
          <w:strike/>
          <w:rPrChange w:id="0" w:author="Jake Dingwall" w:date="2026-07-26T12:24:00Z" w16du:dateUtc="2026-07-26T19:24:00Z">
            <w:rPr>
              <w:rFonts w:cs="Times New Roman"/>
            </w:rPr>
          </w:rPrChange>
        </w:rPr>
      </w:pPr>
      <w:r w:rsidRPr="00FA3BFA">
        <w:rPr>
          <w:rFonts w:cs="Times New Roman"/>
        </w:rPr>
        <w:t>The same general spawning regions are used again</w:t>
      </w:r>
      <w:r w:rsidR="00FA3BFA">
        <w:rPr>
          <w:rFonts w:cs="Times New Roman"/>
        </w:rPr>
        <w:t xml:space="preserve"> year-to-year</w:t>
      </w:r>
      <w:r w:rsidRPr="00FA3BFA">
        <w:rPr>
          <w:rFonts w:cs="Times New Roman"/>
        </w:rPr>
        <w:t xml:space="preserve">, but the exact shoreline, extent and date change among years (Hay and Kronlund 1987; Hay et al. 2009; Rooper et al. 2024). The pulse is therefore </w:t>
      </w:r>
      <w:r w:rsidRPr="00FA3BFA">
        <w:rPr>
          <w:rFonts w:cs="Times New Roman"/>
        </w:rPr>
        <w:lastRenderedPageBreak/>
        <w:t>predictable at the scale of a coastal region but less so at a particular beach. Adult fish create a short feeding opportunity when they enter the shallows. Attached eggs persist after the adults leave, and eggs on floating vegetation or exposed by the tide remain available by other routes. The food changes through an event as well as among shorelines.</w:t>
      </w:r>
    </w:p>
    <w:p w14:paraId="1E2F88C1" w14:textId="77777777" w:rsidR="00C15184" w:rsidRPr="00FA3BFA" w:rsidRDefault="00000000">
      <w:pPr>
        <w:rPr>
          <w:rFonts w:cs="Times New Roman"/>
          <w:strike/>
          <w:rPrChange w:id="1" w:author="Jake Dingwall" w:date="2026-07-26T12:24:00Z" w16du:dateUtc="2026-07-26T19:24:00Z">
            <w:rPr>
              <w:rFonts w:cs="Times New Roman"/>
            </w:rPr>
          </w:rPrChange>
        </w:rPr>
      </w:pPr>
      <w:commentRangeStart w:id="2"/>
      <w:r w:rsidRPr="00FA3BFA">
        <w:rPr>
          <w:rFonts w:cs="Times New Roman"/>
        </w:rPr>
        <w:t>Birds reach this food in different ways. Surf Scoter (</w:t>
      </w:r>
      <w:r w:rsidRPr="00FA3BFA">
        <w:rPr>
          <w:rFonts w:cs="Times New Roman"/>
          <w:i/>
        </w:rPr>
        <w:t>Melanitta perspicillata</w:t>
      </w:r>
      <w:r w:rsidRPr="00FA3BFA">
        <w:rPr>
          <w:rFonts w:cs="Times New Roman"/>
        </w:rPr>
        <w:t>), White-winged Scoter (</w:t>
      </w:r>
      <w:r w:rsidRPr="00FA3BFA">
        <w:rPr>
          <w:rFonts w:cs="Times New Roman"/>
          <w:i/>
        </w:rPr>
        <w:t>Melanitta deglandi</w:t>
      </w:r>
      <w:r w:rsidRPr="00FA3BFA">
        <w:rPr>
          <w:rFonts w:cs="Times New Roman"/>
        </w:rPr>
        <w:t>) and Harlequin Duck (</w:t>
      </w:r>
      <w:r w:rsidRPr="00FA3BFA">
        <w:rPr>
          <w:rFonts w:cs="Times New Roman"/>
          <w:i/>
        </w:rPr>
        <w:t>Histrionicus histrionicus</w:t>
      </w:r>
      <w:r w:rsidRPr="00FA3BFA">
        <w:rPr>
          <w:rFonts w:cs="Times New Roman"/>
        </w:rPr>
        <w:t xml:space="preserve">) dive for attached eggs. Loons in </w:t>
      </w:r>
      <w:commentRangeStart w:id="3"/>
      <w:r w:rsidRPr="00FA3BFA">
        <w:rPr>
          <w:rFonts w:cs="Times New Roman"/>
          <w:i/>
        </w:rPr>
        <w:t>Gavia</w:t>
      </w:r>
      <w:r w:rsidRPr="00FA3BFA">
        <w:rPr>
          <w:rFonts w:cs="Times New Roman"/>
        </w:rPr>
        <w:t xml:space="preserve">, mergansers in </w:t>
      </w:r>
      <w:r w:rsidRPr="00FA3BFA">
        <w:rPr>
          <w:rFonts w:cs="Times New Roman"/>
          <w:i/>
        </w:rPr>
        <w:t>Mergus</w:t>
      </w:r>
      <w:r w:rsidRPr="00FA3BFA">
        <w:rPr>
          <w:rFonts w:cs="Times New Roman"/>
        </w:rPr>
        <w:t xml:space="preserve"> and </w:t>
      </w:r>
      <w:r w:rsidRPr="00FA3BFA">
        <w:rPr>
          <w:rFonts w:cs="Times New Roman"/>
          <w:i/>
        </w:rPr>
        <w:t>Lophodytes</w:t>
      </w:r>
      <w:r w:rsidRPr="00FA3BFA">
        <w:rPr>
          <w:rFonts w:cs="Times New Roman"/>
        </w:rPr>
        <w:t xml:space="preserve">, grebes in </w:t>
      </w:r>
      <w:r w:rsidRPr="00FA3BFA">
        <w:rPr>
          <w:rFonts w:cs="Times New Roman"/>
          <w:i/>
        </w:rPr>
        <w:t>Podiceps</w:t>
      </w:r>
      <w:r w:rsidRPr="00FA3BFA">
        <w:rPr>
          <w:rFonts w:cs="Times New Roman"/>
        </w:rPr>
        <w:t xml:space="preserve"> and </w:t>
      </w:r>
      <w:r w:rsidRPr="00FA3BFA">
        <w:rPr>
          <w:rFonts w:cs="Times New Roman"/>
          <w:i/>
        </w:rPr>
        <w:t>Aechmophorus</w:t>
      </w:r>
      <w:r w:rsidRPr="00FA3BFA">
        <w:rPr>
          <w:rFonts w:cs="Times New Roman"/>
        </w:rPr>
        <w:t xml:space="preserve">, and cormorants in </w:t>
      </w:r>
      <w:r w:rsidRPr="00FA3BFA">
        <w:rPr>
          <w:rFonts w:cs="Times New Roman"/>
          <w:i/>
        </w:rPr>
        <w:t>Urile</w:t>
      </w:r>
      <w:r w:rsidRPr="00FA3BFA">
        <w:rPr>
          <w:rFonts w:cs="Times New Roman"/>
        </w:rPr>
        <w:t xml:space="preserve"> and </w:t>
      </w:r>
      <w:r w:rsidRPr="00FA3BFA">
        <w:rPr>
          <w:rFonts w:cs="Times New Roman"/>
          <w:i/>
        </w:rPr>
        <w:t>Nannopterum</w:t>
      </w:r>
      <w:r w:rsidRPr="00FA3BFA">
        <w:rPr>
          <w:rFonts w:cs="Times New Roman"/>
        </w:rPr>
        <w:t xml:space="preserve"> pursue fish</w:t>
      </w:r>
      <w:commentRangeEnd w:id="3"/>
      <w:r w:rsidR="00FA3BFA" w:rsidRPr="00FA3BFA">
        <w:rPr>
          <w:rStyle w:val="CommentReference"/>
          <w:rFonts w:cs="Times New Roman"/>
          <w:sz w:val="22"/>
          <w:szCs w:val="24"/>
        </w:rPr>
        <w:commentReference w:id="3"/>
      </w:r>
      <w:r w:rsidRPr="00FA3BFA">
        <w:rPr>
          <w:rFonts w:cs="Times New Roman"/>
        </w:rPr>
        <w:t>. They are expected to focus on adults, although they may also eat eggs. Gulls take eggs on floating vegetation and herring pushed to the surface or into very shallow water, as well as eggs and spent fish along the shore. Bald Eagles and corvids work the shoreline, shorebirds take eggs exposed by a falling tide, and alcids pursue fish in open water.</w:t>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commentRangeEnd w:id="2"/>
      <w:r w:rsidR="00FA3BFA" w:rsidRPr="00FA3BFA">
        <w:rPr>
          <w:rStyle w:val="CommentReference"/>
          <w:rFonts w:cs="Times New Roman"/>
          <w:strike/>
          <w:sz w:val="22"/>
          <w:szCs w:val="24"/>
          <w:rPrChange w:id="5" w:author="Jake Dingwall" w:date="2026-07-26T12:24:00Z" w16du:dateUtc="2026-07-26T19:24:00Z">
            <w:rPr>
              <w:rStyle w:val="CommentReference"/>
              <w:rFonts w:cs="Times New Roman"/>
              <w:sz w:val="22"/>
              <w:szCs w:val="24"/>
            </w:rPr>
          </w:rPrChange>
        </w:rPr>
        <w:commentReference w:id="2"/>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pPr>
        <w:rPr>
          <w:rFonts w:cs="Times New Roman"/>
        </w:rPr>
      </w:pPr>
      <w:r w:rsidRPr="00FA3BFA">
        <w:rPr>
          <w:rFonts w:cs="Times New Roman"/>
        </w:rPr>
        <w:t>This study links the two records for 49 coastal bird species. It asks whether the difference between checklists within 5 km of a recorded spawning event and those 5 to 20 km away widened after the</w:t>
      </w:r>
      <w:r w:rsidR="00FA3BFA">
        <w:rPr>
          <w:rFonts w:cs="Times New Roman"/>
        </w:rPr>
        <w:t xml:space="preserve"> spawning</w:t>
      </w:r>
      <w:r w:rsidRPr="00FA3BFA">
        <w:rPr>
          <w:rFonts w:cs="Times New Roman"/>
        </w:rPr>
        <w:t xml:space="preserve"> event-date, 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checklists. </w:t>
      </w:r>
      <w:commentRangeStart w:id="7"/>
      <w:commentRangeStart w:id="8"/>
      <w:r w:rsidRPr="00FA3BFA">
        <w:rPr>
          <w:rFonts w:cs="Times New Roman"/>
        </w:rPr>
        <w:t>Gadwall (</w:t>
      </w:r>
      <w:r w:rsidRPr="00FA3BFA">
        <w:rPr>
          <w:rFonts w:cs="Times New Roman"/>
          <w:i/>
        </w:rPr>
        <w:t>Mareca strepera</w:t>
      </w:r>
      <w:r w:rsidRPr="00FA3BFA">
        <w:rPr>
          <w:rFonts w:cs="Times New Roman"/>
        </w:rPr>
        <w:t>), Northern Shoveler (</w:t>
      </w:r>
      <w:r w:rsidRPr="00FA3BFA">
        <w:rPr>
          <w:rFonts w:cs="Times New Roman"/>
          <w:i/>
        </w:rPr>
        <w:t>Spatula clypeata</w:t>
      </w:r>
      <w:r w:rsidRPr="00FA3BFA">
        <w:rPr>
          <w:rFonts w:cs="Times New Roman"/>
        </w:rPr>
        <w:t>) were retained as birds without an established herring association. A focused distance-band comparison uses American Robin as a terrestrial control for Bald Eagle and Glaucous-winged Gull.</w:t>
      </w:r>
      <w:commentRangeEnd w:id="7"/>
      <w:r w:rsidR="00FA3BFA" w:rsidRPr="00FA3BFA">
        <w:rPr>
          <w:rStyle w:val="CommentReference"/>
          <w:rFonts w:cs="Times New Roman"/>
          <w:sz w:val="22"/>
          <w:szCs w:val="24"/>
        </w:rPr>
        <w:commentReference w:id="7"/>
      </w:r>
      <w:commentRangeEnd w:id="8"/>
      <w:r w:rsidR="00FA3BFA" w:rsidRPr="00FA3BFA">
        <w:rPr>
          <w:rStyle w:val="CommentReference"/>
          <w:rFonts w:cs="Times New Roman"/>
          <w:sz w:val="22"/>
          <w:szCs w:val="24"/>
        </w:rPr>
        <w:commentReference w:id="8"/>
      </w:r>
    </w:p>
    <w:p w14:paraId="4BCDFE31" w14:textId="77777777" w:rsidR="00BF0BAC" w:rsidRPr="00FA3BFA" w:rsidRDefault="00000000">
      <w:pPr>
        <w:rPr>
          <w:rFonts w:cs="Times New Roman"/>
        </w:rPr>
      </w:pPr>
      <w:r w:rsidRPr="00FA3BFA">
        <w:rPr>
          <w:rFonts w:cs="Times New Roman"/>
        </w:rPr>
        <w:t xml:space="preserve">Species with established or plausible herring links were expected to be reported more often, counted in larger numbers, or both after spawning. Feeding groups were also expected to differ in timing. Gulls and shoreline scavengers should respond near the recorded event-date anchor, while diving ducks that feed on </w:t>
      </w:r>
      <w:r w:rsidRPr="00FA3BFA">
        <w:rPr>
          <w:rFonts w:cs="Times New Roman"/>
        </w:rPr>
        <w:lastRenderedPageBreak/>
        <w:t>attached roe should respond once eggs are available. Alcids that feed away from the shoreline deposit were expected to show little response. Testing all 49 species places the well-studied birds inside a broader coastal community and shows which species and time windows warrant focused fieldwork</w:t>
      </w:r>
      <w:commentRangeStart w:id="9"/>
      <w:r w:rsidRPr="00FA3BFA">
        <w:rPr>
          <w:rFonts w:cs="Times New Roman"/>
        </w:rPr>
        <w:t>. [[AUTHOR INPUT REQUIRED: add the intended sentence connecting this study to bird and herring conservation or management.]]</w:t>
      </w:r>
      <w:commentRangeEnd w:id="9"/>
      <w:r w:rsidR="00FA3BFA" w:rsidRPr="00FA3BFA">
        <w:rPr>
          <w:rStyle w:val="CommentReference"/>
          <w:rFonts w:cs="Times New Roman"/>
          <w:sz w:val="22"/>
          <w:szCs w:val="24"/>
        </w:rPr>
        <w:commentReference w:id="9"/>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del w:id="10" w:author="Jake Dingwall" w:date="2026-07-26T16:44:00Z" w16du:dateUtc="2026-07-26T23:44:00Z">
        <w:r w:rsidRPr="00FA3BFA" w:rsidDel="00FA3BFA">
          <w:rPr>
            <w:rFonts w:cs="Times New Roman"/>
          </w:rPr>
          <w:delText xml:space="preserve"> run by the Cornell Lab of Ornithology</w:delText>
        </w:r>
      </w:del>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the complete flag means the observer reported every species detected and identified, </w:t>
      </w:r>
      <w:commentRangeStart w:id="11"/>
      <w:r w:rsidRPr="00FA3BFA">
        <w:rPr>
          <w:rFonts w:cs="Times New Roman"/>
        </w:rPr>
        <w:t>allowing an omitted species to be treated as a nonreport under the study rules.</w:t>
      </w:r>
      <w:commentRangeEnd w:id="11"/>
      <w:r w:rsidR="00FA3BFA" w:rsidRPr="00FA3BFA">
        <w:rPr>
          <w:rStyle w:val="CommentReference"/>
          <w:rFonts w:cs="Times New Roman"/>
          <w:sz w:val="22"/>
          <w:szCs w:val="24"/>
        </w:rPr>
        <w:commentReference w:id="11"/>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pPr>
        <w:rPr>
          <w:rFonts w:cs="Times New Roman"/>
        </w:rPr>
      </w:pPr>
      <w:commentRangeStart w:id="12"/>
      <w:r w:rsidRPr="00FA3BFA">
        <w:rPr>
          <w:rFonts w:cs="Times New Roman"/>
        </w:rPr>
        <w:t>Herring records came from the Pacific Herring Spawn Index, compiled by Fisheries and Oceans Canada from surface and dive surveys along the British Columbia coast (Fisheries and Oceans Canada 2026; Grinnell et al. 2023). Each record provides a spawning location and StartDate and EndDate fields. The index is relative: it describes spawn found by surveyors, while unsurveyed coastline yields no record instead of a zero. Only the presence, location and timing of a recorded event entered the models; the index value itself was not used as an exposure.</w:t>
      </w:r>
      <w:commentRangeEnd w:id="12"/>
      <w:r w:rsidR="00FA3BFA" w:rsidRPr="00FA3BFA">
        <w:rPr>
          <w:rStyle w:val="CommentReference"/>
          <w:rFonts w:cs="Times New Roman"/>
          <w:sz w:val="22"/>
          <w:szCs w:val="24"/>
        </w:rPr>
        <w:commentReference w:id="12"/>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pPr>
        <w:rPr>
          <w:del w:id="13" w:author="Jake Dingwall" w:date="2026-07-26T16:45:00Z" w16du:dateUtc="2026-07-26T23:45:00Z"/>
          <w:rFonts w:cs="Times New Roman"/>
        </w:rPr>
      </w:pPr>
      <w:r w:rsidRPr="00FA3BFA">
        <w:rPr>
          <w:rFonts w:cs="Times New Roman"/>
        </w:rPr>
        <w:t>Linking the two sources produced 217,200 complete eBird checklists and 1,120 recorded spawning events. The data contained 58 event blocks, 29,248 observer clusters and 22,980 generalized location clusters</w:t>
      </w:r>
      <w:ins w:id="14" w:author="Jake Dingwall" w:date="2026-07-26T16:45:00Z" w16du:dateUtc="2026-07-26T23:45:00Z">
        <w:r w:rsidR="00FA3BFA">
          <w:rPr>
            <w:rFonts w:cs="Times New Roman"/>
          </w:rPr>
          <w:t xml:space="preserve">. </w:t>
        </w:r>
      </w:ins>
      <w:del w:id="15" w:author="Jake Dingwall" w:date="2026-07-26T16:45:00Z" w16du:dateUtc="2026-07-26T23:45:00Z">
        <w:r w:rsidRPr="00FA3BFA" w:rsidDel="00FA3BFA">
          <w:rPr>
            <w:rFonts w:cs="Times New Roman"/>
          </w:rPr>
          <w:delText>.</w:delText>
        </w:r>
      </w:del>
    </w:p>
    <w:p w14:paraId="1E04F920" w14:textId="77777777" w:rsidR="00C15184" w:rsidRPr="00FA3BFA" w:rsidRDefault="00000000">
      <w:pPr>
        <w:rPr>
          <w:rFonts w:cs="Times New Roman"/>
        </w:rPr>
      </w:pPr>
      <w:r w:rsidRPr="00FA3BFA">
        <w:rPr>
          <w:rFonts w:cs="Times New Roman"/>
        </w:rPr>
        <w:t xml:space="preserve">An event block groups recorded spawning events that are connected because they link to the same checklists at the same time. The grouping keeps those events and checklists under one random effect; </w:t>
      </w:r>
      <w:commentRangeStart w:id="16"/>
      <w:r w:rsidRPr="00FA3BFA">
        <w:rPr>
          <w:rFonts w:cs="Times New Roman"/>
        </w:rPr>
        <w:t>it does not mean that they form one biological spawning complex</w:t>
      </w:r>
      <w:commentRangeEnd w:id="16"/>
      <w:r w:rsidR="00FA3BFA" w:rsidRPr="00FA3BFA">
        <w:rPr>
          <w:rStyle w:val="CommentReference"/>
          <w:rFonts w:cs="Times New Roman"/>
          <w:sz w:val="22"/>
          <w:szCs w:val="24"/>
        </w:rPr>
        <w:commentReference w:id="16"/>
      </w:r>
      <w:r w:rsidRPr="00FA3BFA">
        <w:rPr>
          <w:rFonts w:cs="Times New Roman"/>
        </w:rPr>
        <w:t>. A checklist linked to several events remained one model row and carried the random effect for its block.</w:t>
      </w:r>
    </w:p>
    <w:p w14:paraId="3FD60E40" w14:textId="77777777" w:rsidR="00C15184" w:rsidRPr="00FA3BFA" w:rsidRDefault="00000000">
      <w:pPr>
        <w:rPr>
          <w:rFonts w:cs="Times New Roman"/>
        </w:rPr>
      </w:pPr>
      <w:commentRangeStart w:id="17"/>
      <w:r w:rsidRPr="00FA3BFA">
        <w:rPr>
          <w:rFonts w:cs="Times New Roman"/>
        </w:rPr>
        <w:t xml:space="preserve">Day 0 was the midpoint between the DFO </w:t>
      </w:r>
      <w:commentRangeStart w:id="18"/>
      <w:r w:rsidRPr="00FA3BFA">
        <w:rPr>
          <w:rFonts w:cs="Times New Roman"/>
        </w:rPr>
        <w:t>StartDate and EndDate fields</w:t>
      </w:r>
      <w:commentRangeEnd w:id="18"/>
      <w:r w:rsidR="00FA3BFA" w:rsidRPr="00FA3BFA">
        <w:rPr>
          <w:rStyle w:val="CommentReference"/>
          <w:rFonts w:cs="Times New Roman"/>
          <w:sz w:val="22"/>
          <w:szCs w:val="24"/>
        </w:rPr>
        <w:commentReference w:id="18"/>
      </w:r>
      <w:r w:rsidRPr="00FA3BFA">
        <w:rPr>
          <w:rFonts w:cs="Times New Roman"/>
        </w:rPr>
        <w:t>, rounded down to a whole day; if only one date was present, that date was used. It is an event-date anchor, not an observed biological onset. A date-precision audit used the wider 0 to 26 km linked frame, which contained 1,144 source events: 466 had same-day endpoints, the median endpoint span was 1 day, and the 75th percentile was 2 days. Six periods were defined around the anchor: baseline at 28 to 15 days before, early pre-spawn at 14 to 8 days before, immediate pre-spawn at 7 to 1 days before, days 0 to 3, early egg at days 4 to 14, and late egg at days 15 to 28. The pre-spawn summary weights the two pre-spawn periods equally. The active summary weights days 0 to 3 and early egg by their durations, 4/15 and 11/15.</w:t>
      </w:r>
    </w:p>
    <w:p w14:paraId="11ED8DFC" w14:textId="77777777" w:rsidR="00C15184" w:rsidRPr="00FA3BFA" w:rsidRDefault="00000000">
      <w:pPr>
        <w:rPr>
          <w:rFonts w:cs="Times New Roman"/>
        </w:rPr>
      </w:pPr>
      <w:r w:rsidRPr="00FA3BFA">
        <w:rPr>
          <w:rFonts w:cs="Times New Roman"/>
        </w:rPr>
        <w:t>A checklist was near when it lay within 5 km of a recorded event and in the reference zone at 5 to 20 km. These bounds were set by judgement before fitting. The reference zone is not assumed to be spawn-free, and Section 4.4 describes what the comparison can support.</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Event blocks were not matched treatment and control strata, and 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Pr="00FA3BFA">
        <w:rPr>
          <w:rFonts w:cs="Times New Roman"/>
        </w:rPr>
        <w:t>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 although its direction is not guaranteed.</w:t>
      </w:r>
      <w:commentRangeEnd w:id="17"/>
      <w:r w:rsidR="00FA3BFA" w:rsidRPr="00FA3BFA">
        <w:rPr>
          <w:rStyle w:val="CommentReference"/>
          <w:rFonts w:cs="Times New Roman"/>
          <w:sz w:val="22"/>
          <w:szCs w:val="24"/>
        </w:rPr>
        <w:commentReference w:id="17"/>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 The result is an event-linked association, not a measure of consumption, movement or abundance.</w:t>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Checklist Selection and Response Construction</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rules. An omission from a complete checklist is informative about </w:t>
      </w:r>
      <w:del w:id="19" w:author="Jake Dingwall" w:date="2026-07-26T16:48:00Z" w16du:dateUtc="2026-07-26T23:48:00Z">
        <w:r w:rsidRPr="00FA3BFA" w:rsidDel="006E4209">
          <w:rPr>
            <w:rFonts w:cs="Times New Roman"/>
          </w:rPr>
          <w:delText>reporting, but</w:delText>
        </w:r>
      </w:del>
      <w:ins w:id="20" w:author="Jake Dingwall" w:date="2026-07-26T16:48:00Z" w16du:dateUtc="2026-07-26T23:48:00Z">
        <w:r w:rsidR="006E4209" w:rsidRPr="00FA3BFA">
          <w:rPr>
            <w:rFonts w:cs="Times New Roman"/>
          </w:rPr>
          <w:t>reporting but</w:t>
        </w:r>
      </w:ins>
      <w:r w:rsidRPr="00FA3BFA">
        <w:rPr>
          <w:rFonts w:cs="Times New Roman"/>
        </w:rPr>
        <w:t xml:space="preserve"> does not prove that the species was absent.</w:t>
      </w:r>
    </w:p>
    <w:p w14:paraId="1FC9B74B" w14:textId="5BCE315E" w:rsidR="00BF0BAC" w:rsidRPr="00FA3BFA" w:rsidRDefault="00000000">
      <w:pPr>
        <w:rPr>
          <w:rFonts w:cs="Times New Roman"/>
        </w:rPr>
      </w:pPr>
      <w:r w:rsidRPr="00FA3BFA">
        <w:rPr>
          <w:rFonts w:cs="Times New Roman"/>
        </w:rPr>
        <w:t xml:space="preserve">Every positive report kept its count state. A finite number contributed to both outcomes. An unquantified "X" contributed only to whether the species was reported. Users enter X when they know a bird is present but cannot or do not want to quantify it, often when </w:t>
      </w:r>
      <w:del w:id="21" w:author="Jake Dingwall" w:date="2026-07-26T16:48:00Z" w16du:dateUtc="2026-07-26T23:48:00Z">
        <w:r w:rsidRPr="00FA3BFA" w:rsidDel="006E4209">
          <w:rPr>
            <w:rFonts w:cs="Times New Roman"/>
          </w:rPr>
          <w:delText xml:space="preserve">numbers </w:delText>
        </w:r>
      </w:del>
      <w:ins w:id="22" w:author="Jake Dingwall" w:date="2026-07-26T16:48:00Z" w16du:dateUtc="2026-07-26T23:48:00Z">
        <w:r w:rsidR="006E4209">
          <w:rPr>
            <w:rFonts w:cs="Times New Roman"/>
          </w:rPr>
          <w:t>the number of individuals</w:t>
        </w:r>
        <w:r w:rsidR="006E4209" w:rsidRPr="00FA3BFA">
          <w:rPr>
            <w:rFonts w:cs="Times New Roman"/>
          </w:rPr>
          <w:t xml:space="preserve"> </w:t>
        </w:r>
      </w:ins>
      <w:del w:id="23" w:author="Jake Dingwall" w:date="2026-07-26T16:48:00Z" w16du:dateUtc="2026-07-26T23:48:00Z">
        <w:r w:rsidRPr="00FA3BFA" w:rsidDel="006E4209">
          <w:rPr>
            <w:rFonts w:cs="Times New Roman"/>
          </w:rPr>
          <w:delText xml:space="preserve">are </w:delText>
        </w:r>
      </w:del>
      <w:ins w:id="24" w:author="Jake Dingwall" w:date="2026-07-26T16:48:00Z" w16du:dateUtc="2026-07-26T23:48:00Z">
        <w:r w:rsidR="006E4209">
          <w:rPr>
            <w:rFonts w:cs="Times New Roman"/>
          </w:rPr>
          <w:t>is</w:t>
        </w:r>
        <w:r w:rsidR="006E4209" w:rsidRPr="00FA3BFA">
          <w:rPr>
            <w:rFonts w:cs="Times New Roman"/>
          </w:rPr>
          <w:t xml:space="preserve"> </w:t>
        </w:r>
      </w:ins>
      <w:r w:rsidRPr="00FA3BFA">
        <w:rPr>
          <w:rFonts w:cs="Times New Roman"/>
        </w:rPr>
        <w:t>large.</w:t>
      </w:r>
    </w:p>
    <w:p w14:paraId="18896EA6" w14:textId="77777777" w:rsidR="00BF0BAC" w:rsidRPr="00FA3BFA" w:rsidRDefault="00000000">
      <w:pPr>
        <w:rPr>
          <w:rFonts w:cs="Times New Roman"/>
        </w:rPr>
      </w:pPr>
      <w:commentRangeStart w:id="25"/>
      <w:r w:rsidRPr="00FA3BFA">
        <w:rPr>
          <w:rFonts w:cs="Times New Roman"/>
        </w:rPr>
        <w:t xml:space="preserve">The second outcome was the natural logarithm of the number reported, </w:t>
      </w:r>
      <w:commentRangeStart w:id="26"/>
      <w:r w:rsidRPr="00FA3BFA">
        <w:rPr>
          <w:rFonts w:cs="Times New Roman"/>
        </w:rPr>
        <w:t xml:space="preserve">conditional on the species being reported and assigned a finite count. </w:t>
      </w:r>
      <w:commentRangeEnd w:id="26"/>
      <w:r w:rsidR="006E4209" w:rsidRPr="00FA3BFA">
        <w:rPr>
          <w:rStyle w:val="CommentReference"/>
          <w:rFonts w:cs="Times New Roman"/>
          <w:sz w:val="22"/>
          <w:szCs w:val="24"/>
        </w:rPr>
        <w:commentReference w:id="26"/>
      </w:r>
      <w:r w:rsidRPr="00FA3BFA">
        <w:rPr>
          <w:rFonts w:cs="Times New Roman"/>
        </w:rPr>
        <w:t>Exponentiated estimates compare geometric mean counts among those records. They do not measure abundance across all checklists, and a total from a travelling checklist need not represent one flock.</w:t>
      </w:r>
    </w:p>
    <w:p w14:paraId="6B6684D5" w14:textId="77777777" w:rsidR="00BF0BAC" w:rsidRPr="00FA3BFA" w:rsidRDefault="00000000">
      <w:pPr>
        <w:rPr>
          <w:rFonts w:cs="Times New Roman"/>
        </w:rPr>
      </w:pPr>
      <w:r w:rsidRPr="00FA3BFA">
        <w:rPr>
          <w:rFonts w:cs="Times New Roman"/>
        </w:rPr>
        <w:t>The first outcome asks whether a species appeared on a checklist. The second asks whether the supplied number was larger. A species can change on one outcome and not the other. The count outcome is conditioned on a bird being reported and quantified, and Section 4.3 discusses the consequences of that conditioning.</w:t>
      </w:r>
      <w:commentRangeEnd w:id="25"/>
      <w:r w:rsidR="006E4209" w:rsidRPr="00FA3BFA">
        <w:rPr>
          <w:rStyle w:val="CommentReference"/>
          <w:rFonts w:cs="Times New Roman"/>
          <w:sz w:val="22"/>
          <w:szCs w:val="24"/>
        </w:rPr>
        <w:commentReference w:id="25"/>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Statistical Comparison and Models</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the raw difference between near and reference checklists, and it is not a percentage change in the number of birds present.</w:t>
      </w:r>
    </w:p>
    <w:p w14:paraId="545CEC8C" w14:textId="31937221" w:rsidR="00C15184" w:rsidRPr="00FA3BFA" w:rsidRDefault="00000000">
      <w:pPr>
        <w:rPr>
          <w:rFonts w:cs="Times New Roman"/>
        </w:rPr>
      </w:pPr>
      <w:r w:rsidRPr="00FA3BFA">
        <w:rPr>
          <w:rFonts w:cs="Times New Roman"/>
          <w:color w:val="000000"/>
        </w:rPr>
        <w:t>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What the design cannot remove</w:t>
      </w:r>
      <w:ins w:id="27" w:author="Jake Dingwall" w:date="2026-07-26T16:51:00Z" w16du:dateUtc="2026-07-26T23:51:00Z">
        <w:r w:rsidR="006E4209">
          <w:rPr>
            <w:rFonts w:cs="Times New Roman"/>
            <w:color w:val="000000"/>
          </w:rPr>
          <w:t xml:space="preserve">, </w:t>
        </w:r>
        <w:commentRangeStart w:id="28"/>
        <w:r w:rsidR="006E4209">
          <w:rPr>
            <w:rFonts w:cs="Times New Roman"/>
            <w:color w:val="000000"/>
          </w:rPr>
          <w:t>however,</w:t>
        </w:r>
      </w:ins>
      <w:r w:rsidRPr="00FA3BFA">
        <w:rPr>
          <w:rFonts w:cs="Times New Roman"/>
          <w:color w:val="000000"/>
        </w:rPr>
        <w:t xml:space="preserve"> </w:t>
      </w:r>
      <w:commentRangeEnd w:id="28"/>
      <w:r w:rsidR="006E4209" w:rsidRPr="00FA3BFA">
        <w:rPr>
          <w:rStyle w:val="CommentReference"/>
          <w:rFonts w:cs="Times New Roman"/>
          <w:color w:val="000000"/>
          <w:sz w:val="22"/>
          <w:szCs w:val="24"/>
        </w:rPr>
        <w:commentReference w:id="28"/>
      </w:r>
      <w:r w:rsidRPr="00FA3BFA">
        <w:rPr>
          <w:rFonts w:cs="Times New Roman"/>
          <w:color w:val="000000"/>
        </w:rPr>
        <w:t>is a change that differs between zones and happens to coincide with spawning. Section 3.7 reports a partial check using the two pre-onset windows.</w:t>
      </w:r>
    </w:p>
    <w:p w14:paraId="0BEBA3F5" w14:textId="77777777" w:rsidR="00C15184" w:rsidRPr="00FA3BFA" w:rsidRDefault="00000000">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estimates and intervals both inherit that approximation. </w:t>
      </w:r>
      <w:commentRangeStart w:id="29"/>
      <w:r w:rsidRPr="00FA3BFA">
        <w:rPr>
          <w:rFonts w:cs="Times New Roman"/>
          <w:color w:val="000000"/>
        </w:rPr>
        <w:t>Section 4.4 sets out where it matters most.</w:t>
      </w:r>
      <w:commentRangeEnd w:id="29"/>
      <w:r w:rsidR="006E4209" w:rsidRPr="00FA3BFA">
        <w:rPr>
          <w:rStyle w:val="CommentReference"/>
          <w:rFonts w:cs="Times New Roman"/>
          <w:sz w:val="22"/>
          <w:szCs w:val="24"/>
        </w:rPr>
        <w:commentReference w:id="29"/>
      </w:r>
    </w:p>
    <w:p w14:paraId="69FDB376" w14:textId="0BCBC22A" w:rsidR="00C15184" w:rsidRPr="00FA3BFA" w:rsidRDefault="00000000">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w:t>
      </w:r>
      <w:del w:id="30" w:author="Jake Dingwall" w:date="2026-07-26T16:52:00Z" w16du:dateUtc="2026-07-26T23:52:00Z">
        <w:r w:rsidRPr="00FA3BFA" w:rsidDel="006E4209">
          <w:rPr>
            <w:rFonts w:cs="Times New Roman"/>
            <w:color w:val="000000"/>
          </w:rPr>
          <w:delText xml:space="preserve">Two covariates an eBird analyst would expect are missing. </w:delText>
        </w:r>
      </w:del>
      <w:r w:rsidRPr="00FA3BFA">
        <w:rPr>
          <w:rFonts w:cs="Times New Roman"/>
          <w:color w:val="000000"/>
        </w:rPr>
        <w:t xml:space="preserve">Day of year and time of day were not carried into the </w:t>
      </w:r>
      <w:commentRangeStart w:id="31"/>
      <w:r w:rsidRPr="00FA3BFA">
        <w:rPr>
          <w:rFonts w:cs="Times New Roman"/>
          <w:color w:val="000000"/>
        </w:rPr>
        <w:t xml:space="preserve">frozen </w:t>
      </w:r>
      <w:commentRangeEnd w:id="31"/>
      <w:r w:rsidR="006E4209" w:rsidRPr="00FA3BFA">
        <w:rPr>
          <w:rStyle w:val="CommentReference"/>
          <w:rFonts w:cs="Times New Roman"/>
          <w:color w:val="000000"/>
          <w:sz w:val="22"/>
          <w:szCs w:val="24"/>
        </w:rPr>
        <w:commentReference w:id="31"/>
      </w:r>
      <w:r w:rsidRPr="00FA3BFA">
        <w:rPr>
          <w:rFonts w:cs="Times New Roman"/>
          <w:color w:val="000000"/>
        </w:rPr>
        <w:t>analysis frame, so seasonal balance between the zones could not be demonstrated and time of day could not be adjusted for. The absence of a diel term is a real gap, not a considered omission. The three effort terms carry their own caution. Duration, distance and observer count are measured on the same checklist as the outcome, and a conspicuous flock may itself lengthen a visit, extend a route or draw a second observer, in which case adjusting for them removes part of the response. Their distributions barely move across onset: median near-zone duration rises by one minute and median near-zone distance by 0.04 km between the two windows, with slightly larger shifts in the reference zone. That is reassuring without being decisive, because a covariate can respond to exposure without its marginal distribution shifting.</w:t>
      </w:r>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Multiplicity, Sensitivity Analyses and Interpretation</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sidRPr="00FA3BFA">
        <w:rPr>
          <w:rFonts w:cs="Times New Roman"/>
          <w:color w:val="000000"/>
        </w:rPr>
        <w:t>Gadwall and Northern Shoveler 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sidRPr="00FA3BFA">
        <w:rPr>
          <w:rFonts w:cs="Times New Roman"/>
        </w:rPr>
        <w:t>To test whether the 5 km near-zone boundary concealed a shorter-range pattern, Bald Eagle and Glaucous-winged Gull were examined in thirteen 2 km bands from 0 to 26 km, with American Robin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3.1 Study Coverage and Model Completion</w:t>
      </w:r>
    </w:p>
    <w:p w14:paraId="6342D7CB" w14:textId="77777777" w:rsidR="00C15184" w:rsidRPr="00FA3BFA" w:rsidRDefault="00000000">
      <w:pPr>
        <w:rPr>
          <w:rFonts w:cs="Times New Roman"/>
        </w:rPr>
      </w:pPr>
      <w:r w:rsidRPr="00FA3BFA">
        <w:rPr>
          <w:rFonts w:cs="Times New Roman"/>
        </w:rPr>
        <w:t>The analysis covered 217,200 complete eBird checklists collected between 2005 and 2025, linked to 1,120 recorded spawning events that formed 58 blocks. How much evidence stands behind each species varies enormously. American Crow (</w:t>
      </w:r>
      <w:r w:rsidRPr="00FA3BFA">
        <w:rPr>
          <w:rFonts w:cs="Times New Roman"/>
          <w:i/>
        </w:rPr>
        <w:t>Corvus brachyrhynchos</w:t>
      </w:r>
      <w:r w:rsidRPr="00FA3BFA">
        <w:rPr>
          <w:rFonts w:cs="Times New Roman"/>
        </w:rPr>
        <w:t>) appeared on 53.5% of checklists and carried 112,180 counted records; Glaucous Gull (</w:t>
      </w:r>
      <w:r w:rsidRPr="00FA3BFA">
        <w:rPr>
          <w:rFonts w:cs="Times New Roman"/>
          <w:i/>
        </w:rPr>
        <w:t>Larus hyperboreus</w:t>
      </w:r>
      <w:r w:rsidRPr="00FA3BFA">
        <w:rPr>
          <w:rFonts w:cs="Times New Roman"/>
        </w:rPr>
        <w:t>) appeared on 0.09% and carried 185.</w:t>
      </w:r>
    </w:p>
    <w:p w14:paraId="165D835B" w14:textId="77777777" w:rsidR="00C15184" w:rsidRPr="00FA3BFA" w:rsidRDefault="00000000">
      <w:pPr>
        <w:rPr>
          <w:rFonts w:cs="Times New Roman"/>
        </w:rPr>
      </w:pPr>
      <w:r w:rsidRPr="00FA3BFA">
        <w:rPr>
          <w:rFonts w:cs="Times New Roman"/>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sidRPr="00FA3BFA">
        <w:rPr>
          <w:rFonts w:cs="Times New Roman"/>
          <w:i/>
        </w:rPr>
        <w:t>Calidris virgata</w:t>
      </w:r>
      <w:r w:rsidRPr="00FA3BFA">
        <w:rPr>
          <w:rFonts w:cs="Times New Roman"/>
        </w:rPr>
        <w:t>) and Rhinoceros Auklet (</w:t>
      </w:r>
      <w:r w:rsidRPr="00FA3BFA">
        <w:rPr>
          <w:rFonts w:cs="Times New Roman"/>
          <w:i/>
        </w:rPr>
        <w:t>Cerorhinca monocerata</w:t>
      </w:r>
      <w:r w:rsidRPr="00FA3BFA">
        <w:rPr>
          <w:rFonts w:cs="Times New Roman"/>
        </w:rPr>
        <w:t>), with 1,063 and 1,816. One further count model, Western Gull (</w:t>
      </w:r>
      <w:r w:rsidRPr="00FA3BFA">
        <w:rPr>
          <w:rFonts w:cs="Times New Roman"/>
          <w:i/>
        </w:rPr>
        <w:t>L. occidentalis</w:t>
      </w:r>
      <w:r w:rsidRPr="00FA3BFA">
        <w:rPr>
          <w:rFonts w:cs="Times New Roman"/>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Overall Pattern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and 13 of the increases survived correction for multiple testing. Counts rose for 42 of 46 species and fell for four, and 18 increases survived. No decrease survived in either outcome. The gap between the two outcomes is wider than those tallies suggest. Among the 46 species with both models, 27 rose in both, 15 rose only in counts, four rose in neither, and none rose only in reporting. Every species that disagreed with itself disagreed the same way. An exact paired test on those 15 gives p = 0.00006, though species share checklists, events and observers, so it describes how lopsided the pattern is more than it tests it.</w:t>
      </w:r>
    </w:p>
    <w:p w14:paraId="5768AC9D" w14:textId="77777777" w:rsidR="00C15184" w:rsidRPr="00FA3BFA" w:rsidRDefault="00000000">
      <w:pPr>
        <w:rPr>
          <w:rFonts w:cs="Times New Roman"/>
        </w:rPr>
      </w:pPr>
      <w:r w:rsidRPr="00FA3BFA">
        <w:rPr>
          <w:rFonts w:cs="Times New Roman"/>
        </w:rPr>
        <w:t>Gulls dominated the reporting results. Bonaparte's Gull (</w:t>
      </w:r>
      <w:r w:rsidRPr="00FA3BFA">
        <w:rPr>
          <w:rFonts w:cs="Times New Roman"/>
          <w:i/>
        </w:rPr>
        <w:t>Chroicocephalus philadelphia</w:t>
      </w:r>
      <w:r w:rsidRPr="00FA3BFA">
        <w:rPr>
          <w:rFonts w:cs="Times New Roman"/>
        </w:rPr>
        <w:t>) was reported 1.48 times as often per nearby spawn (95% CI 1.22–1.79), American Herring Gull (</w:t>
      </w:r>
      <w:r w:rsidRPr="00FA3BFA">
        <w:rPr>
          <w:rFonts w:cs="Times New Roman"/>
          <w:i/>
        </w:rPr>
        <w:t>L. smithsonianus</w:t>
      </w:r>
      <w:r w:rsidRPr="00FA3BFA">
        <w:rPr>
          <w:rFonts w:cs="Times New Roman"/>
        </w:rPr>
        <w:t>) 1.39 (1.23–1.57), California Gull (</w:t>
      </w:r>
      <w:r w:rsidRPr="00FA3BFA">
        <w:rPr>
          <w:rFonts w:cs="Times New Roman"/>
          <w:i/>
        </w:rPr>
        <w:t>L. californicus</w:t>
      </w:r>
      <w:r w:rsidRPr="00FA3BFA">
        <w:rPr>
          <w:rFonts w:cs="Times New Roman"/>
        </w:rPr>
        <w:t>) 1.32 (1.21–1.43), Iceland Gull (</w:t>
      </w:r>
      <w:r w:rsidRPr="00FA3BFA">
        <w:rPr>
          <w:rFonts w:cs="Times New Roman"/>
          <w:i/>
        </w:rPr>
        <w:t>L. glaucoides</w:t>
      </w:r>
      <w:r w:rsidRPr="00FA3BFA">
        <w:rPr>
          <w:rFonts w:cs="Times New Roman"/>
        </w:rPr>
        <w:t>) 1.29 (1.18–1.41) and Short-billed Gull (</w:t>
      </w:r>
      <w:r w:rsidRPr="00FA3BFA">
        <w:rPr>
          <w:rFonts w:cs="Times New Roman"/>
          <w:i/>
        </w:rPr>
        <w:t>L. brachyrhynchus</w:t>
      </w:r>
      <w:r w:rsidRPr="00FA3BFA">
        <w:rPr>
          <w:rFonts w:cs="Times New Roman"/>
        </w:rPr>
        <w:t>) 1.25 (1.17–1.34). These are not 48% or 39% increases in the number of gulls on the coast. Each describes how much more strongly a checklist's reporting of that species tracked a nearby spawning event after onset than before it. Outside the gulls the largest reporting increases came from Lesser Scaup (</w:t>
      </w:r>
      <w:r w:rsidRPr="00FA3BFA">
        <w:rPr>
          <w:rFonts w:cs="Times New Roman"/>
          <w:i/>
        </w:rPr>
        <w:t>Aythya affinis</w:t>
      </w:r>
      <w:r w:rsidRPr="00FA3BFA">
        <w:rPr>
          <w:rFonts w:cs="Times New Roman"/>
        </w:rPr>
        <w:t>) at 1.26 (1.11–1.44) and Northern Pintail (</w:t>
      </w:r>
      <w:r w:rsidRPr="00FA3BFA">
        <w:rPr>
          <w:rFonts w:cs="Times New Roman"/>
          <w:i/>
        </w:rPr>
        <w:t>Anas acuta</w:t>
      </w:r>
      <w:r w:rsidRPr="00FA3BFA">
        <w:rPr>
          <w:rFonts w:cs="Times New Roman"/>
        </w:rPr>
        <w:t>) at 1.21 (1.10–1.32), neither a bird the herring literature would nominate first.</w:t>
      </w:r>
    </w:p>
    <w:p w14:paraId="65B2DE5F" w14:textId="77777777" w:rsidR="00C15184" w:rsidRPr="00FA3BFA" w:rsidRDefault="00000000">
      <w:pPr>
        <w:rPr>
          <w:rFonts w:cs="Times New Roman"/>
        </w:rPr>
      </w:pPr>
      <w:r w:rsidRPr="00FA3BFA">
        <w:rPr>
          <w:rFonts w:cs="Times New Roman"/>
        </w:rPr>
        <w:t>The largest count increases were Long-tailed Duck (</w:t>
      </w:r>
      <w:r w:rsidRPr="00FA3BFA">
        <w:rPr>
          <w:rFonts w:cs="Times New Roman"/>
          <w:i/>
        </w:rPr>
        <w:t>Clangula hyemalis</w:t>
      </w:r>
      <w:r w:rsidRPr="00FA3BFA">
        <w:rPr>
          <w:rFonts w:cs="Times New Roman"/>
        </w:rPr>
        <w:t>) at 1.43 (1.29–1.60), Surf Scoter at 1.30 (1.21–1.40), Short-billed Gull at 1.30 (1.23–1.37), Harlequin Duck at 1.20 (1.15–1.26) and Common Goldeneye (</w:t>
      </w:r>
      <w:r w:rsidRPr="00FA3BFA">
        <w:rPr>
          <w:rFonts w:cs="Times New Roman"/>
          <w:i/>
        </w:rPr>
        <w:t>Bucephala clangula</w:t>
      </w:r>
      <w:r w:rsidRPr="00FA3BFA">
        <w:rPr>
          <w:rFonts w:cs="Times New Roman"/>
        </w:rPr>
        <w:t>) at 1.20 (1.15–1.25). Increases were far more widespread than the significant subset conveys. Of 46 species, only Common Murre (</w:t>
      </w:r>
      <w:r w:rsidRPr="00FA3BFA">
        <w:rPr>
          <w:rFonts w:cs="Times New Roman"/>
          <w:i/>
        </w:rPr>
        <w:t>Uria aalge</w:t>
      </w:r>
      <w:r w:rsidRPr="00FA3BFA">
        <w:rPr>
          <w:rFonts w:cs="Times New Roman"/>
        </w:rPr>
        <w:t>), Black-bellied Plover (</w:t>
      </w:r>
      <w:r w:rsidRPr="00FA3BFA">
        <w:rPr>
          <w:rFonts w:cs="Times New Roman"/>
          <w:i/>
        </w:rPr>
        <w:t>Pluvialis squatarola</w:t>
      </w:r>
      <w:r w:rsidRPr="00FA3BFA">
        <w:rPr>
          <w:rFonts w:cs="Times New Roman"/>
        </w:rPr>
        <w:t>), Black Oystercatcher (</w:t>
      </w:r>
      <w:r w:rsidRPr="00FA3BFA">
        <w:rPr>
          <w:rFonts w:cs="Times New Roman"/>
          <w:i/>
        </w:rPr>
        <w:t>Haematopus bachmani</w:t>
      </w:r>
      <w:r w:rsidRPr="00FA3BFA">
        <w:rPr>
          <w:rFonts w:cs="Times New Roman"/>
        </w:rPr>
        <w:t>) and Great Blue Heron (</w:t>
      </w:r>
      <w:r w:rsidRPr="00FA3BFA">
        <w:rPr>
          <w:rFonts w:cs="Times New Roman"/>
          <w:i/>
        </w:rPr>
        <w:t>Ardea herodias</w:t>
      </w:r>
      <w:r w:rsidRPr="00FA3BFA">
        <w:rPr>
          <w:rFonts w:cs="Times New Roman"/>
        </w:rPr>
        <w:t>) were counted in smaller numbers at all, and none of those four significantly. The tightest estimates are not the largest ones. Bald Eagle (</w:t>
      </w:r>
      <w:r w:rsidRPr="00FA3BFA">
        <w:rPr>
          <w:rFonts w:cs="Times New Roman"/>
          <w:i/>
        </w:rPr>
        <w:t>Haliaeetus leucocephalus</w:t>
      </w:r>
      <w:r w:rsidRPr="00FA3BFA">
        <w:rPr>
          <w:rFonts w:cs="Times New Roman"/>
        </w:rPr>
        <w:t>)'s count increase of 1.063 (1.045–1.080) is modest and among the most precise in the family, resting on 83,359 counted records, while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and are not changes in occupancy or in regional abundance.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2EC994F4" w14:textId="77777777" w:rsidR="00762553" w:rsidRPr="00FA3BFA" w:rsidRDefault="00000000">
      <w:pPr>
        <w:rPr>
          <w:rFonts w:cs="Times New Roman"/>
        </w:rPr>
      </w:pPr>
      <w:r w:rsidRPr="00FA3BFA">
        <w:rPr>
          <w:rFonts w:cs="Times New Roman"/>
        </w:rPr>
        <w:t>The 49 species were sorted into seven feeding groups in the species registry before any model was fitted. The groups diverged sharply, and two produced nothing at all.</w:t>
      </w:r>
    </w:p>
    <w:p w14:paraId="06642A83" w14:textId="77777777" w:rsidR="00762553" w:rsidRPr="00FA3BFA" w:rsidRDefault="00000000">
      <w:pPr>
        <w:rPr>
          <w:rFonts w:cs="Times New Roman"/>
        </w:rPr>
      </w:pPr>
      <w:r w:rsidRPr="00FA3BFA">
        <w:rPr>
          <w:rFonts w:cs="Times New Roman"/>
        </w:rPr>
        <w:t>Roe-feeding diving sea ducks, the group with the strongest prior expectation, gave the clearest count result. Seven of ten were counted in significantly larger numbers: Long-tailed Duck 1.43 (1.29–1.60), Surf Scoter 1.30 (1.21–1.40), Harlequin Duck 1.20 (1.15–1.26), Common Goldeneye 1.20 (1.15–1.25), White-winged Scoter 1.17 (1.06–1.30), Greater Scaup (</w:t>
      </w:r>
      <w:r w:rsidRPr="00FA3BFA">
        <w:rPr>
          <w:rFonts w:cs="Times New Roman"/>
          <w:i/>
        </w:rPr>
        <w:t>A. marila</w:t>
      </w:r>
      <w:r w:rsidRPr="00FA3BFA">
        <w:rPr>
          <w:rFonts w:cs="Times New Roman"/>
        </w:rPr>
        <w:t>) 1.16 (1.05–1.29) and Bufflehead (</w:t>
      </w:r>
      <w:r w:rsidRPr="00FA3BFA">
        <w:rPr>
          <w:rFonts w:cs="Times New Roman"/>
          <w:i/>
        </w:rPr>
        <w:t>B. albeola</w:t>
      </w:r>
      <w:r w:rsidRPr="00FA3BFA">
        <w:rPr>
          <w:rFonts w:cs="Times New Roman"/>
        </w:rPr>
        <w:t>) 1.12 (1.09–1.15). Barrow's Goldeneye (</w:t>
      </w:r>
      <w:r w:rsidRPr="00FA3BFA">
        <w:rPr>
          <w:rFonts w:cs="Times New Roman"/>
          <w:i/>
        </w:rPr>
        <w:t>B. islandica</w:t>
      </w:r>
      <w:r w:rsidRPr="00FA3BFA">
        <w:rPr>
          <w:rFonts w:cs="Times New Roman"/>
        </w:rPr>
        <w:t>) at 1.10 (1.01–1.19) fell just outside, and only Black Scoter (</w:t>
      </w:r>
      <w:r w:rsidRPr="00FA3BFA">
        <w:rPr>
          <w:rFonts w:cs="Times New Roman"/>
          <w:i/>
        </w:rPr>
        <w:t>Melanitta americana</w:t>
      </w:r>
      <w:r w:rsidRPr="00FA3BFA">
        <w:rPr>
          <w:rFonts w:cs="Times New Roman"/>
        </w:rPr>
        <w:t>) was flat. Reporting behaved quite differently in the same birds.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sidRPr="00FA3BFA">
        <w:rPr>
          <w:rFonts w:cs="Times New Roman"/>
        </w:rPr>
        <w:t>Gulls were the mirror image, and the only group in which reporting was the stronger outcome. Six of eight were reported significantly more often, from Bonaparte's Gull at 1.48 down to Glaucous-winged Gull (</w:t>
      </w:r>
      <w:r w:rsidRPr="00FA3BFA">
        <w:rPr>
          <w:rFonts w:cs="Times New Roman"/>
          <w:i/>
        </w:rPr>
        <w:t>L. glaucescens</w:t>
      </w:r>
      <w:r w:rsidRPr="00FA3BFA">
        <w:rPr>
          <w:rFonts w:cs="Times New Roman"/>
        </w:rPr>
        <w:t>) at 1.14 (1.08–1.20), with only Ring-billed and Western Gull outside. Four were also counted in larger numbers, led by Short-billed Gull at 1.30 and Glaucous-winged Gull at 1.17 (1.13–1.21). Bonaparte's Gull, which had the largest reporting increase in the study,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sidRPr="00FA3BFA">
        <w:rPr>
          <w:rFonts w:cs="Times New Roman"/>
        </w:rPr>
        <w:t>Fish-chasing piscivores showed a narrower version of the sea duck pattern. Five of twelve were counted in larger numbers: Pacific Loon (</w:t>
      </w:r>
      <w:r w:rsidRPr="00FA3BFA">
        <w:rPr>
          <w:rFonts w:cs="Times New Roman"/>
          <w:i/>
        </w:rPr>
        <w:t>Gavia pacifica</w:t>
      </w:r>
      <w:r w:rsidRPr="00FA3BFA">
        <w:rPr>
          <w:rFonts w:cs="Times New Roman"/>
        </w:rPr>
        <w:t>) 1.16 (1.04–1.29), Red-breasted Merganser (</w:t>
      </w:r>
      <w:r w:rsidRPr="00FA3BFA">
        <w:rPr>
          <w:rFonts w:cs="Times New Roman"/>
          <w:i/>
        </w:rPr>
        <w:t>Mergus serrator</w:t>
      </w:r>
      <w:r w:rsidRPr="00FA3BFA">
        <w:rPr>
          <w:rFonts w:cs="Times New Roman"/>
        </w:rPr>
        <w:t>) 1.13 (1.07–1.19), Common Merganser (</w:t>
      </w:r>
      <w:r w:rsidRPr="00FA3BFA">
        <w:rPr>
          <w:rFonts w:cs="Times New Roman"/>
          <w:i/>
        </w:rPr>
        <w:t>M. merganser</w:t>
      </w:r>
      <w:r w:rsidRPr="00FA3BFA">
        <w:rPr>
          <w:rFonts w:cs="Times New Roman"/>
        </w:rPr>
        <w:t>) 1.11 (1.07–1.16), Double-crested Cormorant (</w:t>
      </w:r>
      <w:r w:rsidRPr="00FA3BFA">
        <w:rPr>
          <w:rFonts w:cs="Times New Roman"/>
          <w:i/>
        </w:rPr>
        <w:t>Nannopterum auritum</w:t>
      </w:r>
      <w:r w:rsidRPr="00FA3BFA">
        <w:rPr>
          <w:rFonts w:cs="Times New Roman"/>
        </w:rPr>
        <w:t>) 1.10 (1.05–1.15) and Common Loon (</w:t>
      </w:r>
      <w:r w:rsidRPr="00FA3BFA">
        <w:rPr>
          <w:rFonts w:cs="Times New Roman"/>
          <w:i/>
        </w:rPr>
        <w:t>G. immer</w:t>
      </w:r>
      <w:r w:rsidRPr="00FA3BFA">
        <w:rPr>
          <w:rFonts w:cs="Times New Roman"/>
        </w:rPr>
        <w:t>) 1.05 (1.01–1.08). Only Common Merganser at 1.16 (1.10–1.23) was also reported more often. Seven of the twelve, including all three grebes, showed nothing at all. Shoreline scavengers were narrower still. Bald Eagle's count increase of 1.06 (1.05–1.08) was the group's only significant result, while American Crow, Common Raven (</w:t>
      </w:r>
      <w:r w:rsidRPr="00FA3BFA">
        <w:rPr>
          <w:rFonts w:cs="Times New Roman"/>
          <w:i/>
        </w:rPr>
        <w:t>C. corax</w:t>
      </w:r>
      <w:r w:rsidRPr="00FA3BFA">
        <w:rPr>
          <w:rFonts w:cs="Times New Roman"/>
        </w:rPr>
        <w:t>) and Great Blue Heron stayed flat in both outcomes despite being three of the four most frequently reported birds in the family. Their estimates are precise, so those flat results carry information.</w:t>
      </w:r>
    </w:p>
    <w:p w14:paraId="1F06A142" w14:textId="77777777" w:rsidR="00762553" w:rsidRPr="00FA3BFA" w:rsidRDefault="00000000">
      <w:pPr>
        <w:rPr>
          <w:rFonts w:cs="Times New Roman"/>
        </w:rPr>
      </w:pPr>
      <w:r w:rsidRPr="00FA3BFA">
        <w:rPr>
          <w:rFonts w:cs="Times New Roman"/>
        </w:rPr>
        <w:t>Two groups produced nothing, and one of them had a reason to respond. No alcid cleared correction in either outcome. Pigeon Guillemot (</w:t>
      </w:r>
      <w:r w:rsidRPr="00FA3BFA">
        <w:rPr>
          <w:rFonts w:cs="Times New Roman"/>
          <w:i/>
        </w:rPr>
        <w:t>Cepphus columba</w:t>
      </w:r>
      <w:r w:rsidRPr="00FA3BFA">
        <w:rPr>
          <w:rFonts w:cs="Times New Roman"/>
        </w:rPr>
        <w:t>), Marbled Murrelet (</w:t>
      </w:r>
      <w:r w:rsidRPr="00FA3BFA">
        <w:rPr>
          <w:rFonts w:cs="Times New Roman"/>
          <w:i/>
        </w:rPr>
        <w:t>Brachyramphus marmoratus</w:t>
      </w:r>
      <w:r w:rsidRPr="00FA3BFA">
        <w:rPr>
          <w:rFonts w:cs="Times New Roman"/>
        </w:rP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sidRPr="00FA3BFA">
        <w:rPr>
          <w:rFonts w:cs="Times New Roman"/>
          <w:i/>
        </w:rPr>
        <w:t>C. alpina</w:t>
      </w:r>
      <w:r w:rsidRPr="00FA3BFA">
        <w:rPr>
          <w:rFonts w:cs="Times New Roman"/>
        </w:rPr>
        <w:t>), Black Turnstone (</w:t>
      </w:r>
      <w:r w:rsidRPr="00FA3BFA">
        <w:rPr>
          <w:rFonts w:cs="Times New Roman"/>
          <w:i/>
        </w:rPr>
        <w:t>Arenaria melanocephala</w:t>
      </w:r>
      <w:r w:rsidRPr="00FA3BFA">
        <w:rPr>
          <w:rFonts w:cs="Times New Roman"/>
        </w:rPr>
        <w:t>)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checklist. Shorebird use of spawn here may also be too local to register across a whole strait. The models fitted; they simply found nothing.</w:t>
      </w:r>
    </w:p>
    <w:p w14:paraId="5C65278F" w14:textId="77777777" w:rsidR="00762553" w:rsidRPr="00FA3BFA" w:rsidRDefault="00000000">
      <w:pPr>
        <w:rPr>
          <w:rFonts w:cs="Times New Roman"/>
        </w:rPr>
      </w:pPr>
      <w:r w:rsidRPr="00FA3BFA">
        <w:rPr>
          <w:rFonts w:cs="Times New Roman"/>
        </w:rPr>
        <w:t>Dabbling ducks and geese responded mainly through reporting. Northern Pintail 1.21 (1.10–1.32), Brant (</w:t>
      </w:r>
      <w:r w:rsidRPr="00FA3BFA">
        <w:rPr>
          <w:rFonts w:cs="Times New Roman"/>
          <w:i/>
        </w:rPr>
        <w:t>B. bernicla</w:t>
      </w:r>
      <w:r w:rsidRPr="00FA3BFA">
        <w:rPr>
          <w:rFonts w:cs="Times New Roman"/>
        </w:rPr>
        <w:t>) 1.16 (1.04–1.30) and American Wigeon (</w:t>
      </w:r>
      <w:r w:rsidRPr="00FA3BFA">
        <w:rPr>
          <w:rFonts w:cs="Times New Roman"/>
          <w:i/>
        </w:rPr>
        <w:t>Mareca americana</w:t>
      </w:r>
      <w:r w:rsidRPr="00FA3BFA">
        <w:rPr>
          <w:rFonts w:cs="Times New Roman"/>
        </w:rPr>
        <w:t>) 1.11 (1.04–1.17) cleared correction, as did Mallard (</w:t>
      </w:r>
      <w:r w:rsidRPr="00FA3BFA">
        <w:rPr>
          <w:rFonts w:cs="Times New Roman"/>
          <w:i/>
        </w:rPr>
        <w:t>A. platyrhynchos</w:t>
      </w:r>
      <w:r w:rsidRPr="00FA3BFA">
        <w:rPr>
          <w:rFonts w:cs="Times New Roman"/>
        </w:rPr>
        <w:t>)'s count increase of 1.07 (1.04–1.10), while Canada Goose (</w:t>
      </w:r>
      <w:r w:rsidRPr="00FA3BFA">
        <w:rPr>
          <w:rFonts w:cs="Times New Roman"/>
          <w:i/>
        </w:rPr>
        <w:t>Branta canadensis</w:t>
      </w:r>
      <w:r w:rsidRPr="00FA3BFA">
        <w:rPr>
          <w:rFonts w:cs="Times New Roman"/>
        </w:rPr>
        <w:t>) stayed flat. Section 3.6 returns to this group, which is where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When Each Group Responded</w:t>
      </w:r>
    </w:p>
    <w:p w14:paraId="5FFABA12" w14:textId="77777777" w:rsidR="00C15184" w:rsidRPr="00FA3BFA" w:rsidRDefault="00000000">
      <w:pPr>
        <w:rPr>
          <w:rFonts w:cs="Times New Roman"/>
        </w:rPr>
      </w:pPr>
      <w:r w:rsidRPr="00FA3BFA">
        <w:rPr>
          <w:rFonts w:cs="Times New Roman"/>
          <w:color w:val="000000"/>
        </w:rPr>
        <w:t>The active-period result does not describe one common pattern through time (Figure 3), and the difference between groups can be tested. For each species, the estimate at spawn start minus the estimate during early egg gives a timing score, whose variance comes from the fitted covariance matrix. Regressing that score on the feeding groups fixed before any model was run, weighted by precision, tests whether the groups differ. Both outcomes say they do, counts far more decisively than reporting (Q = 117.3 and Q = 15.0, each on 6 degrees of freedom, p &lt; 0.001 and p = 0.02). The two outcomes separate different groups. For counts the result comes from roe-feeding divers, which peak once eggs are available, and from shoreline scavengers, which peak at onset. For reporting the two groups whose intervals exclude zero are gulls and shoreline scavengers, both peaking at onset, while the divers that dominate the count result are flat. Feeding group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onset. Glaucous-winged and Short-billed Gull rose in both, with the reporting change concentrated early. Bald Eagle rose briefly near onset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Its estimates were modestly positive after onset even though no direct herring link is established for it, and its profile lacks the late peak the roe-feeding divers show. Section 3.6 sets out why this group of results is harder to read than it first appears.</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An ordination of the 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feeding groups overlap substantially. The group differences reported above are differences in average timing, not a partition of the family, which is what the large unexplained residual heterogeneity already indicated.</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What the Changes Mean on a Natural 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That Complicate a Herring-Specific Reading</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Whether these birds are responding to herring or to something that puts them on the same beaches in the same weeks cannot be determined here. What can be said is that the group responded through reporting and not counts, the opposite of the sea ducks, and that its timing was flat, so it does not share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to Design and Observation Choices</w:t>
      </w:r>
    </w:p>
    <w:p w14:paraId="2E5861FD" w14:textId="77777777" w:rsidR="00C15184" w:rsidRPr="00FA3BFA" w:rsidRDefault="00000000">
      <w:pPr>
        <w:rPr>
          <w:rFonts w:cs="Times New Roman"/>
        </w:rPr>
      </w:pPr>
      <w:r w:rsidRPr="00FA3BFA">
        <w:rPr>
          <w:rFonts w:cs="Times New Roman"/>
          <w:color w:val="000000"/>
        </w:rPr>
        <w:t>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That check does not extend to the two comparators, which form a separate set; Section 4.2 explains why one of them is harder to reconcile with a clean pre-onset record.</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 and it does not show that the counted subset is unbiased.</w:t>
      </w:r>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6BF40C20" w14:textId="77777777" w:rsidR="00BF0BAC" w:rsidRPr="00FA3BFA" w:rsidRDefault="00000000">
      <w:pPr>
        <w:pStyle w:val="Heading3"/>
        <w:rPr>
          <w:rFonts w:cs="Times New Roman"/>
        </w:rPr>
      </w:pPr>
      <w:r w:rsidRPr="00FA3BFA">
        <w:rPr>
          <w:rFonts w:cs="Times New Roman"/>
        </w:rPr>
        <w:t>Bald Eagle, American Robin and Glaucous-winged Gull Case Study</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(Figs. S4 to S6).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What the Study Shows</w:t>
      </w:r>
    </w:p>
    <w:p w14:paraId="7BD20DB5" w14:textId="77777777" w:rsidR="00C15184" w:rsidRPr="00FA3BFA" w:rsidRDefault="00000000">
      <w:pPr>
        <w:rPr>
          <w:rFonts w:cs="Times New Roman"/>
        </w:rPr>
      </w:pPr>
      <w:r w:rsidRPr="00FA3BFA">
        <w:rPr>
          <w:rFonts w:cs="Times New Roman"/>
          <w:color w:val="000000"/>
        </w:rPr>
        <w:t>Coastal birds were recorded differently around herring spawning events, and the clearest signal was in how many birds observers wrote down, not in how often they wrote anything at all. That distinction is the main result. It 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The timing adds detail a single before-and-after number cannot. Diving sea ducks reached their largest counts once eggs were available. Shoreline scavengers peaked as spawning began, in both outcomes. Gulls peaked at onset in reporting while showing no timing difference in counts. A test on feeding groups fixed before fitting rejects equal timing in both outcomes, and the groups it separates differ between them. This is what a spawn should look like if it is not one uniform meal. Adult fish, attached eggs, dislodged eggs, carcasses and the scavengers those attract become available to different birds at different times and depths, and a gull flock is conspicuous enough to change whether a checklist mentions the species while a raft of scoters changes how many get counted. The count evidence is much the stronger of the two,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onset, but it cannot remove a change that differs between zones and coincides with spawning, and it never observes a bird eating herring, moving toward a spawn, or being present at all. It observes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Across Bird Groups</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Birds That Should Have Responded and Did Not</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 Strong Herring Expectation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That is enough to say the pair does not establish specificity, and enough to show that a directional seasonal difference between near and far shorelines can arise in a bird with no herring link. It is not enough to say how common such structure is, because it rests on one species.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Why Reported Number Was More Stable Than Checklist Reporting</w:t>
      </w:r>
    </w:p>
    <w:p w14:paraId="75DF5526" w14:textId="77777777" w:rsidR="00C15184" w:rsidRPr="00FA3BFA" w:rsidRDefault="00000000">
      <w:pPr>
        <w:rPr>
          <w:rFonts w:cs="Times New Roman"/>
        </w:rPr>
      </w:pPr>
      <w:r w:rsidRPr="00FA3BFA">
        <w:rPr>
          <w:rFonts w:cs="Times New Roman"/>
          <w:color w:val="000000"/>
        </w:rPr>
        <w:t>Reporting and counting sit at different stages of the same process. Reporting needs a bird to be present, available, detected, identified and written down. The count model starts after all of that, and only when the observer supplied a number. A species can therefore turn up in larger flocks without appearing on more checklists, as Surf Scoter did, or the reverse. That ordering matters for the outcome carrying the main conclusion. Counts are measured among records that were made and quantified, and reporting itself rose for 13 species, so for those species the checklists contributing counts after onset are not the set that would have contributed before. Part of the count increase may therefore describe which checklists carried a number and not how many birds were on them. The concern is weakest where reporting did not move, and Surf Scoter, flat in reporting and up 1.30 in counts, is the clearest such case. Where both moved, the direction of the bias is unknown.</w:t>
      </w:r>
    </w:p>
    <w:p w14:paraId="13D2945C" w14:textId="77777777" w:rsidR="00C15184" w:rsidRPr="00FA3BFA" w:rsidRDefault="00000000">
      <w:pPr>
        <w:rPr>
          <w:rFonts w:cs="Times New Roman"/>
        </w:rPr>
      </w:pPr>
      <w:r w:rsidRPr="00FA3BFA">
        <w:rPr>
          <w:rFonts w:cs="Times New Roman"/>
          <w:color w:val="000000"/>
        </w:rPr>
        <w:t>The nearest-event sensitivity changed more reporting conclusions than count conclusions. One reading is that flock size at a heavily used site is a more concentrated signal than the line between reporting and not reporting across a varied coastline. Another is that reporting odds are simply more sensitive to how overlapping event footprints are assigned. The sensitivity cannot say which dominates, but it does mark where species-level claims need restraint.</w:t>
      </w:r>
    </w:p>
    <w:p w14:paraId="10924326" w14:textId="77777777" w:rsidR="00C15184" w:rsidRPr="00FA3BFA" w:rsidRDefault="00000000">
      <w:pPr>
        <w:rPr>
          <w:rFonts w:cs="Times New Roman"/>
        </w:rPr>
      </w:pPr>
      <w:r w:rsidRPr="00FA3BFA">
        <w:rPr>
          <w:rFonts w:cs="Times New Roman"/>
          <w:color w:val="000000"/>
        </w:rPr>
        <w:t>An entry of X adds a third stage. Observers 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conservative. If observers write X more often when a flock is large, the counted subset systematically misses the biggest groups, and misses them most often when the birds are most concentrated, which would pull the count estimates down. If X instead marks distant or hard-to-identify birds, the omission has no particular relationship to flock size. These data cannot separate those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Design 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4.5 Implications and Next Steps</w:t>
      </w:r>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6054D" w15:done="0"/>
  <w15:commentEx w15:paraId="445BA673" w15:done="0"/>
  <w15:commentEx w15:paraId="593D3278" w15:done="0"/>
  <w15:commentEx w15:paraId="3E52EF60" w15:paraIdParent="593D3278" w15:done="0"/>
  <w15:commentEx w15:paraId="6264C8B4" w15:done="0"/>
  <w15:commentEx w15:paraId="7A7891C9" w15:done="0"/>
  <w15:commentEx w15:paraId="131AC80D" w15:done="0"/>
  <w15:commentEx w15:paraId="43C506E1" w15:done="0"/>
  <w15:commentEx w15:paraId="4A4139D0" w15:done="0"/>
  <w15:commentEx w15:paraId="6085ED8D" w15:done="0"/>
  <w15:commentEx w15:paraId="3D740522" w15:done="0"/>
  <w15:commentEx w15:paraId="634A3C17" w15:done="0"/>
  <w15:commentEx w15:paraId="31B41440" w15:done="0"/>
  <w15:commentEx w15:paraId="5670145F" w15:done="0"/>
  <w15:commentEx w15:paraId="6DC20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