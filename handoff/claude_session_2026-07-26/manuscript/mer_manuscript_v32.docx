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r w:rsidRPr="00FA3BFA">
        <w:rPr>
          <w:rFonts w:cs="Times New Roman"/>
        </w:rPr>
        <w:t>Pacific herring (</w:t>
      </w:r>
      <w:r w:rsidRPr="00FA3BFA">
        <w:rPr>
          <w:rFonts w:cs="Times New Roman"/>
          <w:i/>
        </w:rPr>
        <w:t xml:space="preserve">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1C28F6D" w:rsidR="00C15184" w:rsidRPr="00FA3BFA" w:rsidRDefault="00EC6023">
      <w:commentRangeStart w:id="132"/>
      <w:commentRangeStart w:id="3"/>
      <w:pPr>
        <w:rPr>
          <w:rFonts w:cs="Times New Roman"/>
        </w:rPr>
      </w:pPr>
      <w:r>
        <w:rPr>
          <w:b w:val="0"/>
        </w:rPr>
        <w:t xml:space="preserve">Pacific herring (</w:t>
      </w:r>
      <w:r>
        <w:rPr>
          <w:b w:val="0"/>
          <w:i w:val="0"/>
        </w:rPr>
        <w:t xml:space="preserve">Clupea pallasii</w:t>
      </w:r>
      <w:r>
        <w:rPr>
          <w:b w:val="0"/>
        </w:rPr>
        <w:t xml:space="preserve">) spawning is one of the largest recurrent food pulses on this coast. Adults crowd into shallow water in late winter </w:t>
      </w:r>
      <w:del w:id="9001" w:author="Claude (editorial pass)" w:date="2026-07-26T00:00:00Z">
        <w:r>
          <w:rPr>
            <w:b w:val="0"/>
          </w:rPr>
          <w:delText xml:space="preserve">to </w:delText>
        </w:r>
      </w:del>
      <w:ins w:id="9002" w:author="Claude (editorial pass)" w:date="2026-07-26T00:00:00Z">
        <w:r>
          <w:rPr>
            <w:b w:val="0"/>
          </w:rPr>
          <w:t xml:space="preserve">and </w:t>
        </w:r>
      </w:ins>
      <w:r>
        <w:rPr>
          <w:b w:val="0"/>
        </w:rPr>
        <w:t xml:space="preserve">early spring and attach adhesive eggs onto marine vegetation in the intertidal and shallow subtidal (Haegele and Schweigert 1985; Dingwall et al. 2026). Spawning at </w:t>
      </w:r>
      <w:ins w:id="9003" w:author="Claude (editorial pass)" w:date="2026-07-26T00:00:00Z">
        <w:r>
          <w:rPr>
            <w:b w:val="0"/>
          </w:rPr>
          <w:t xml:space="preserve">any </w:t>
        </w:r>
      </w:ins>
      <w:r>
        <w:rPr>
          <w:b w:val="0"/>
        </w:rPr>
        <w:t xml:space="preserve">one shoreline can pass </w:t>
      </w:r>
      <w:del w:id="9004" w:author="Claude (editorial pass)" w:date="2026-07-26T00:00:00Z">
        <w:r>
          <w:rPr>
            <w:b w:val="0"/>
          </w:rPr>
          <w:delText xml:space="preserve">quickly. On </w:delText>
        </w:r>
      </w:del>
      <w:ins w:id="9005" w:author="Claude (editorial pass)" w:date="2026-07-26T00:00:00Z">
        <w:r>
          <w:rPr>
            <w:b w:val="0"/>
          </w:rPr>
          <w:t xml:space="preserve">quickly, and on </w:t>
        </w:r>
      </w:ins>
      <w:r>
        <w:rPr>
          <w:b w:val="0"/>
        </w:rPr>
        <w:t xml:space="preserve">the day of </w:t>
      </w:r>
      <w:del w:id="9006" w:author="Claude (editorial pass)" w:date="2026-07-26T00:00:00Z">
        <w:r>
          <w:rPr>
            <w:b w:val="0"/>
          </w:rPr>
          <w:delText xml:space="preserve">spawn, </w:delText>
        </w:r>
      </w:del>
      <w:ins w:id="9007" w:author="Claude (editorial pass)" w:date="2026-07-26T00:00:00Z">
        <w:r>
          <w:rPr>
            <w:b w:val="0"/>
          </w:rPr>
          <w:t xml:space="preserve">spawn </w:t>
        </w:r>
      </w:ins>
      <w:r>
        <w:rPr>
          <w:b w:val="0"/>
        </w:rPr>
        <w:t xml:space="preserve">the fish are vulnerable and very close to shore, </w:t>
      </w:r>
      <w:del w:id="9008" w:author="Claude (editorial pass)" w:date="2026-07-26T00:00:00Z">
        <w:r>
          <w:rPr>
            <w:b w:val="0"/>
          </w:rPr>
          <w:delText xml:space="preserve">and </w:delText>
        </w:r>
      </w:del>
      <w:ins w:id="9009" w:author="Claude (editorial pass)" w:date="2026-07-26T00:00:00Z">
        <w:r>
          <w:rPr>
            <w:b w:val="0"/>
          </w:rPr>
          <w:t xml:space="preserve">with </w:t>
        </w:r>
      </w:ins>
      <w:r>
        <w:rPr>
          <w:b w:val="0"/>
        </w:rPr>
        <w:t xml:space="preserve">some </w:t>
      </w:r>
      <w:del w:id="9010" w:author="Claude (editorial pass)" w:date="2026-07-26T00:00:00Z">
        <w:r>
          <w:rPr>
            <w:b w:val="0"/>
          </w:rPr>
          <w:delText xml:space="preserve">are </w:delText>
        </w:r>
      </w:del>
      <w:ins w:id="9011" w:author="Claude (editorial pass)" w:date="2026-07-26T00:00:00Z">
        <w:r>
          <w:rPr>
            <w:b w:val="0"/>
          </w:rPr>
          <w:t xml:space="preserve">left </w:t>
        </w:r>
      </w:ins>
      <w:r>
        <w:rPr>
          <w:b w:val="0"/>
        </w:rPr>
        <w:t xml:space="preserve">stranded as the tide recedes. The eggs </w:t>
      </w:r>
      <w:ins w:id="9012" w:author="Claude (editorial pass)" w:date="2026-07-26T00:00:00Z">
        <w:r>
          <w:rPr>
            <w:b w:val="0"/>
          </w:rPr>
          <w:t xml:space="preserve">then </w:t>
        </w:r>
      </w:ins>
      <w:r>
        <w:rPr>
          <w:b w:val="0"/>
        </w:rPr>
        <w:t xml:space="preserve">remain on marine vegetation for around two weeks before hatching or washing </w:t>
      </w:r>
      <w:del w:id="9013" w:author="Claude (editorial pass)" w:date="2026-07-26T00:00:00Z">
        <w:r>
          <w:rPr>
            <w:b w:val="0"/>
          </w:rPr>
          <w:delText xml:space="preserve">away.</w:delText>
        </w:r>
      </w:del>
      <w:ins w:id="9014" w:author="Claude (editorial pass)" w:date="2026-07-26T00:00:00Z">
        <w:r>
          <w:rPr>
            <w:b w:val="0"/>
          </w:rPr>
          <w:t xml:space="preserve">away. Although the same general regions are used again from year to year, the exact shoreline, extent and date shift among years (Hay and Kronlund 1987; Hay et al. 2009; Rooper et al. 2024), so the pulse is predictable at the scale of a coastal region but much less so at any particular beach. What is available also changes as an event proceeds, because adult fish create a short feeding opportunity when they enter the shallows, whereas attached eggs persist after the adults have left, and eggs on floating vegetation or exposed by a falling tide remain reachable by other routes.</w:t>
        </w:r>
      </w:ins>
      <w:commentRangeEnd w:id="3"/>
      <w:r>
        <w:rPr>
          <w:b w:val="0"/>
        </w:rPr>
        <w:commentReference w:id="3"/>
      </w:r>
      <w:commentRangeEnd w:id="132"/>
      <w:r>
        <w:rPr>
          <w:b w:val="0"/>
        </w:rPr>
        <w:commentReference w:id="132"/>
      </w:r>
    </w:p>
    <w:p w14:paraId="2BED92F4" w14:textId="21C28F6D" w:rsidR="00C15184" w:rsidRPr="00FA3BFA" w:rsidRDefault="00EC6023">
      <w:pPr>
        <w:rPr>
          <w:rFonts w:cs="Times New Roman"/>
          <w:del w:id="9363" w:author="Claude (editorial pass)" w:date="2026-07-26T00:00:00Z"/>
        </w:rPr>
      </w:pPr>
      <w:del w:id="9362" w:author="Claude (editorial pass)" w:date="2026-07-26T00:00:00Z">
        <w:r>
          <w:rPr/>
          <w:delText xml:space="preserve">The same general spawning regions are used again year-to-year, but the exact shoreline, extent and date change among years (Hay and Kronlund 1987; Hay et al. 2009; Rooper et al. 2024). The pulse is therefore predictable at the scale of a coastal region but less so at a particular beach. Adult fish create a short feeding opportunity when they enter the shallows. Attached eggs persist after the adults leave, and eggs on floating vegetation or exposed by the tide remain available by other routes. The food changes through an event as well as among shorelines.</w:delText>
        </w:r>
      </w:del>
    </w:p>
    <w:p w14:paraId="1E2F88C1" w14:textId="77777777" w:rsidR="00C15184" w:rsidRPr="00FA3BFA" w:rsidRDefault="00000000">
      <w:commentRangeStart w:id="131"/>
      <w:commentRangeStart w:id="2"/>
      <w:pPr>
        <w:rPr>
          <w:rFonts w:cs="Times New Roman"/>
          <w:strike/>
          <w:rPrChange w:id="1" w:author="Jake Dingwall" w:date="2026-07-26T12:24:00Z" w16du:dateUtc="2026-07-26T19:24:00Z">
            <w:rPr>
              <w:rFonts w:cs="Times New Roman"/>
            </w:rPr>
          </w:rPrChange>
        </w:rPr>
      </w:pPr>
      <w:r>
        <w:rPr>
          <w:b w:val="0"/>
        </w:rPr>
        <w:t xml:space="preserve">Birds reach this food in different ways. Surf Scoter (</w:t>
      </w:r>
      <w:r>
        <w:rPr>
          <w:b w:val="0"/>
          <w:i w:val="0"/>
        </w:rPr>
        <w:t xml:space="preserve">Melanitta perspicillata</w:t>
      </w:r>
      <w:r>
        <w:rPr>
          <w:b w:val="0"/>
        </w:rPr>
        <w:t xml:space="preserve">), White-winged Scoter (</w:t>
      </w:r>
      <w:r>
        <w:rPr>
          <w:b w:val="0"/>
          <w:i w:val="0"/>
        </w:rPr>
        <w:t xml:space="preserve">Melanitta deglandi</w:t>
      </w:r>
      <w:r>
        <w:rPr>
          <w:b w:val="0"/>
        </w:rPr>
        <w:t xml:space="preserve">) and Harlequin Duck (</w:t>
      </w:r>
      <w:r>
        <w:rPr>
          <w:b w:val="0"/>
          <w:i w:val="0"/>
        </w:rPr>
        <w:t xml:space="preserve">Histrionicus histrionicus</w:t>
      </w:r>
      <w:r>
        <w:rPr>
          <w:b w:val="0"/>
        </w:rPr>
        <w:t xml:space="preserve">) dive for attached </w:t>
      </w:r>
      <w:del w:id="9015" w:author="Claude (editorial pass)" w:date="2026-07-26T00:00:00Z">
        <w:r>
          <w:rPr>
            <w:b w:val="0"/>
          </w:rPr>
          <w:delText xml:space="preserve">eggs. Loons in Gavia, mergansers in Mergus and Lophodytes, </w:delText>
        </w:r>
      </w:del>
      <w:ins w:id="9016" w:author="Claude (editorial pass)" w:date="2026-07-26T00:00:00Z">
        <w:r>
          <w:rPr>
            <w:b w:val="0"/>
          </w:rPr>
          <w:t xml:space="preserve">eggs, whereas loons, mergansers, </w:t>
        </w:r>
      </w:ins>
      <w:r>
        <w:rPr>
          <w:b w:val="0"/>
        </w:rPr>
        <w:t xml:space="preserve">grebes </w:t>
      </w:r>
      <w:del w:id="9017" w:author="Claude (editorial pass)" w:date="2026-07-26T00:00:00Z">
        <w:r>
          <w:rPr>
            <w:b w:val="0"/>
          </w:rPr>
          <w:delText xml:space="preserve">in Podiceps and Aechmophorus, </w:delText>
        </w:r>
      </w:del>
      <w:r>
        <w:rPr>
          <w:b w:val="0"/>
        </w:rPr>
        <w:t xml:space="preserve">and cormorants </w:t>
      </w:r>
      <w:del w:id="9018" w:author="Claude (editorial pass)" w:date="2026-07-26T00:00:00Z">
        <w:r>
          <w:rPr>
            <w:b w:val="0"/>
          </w:rPr>
          <w:delText xml:space="preserve">in Urile </w:delText>
        </w:r>
      </w:del>
      <w:ins w:id="9019" w:author="Claude (editorial pass)" w:date="2026-07-26T00:00:00Z">
        <w:r>
          <w:rPr>
            <w:b w:val="0"/>
          </w:rPr>
          <w:t xml:space="preserve">pursue fish </w:t>
        </w:r>
      </w:ins>
      <w:r>
        <w:rPr>
          <w:b w:val="0"/>
        </w:rPr>
        <w:t xml:space="preserve">and </w:t>
      </w:r>
      <w:del w:id="9020" w:author="Claude (editorial pass)" w:date="2026-07-26T00:00:00Z">
        <w:r>
          <w:rPr>
            <w:b w:val="0"/>
          </w:rPr>
          <w:delText xml:space="preserve">Nannopterum pursue fish. They </w:delText>
        </w:r>
      </w:del>
      <w:r>
        <w:rPr>
          <w:b w:val="0"/>
        </w:rPr>
        <w:t xml:space="preserve">are </w:t>
      </w:r>
      <w:ins w:id="9021" w:author="Claude (editorial pass)" w:date="2026-07-26T00:00:00Z">
        <w:r>
          <w:rPr>
            <w:b w:val="0"/>
          </w:rPr>
          <w:t xml:space="preserve">therefore </w:t>
        </w:r>
      </w:ins>
      <w:r>
        <w:rPr>
          <w:b w:val="0"/>
        </w:rPr>
        <w:t xml:space="preserve">expected to </w:t>
      </w:r>
      <w:del w:id="9022" w:author="Claude (editorial pass)" w:date="2026-07-26T00:00:00Z">
        <w:r>
          <w:rPr>
            <w:b w:val="0"/>
          </w:rPr>
          <w:delText xml:space="preserve">focus </w:delText>
        </w:r>
      </w:del>
      <w:ins w:id="9023" w:author="Claude (editorial pass)" w:date="2026-07-26T00:00:00Z">
        <w:r>
          <w:rPr>
            <w:b w:val="0"/>
          </w:rPr>
          <w:t xml:space="preserve">concentrate </w:t>
        </w:r>
      </w:ins>
      <w:r>
        <w:rPr>
          <w:b w:val="0"/>
        </w:rPr>
        <w:t xml:space="preserve">on adults, although they may </w:t>
      </w:r>
      <w:del w:id="9024" w:author="Claude (editorial pass)" w:date="2026-07-26T00:00:00Z">
        <w:r>
          <w:rPr>
            <w:b w:val="0"/>
          </w:rPr>
          <w:delText xml:space="preserve">also eat eggs. Gulls </w:delText>
        </w:r>
      </w:del>
      <w:r>
        <w:rPr>
          <w:b w:val="0"/>
        </w:rPr>
        <w:t xml:space="preserve">take eggs </w:t>
      </w:r>
      <w:del w:id="9025" w:author="Claude (editorial pass)" w:date="2026-07-26T00:00:00Z">
        <w:r>
          <w:rPr>
            <w:b w:val="0"/>
          </w:rPr>
          <w:delText xml:space="preserve">on </w:delText>
        </w:r>
      </w:del>
      <w:ins w:id="9026" w:author="Claude (editorial pass)" w:date="2026-07-26T00:00:00Z">
        <w:r>
          <w:rPr>
            <w:b w:val="0"/>
          </w:rPr>
          <w:t xml:space="preserve">as well. Gulls are more flexible again, taking eggs from </w:t>
        </w:r>
      </w:ins>
      <w:r>
        <w:rPr>
          <w:b w:val="0"/>
        </w:rPr>
        <w:t xml:space="preserve">floating vegetation and herring pushed to the surface or into very shallow water, as well as eggs and spent fish </w:t>
      </w:r>
      <w:ins w:id="9027" w:author="Claude (editorial pass)" w:date="2026-07-26T00:00:00Z">
        <w:r>
          <w:rPr>
            <w:b w:val="0"/>
          </w:rPr>
          <w:t xml:space="preserve">stranded </w:t>
        </w:r>
      </w:ins>
      <w:r>
        <w:rPr>
          <w:b w:val="0"/>
        </w:rPr>
        <w:t xml:space="preserve">along the shore. Bald Eagles </w:t>
      </w:r>
      <w:ins w:id="9028" w:author="Claude (editorial pass)" w:date="2026-07-26T00:00:00Z">
        <w:r>
          <w:rPr>
            <w:b w:val="0"/>
          </w:rPr>
          <w:t xml:space="preserve">(</w:t>
        </w:r>
        <w:r>
          <w:rPr>
            <w:b w:val="0"/>
            <w:i w:val="0"/>
          </w:rPr>
          <w:t xml:space="preserve">Haliaeetus leucocephalus</w:t>
        </w:r>
        <w:r>
          <w:rPr>
            <w:b w:val="0"/>
          </w:rPr>
          <w:t xml:space="preserve">) </w:t>
        </w:r>
      </w:ins>
      <w:r>
        <w:rPr>
          <w:b w:val="0"/>
        </w:rPr>
        <w:t xml:space="preserve">and corvids work the shoreline, shorebirds take eggs exposed by a falling tide, and alcids pursue fish in open </w:t>
      </w:r>
      <w:del w:id="9029" w:author="Claude (editorial pass)" w:date="2026-07-26T00:00:00Z">
        <w:r>
          <w:rPr>
            <w:b w:val="0"/>
          </w:rPr>
          <w:delText xml:space="preserve">water.</w:delText>
        </w:r>
      </w:del>
      <w:ins w:id="9030" w:author="Claude (editorial pass)" w:date="2026-07-26T00:00:00Z">
        <w:r>
          <w:rPr>
            <w:b w:val="0"/>
          </w:rPr>
          <w:t xml:space="preserve">water and have little reason to gather at a shoreline deposit at all.</w:t>
        </w:r>
      </w:ins>
      <w:commentRangeEnd w:id="2"/>
      <w:r>
        <w:rPr>
          <w:b w:val="0"/>
        </w:rPr>
        <w:commentReference w:id="2"/>
      </w:r>
      <w:commentRangeEnd w:id="131"/>
      <w:r>
        <w:rPr>
          <w:b w:val="0"/>
        </w:rPr>
        <w:commentReference w:id="131"/>
      </w:r>
    </w:p>
    <w:p w14:paraId="209E1920" w14:textId="77777777" w:rsidR="00C15184" w:rsidRPr="00FA3BFA" w:rsidRDefault="00000000">
      <w:pPr>
        <w:rPr>
          <w:rFonts w:cs="Times New Roman"/>
          <w:strike/>
          <w:rPrChange w:id="4" w:author="Jake Dingwall" w:date="2026-07-26T12:24:00Z" w16du:dateUtc="2026-07-26T19:24:00Z">
            <w:rPr>
              <w:rFonts w:cs="Times New Roman"/>
            </w:rPr>
          </w:rPrChange>
        </w:rPr>
      </w:pPr>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and many other vertebrates use the same pulse (Willson and Womble 2006).</w:t>
      </w:r>
    </w:p>
    <w:p w14:paraId="6C369F43" w14:textId="47F63A61" w:rsidR="00762553" w:rsidRPr="00FA3BFA" w:rsidRDefault="00000000">
      <w:pPr>
        <w:rPr>
          <w:rFonts w:cs="Times New Roman"/>
          <w:strike/>
          <w:rPrChange w:id="6"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The Strait of Georgia was selected</w:t>
      </w:r>
      <w:r w:rsidR="00FA3BFA">
        <w:rPr>
          <w:rFonts w:cs="Times New Roman"/>
        </w:rPr>
        <w:t xml:space="preserve"> for this study</w:t>
      </w:r>
      <w:r w:rsidRPr="00FA3BFA">
        <w:rPr>
          <w:rFonts w:cs="Times New Roman"/>
        </w:rPr>
        <w:t xml:space="preserve"> because it has the most data on both sides of that question. 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commentRangeStart w:id="133"/>
      <w:commentRangeStart w:id="7"/>
      <w:pPr>
        <w:rPr>
          <w:rFonts w:cs="Times New Roman"/>
        </w:rPr>
      </w:pPr>
      <w:r w:rsidRPr="00FA3BFA">
        <w:rPr>
          <w:rFonts w:cs="Times New Roman"/>
        </w:rPr>
        <w:t xml:space="preserve">This study links the two records for 49 coastal bird species. It asks whether the difference between checklists within 5 km of a recorded spawning event and those 5 to 20 km away widened after the </w:t>
      </w:r>
      <w:del w:id="9031" w:author="Claude (editorial pass)" w:date="2026-07-26T00:00:00Z">
        <w:r w:rsidRPr="00FA3BFA">
          <w:rPr>
            <w:rFonts w:cs="Times New Roman"/>
          </w:rPr>
          <w:delText xml:space="preserve">spawning event-date, </w:delText>
        </w:r>
      </w:del>
      <w:ins w:id="9032" w:author="Claude (editorial pass)" w:date="2026-07-26T00:00:00Z">
        <w:r w:rsidRPr="00FA3BFA">
          <w:rPr>
            <w:rFonts w:cs="Times New Roman"/>
          </w:rPr>
          <w:t xml:space="preserve">event date, </w:t>
        </w:r>
      </w:ins>
      <w:r w:rsidRPr="00FA3BFA">
        <w:rPr>
          <w:rFonts w:cs="Times New Roman"/>
        </w:rPr>
        <w:t xml:space="preserve">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w:t>
      </w:r>
      <w:del w:id="9033" w:author="Claude (editorial pass)" w:date="2026-07-26T00:00:00Z">
        <w:r w:rsidRPr="00FA3BFA">
          <w:rPr>
            <w:rFonts w:cs="Times New Roman"/>
          </w:rPr>
          <w:delText xml:space="preserve">checklists. Gadwall (</w:delText>
        </w:r>
        <w:r w:rsidRPr="00FA3BFA">
          <w:rPr>
            <w:rFonts w:cs="Times New Roman"/>
            <w:i/>
          </w:rPr>
          <w:delText xml:space="preserve">Mareca strepera</w:delText>
        </w:r>
        <w:r w:rsidRPr="00FA3BFA">
          <w:rPr>
            <w:rFonts w:cs="Times New Roman"/>
          </w:rPr>
          <w:delText xml:space="preserve">), Northern Shoveler (</w:delText>
        </w:r>
        <w:r w:rsidRPr="00FA3BFA">
          <w:rPr>
            <w:rFonts w:cs="Times New Roman"/>
            <w:i/>
          </w:rPr>
          <w:delText xml:space="preserve">Spatula clypeata</w:delText>
        </w:r>
        <w:r w:rsidRPr="00FA3BFA">
          <w:rPr>
            <w:rFonts w:cs="Times New Roman"/>
          </w:rPr>
          <w:delText xml:space="preserve">) were retained as birds without an established herring association. A focused distance-band comparison uses American Robin as a terrestrial control for Bald Eagle and Glaucous-winged Gull.</w:delText>
        </w:r>
      </w:del>
      <w:ins w:id="9034" w:author="Claude (editorial pass)" w:date="2026-07-26T00:00:00Z">
        <w:r w:rsidRPr="00FA3BFA">
          <w:rPr>
            <w:rFonts w:cs="Times New Roman"/>
          </w:rPr>
          <w:t xml:space="preserve">checklists.</w:t>
        </w:r>
      </w:ins>
      <w:commentRangeEnd w:id="7"/>
      <w:r w:rsidRPr="00FA3BFA">
        <w:rPr>
          <w:rFonts w:cs="Times New Roman"/>
        </w:rPr>
        <w:commentReference w:id="7"/>
      </w:r>
      <w:commentRangeEnd w:id="133"/>
      <w:r w:rsidRPr="00FA3BFA">
        <w:rPr>
          <w:rFonts w:cs="Times New Roman"/>
        </w:rPr>
        <w:commentReference w:id="133"/>
      </w:r>
    </w:p>
    <w:p w14:paraId="4BCDFE31" w14:textId="77777777" w:rsidR="00BF0BAC" w:rsidRPr="00FA3BFA" w:rsidRDefault="00000000">
      <w:commentRangeStart w:id="135"/>
      <w:commentRangeStart w:id="9"/>
      <w:pPr>
        <w:rPr>
          <w:rFonts w:cs="Times New Roman"/>
        </w:rPr>
      </w:pPr>
      <w:r w:rsidRPr="00FA3BFA">
        <w:rPr>
          <w:rFonts w:cs="Times New Roman"/>
        </w:rPr>
        <w:t xml:space="preserve">Species with established or plausible herring links were expected to be reported more often, counted in larger numbers, or both </w:t>
      </w:r>
      <w:del w:id="9035" w:author="Claude (editorial pass)" w:date="2026-07-26T00:00:00Z">
        <w:r w:rsidRPr="00FA3BFA">
          <w:rPr>
            <w:rFonts w:cs="Times New Roman"/>
          </w:rPr>
          <w:delText xml:space="preserve">after spawning. Feeding </w:delText>
        </w:r>
      </w:del>
      <w:ins w:id="9036" w:author="Claude (editorial pass)" w:date="2026-07-26T00:00:00Z">
        <w:r w:rsidRPr="00FA3BFA">
          <w:rPr>
            <w:rFonts w:cs="Times New Roman"/>
          </w:rPr>
          <w:t xml:space="preserve">once spawning began, and the feeding </w:t>
        </w:r>
      </w:ins>
      <w:r w:rsidRPr="00FA3BFA">
        <w:rPr>
          <w:rFonts w:cs="Times New Roman"/>
        </w:rPr>
        <w:t xml:space="preserve">groups were </w:t>
      </w:r>
      <w:del w:id="9037" w:author="Claude (editorial pass)" w:date="2026-07-26T00:00:00Z">
        <w:r w:rsidRPr="00FA3BFA">
          <w:rPr>
            <w:rFonts w:cs="Times New Roman"/>
          </w:rPr>
          <w:delText xml:space="preserve">also </w:delText>
        </w:r>
      </w:del>
      <w:r w:rsidRPr="00FA3BFA">
        <w:rPr>
          <w:rFonts w:cs="Times New Roman"/>
        </w:rPr>
        <w:t xml:space="preserve">expected to differ in </w:t>
      </w:r>
      <w:del w:id="9038" w:author="Claude (editorial pass)" w:date="2026-07-26T00:00:00Z">
        <w:r w:rsidRPr="00FA3BFA">
          <w:rPr>
            <w:rFonts w:cs="Times New Roman"/>
          </w:rPr>
          <w:delText xml:space="preserve">timing. </w:delText>
        </w:r>
      </w:del>
      <w:ins w:id="9039" w:author="Claude (editorial pass)" w:date="2026-07-26T00:00:00Z">
        <w:r w:rsidRPr="00FA3BFA">
          <w:rPr>
            <w:rFonts w:cs="Times New Roman"/>
          </w:rPr>
          <w:t xml:space="preserve">when they responded. </w:t>
        </w:r>
      </w:ins>
      <w:r w:rsidRPr="00FA3BFA">
        <w:rPr>
          <w:rFonts w:cs="Times New Roman"/>
        </w:rPr>
        <w:t xml:space="preserve">Gulls and shoreline scavengers should respond near the </w:t>
      </w:r>
      <w:del w:id="9040" w:author="Claude (editorial pass)" w:date="2026-07-26T00:00:00Z">
        <w:r w:rsidRPr="00FA3BFA">
          <w:rPr>
            <w:rFonts w:cs="Times New Roman"/>
          </w:rPr>
          <w:delText xml:space="preserve">recorded event-date anchor, while </w:delText>
        </w:r>
      </w:del>
      <w:ins w:id="9041" w:author="Claude (editorial pass)" w:date="2026-07-26T00:00:00Z">
        <w:r w:rsidRPr="00FA3BFA">
          <w:rPr>
            <w:rFonts w:cs="Times New Roman"/>
          </w:rPr>
          <w:t xml:space="preserve">event date, whereas </w:t>
        </w:r>
      </w:ins>
      <w:r w:rsidRPr="00FA3BFA">
        <w:rPr>
          <w:rFonts w:cs="Times New Roman"/>
        </w:rPr>
        <w:t xml:space="preserve">diving ducks that feed on attached roe should respond once eggs are </w:t>
      </w:r>
      <w:del w:id="9042" w:author="Claude (editorial pass)" w:date="2026-07-26T00:00:00Z">
        <w:r w:rsidRPr="00FA3BFA">
          <w:rPr>
            <w:rFonts w:cs="Times New Roman"/>
          </w:rPr>
          <w:delText xml:space="preserve">available. Alcids </w:delText>
        </w:r>
      </w:del>
      <w:ins w:id="9043" w:author="Claude (editorial pass)" w:date="2026-07-26T00:00:00Z">
        <w:r w:rsidRPr="00FA3BFA">
          <w:rPr>
            <w:rFonts w:cs="Times New Roman"/>
          </w:rPr>
          <w:t xml:space="preserve">available, and alcids </w:t>
        </w:r>
      </w:ins>
      <w:r w:rsidRPr="00FA3BFA">
        <w:rPr>
          <w:rFonts w:cs="Times New Roman"/>
        </w:rPr>
        <w:t xml:space="preserve">that feed away from the shoreline deposit were expected to show little </w:t>
      </w:r>
      <w:del w:id="9044" w:author="Claude (editorial pass)" w:date="2026-07-26T00:00:00Z">
        <w:r w:rsidRPr="00FA3BFA">
          <w:rPr>
            <w:rFonts w:cs="Times New Roman"/>
          </w:rPr>
          <w:delText xml:space="preserve">response. </w:delText>
        </w:r>
      </w:del>
      <w:ins w:id="9045" w:author="Claude (editorial pass)" w:date="2026-07-26T00:00:00Z">
        <w:r w:rsidRPr="00FA3BFA">
          <w:rPr>
            <w:rFonts w:cs="Times New Roman"/>
          </w:rPr>
          <w:t xml:space="preserve">response at all. </w:t>
        </w:r>
      </w:ins>
      <w:r w:rsidRPr="00FA3BFA">
        <w:rPr>
          <w:rFonts w:cs="Times New Roman"/>
        </w:rPr>
        <w:t xml:space="preserve">Testing all 49 species places the well-studied birds inside a broader coastal community and </w:t>
      </w:r>
      <w:del w:id="9046" w:author="Claude (editorial pass)" w:date="2026-07-26T00:00:00Z">
        <w:r w:rsidRPr="00FA3BFA">
          <w:rPr>
            <w:rFonts w:cs="Times New Roman"/>
          </w:rPr>
          <w:delText xml:space="preserve">shows </w:delText>
        </w:r>
      </w:del>
      <w:ins w:id="9047" w:author="Claude (editorial pass)" w:date="2026-07-26T00:00:00Z">
        <w:r w:rsidRPr="00FA3BFA">
          <w:rPr>
            <w:rFonts w:cs="Times New Roman"/>
          </w:rPr>
          <w:t xml:space="preserve">identifies which species, and which time windows, would repay focused fieldwork. That matters beyond the birds themselves. Herring on this coast are managed from spawn surveys that were never designed to describe the predators a deposit supports, so a regional account of </w:t>
        </w:r>
      </w:ins>
      <w:r w:rsidRPr="00FA3BFA">
        <w:rPr>
          <w:rFonts w:cs="Times New Roman"/>
        </w:rPr>
        <w:t xml:space="preserve">which species </w:t>
      </w:r>
      <w:ins w:id="9048" w:author="Claude (editorial pass)" w:date="2026-07-26T00:00:00Z">
        <w:r w:rsidRPr="00FA3BFA">
          <w:rPr>
            <w:rFonts w:cs="Times New Roman"/>
          </w:rPr>
          <w:t xml:space="preserve">track spawning, </w:t>
        </w:r>
      </w:ins>
      <w:r w:rsidRPr="00FA3BFA">
        <w:rPr>
          <w:rFonts w:cs="Times New Roman"/>
        </w:rPr>
        <w:t xml:space="preserve">and </w:t>
      </w:r>
      <w:del w:id="9049" w:author="Claude (editorial pass)" w:date="2026-07-26T00:00:00Z">
        <w:r w:rsidRPr="00FA3BFA">
          <w:rPr>
            <w:rFonts w:cs="Times New Roman"/>
          </w:rPr>
          <w:delText xml:space="preserve">time windows warrant focused fieldwork. [[AUTHOR INPUT REQUIRED: add the intended sentence connecting this study to </w:delText>
        </w:r>
      </w:del>
      <w:ins w:id="9050" w:author="Claude (editorial pass)" w:date="2026-07-26T00:00:00Z">
        <w:r w:rsidRPr="00FA3BFA">
          <w:rPr>
            <w:rFonts w:cs="Times New Roman"/>
          </w:rPr>
          <w:t xml:space="preserve">when, would give fisheries management and coastal </w:t>
        </w:r>
      </w:ins>
      <w:r w:rsidRPr="00FA3BFA">
        <w:rPr>
          <w:rFonts w:cs="Times New Roman"/>
        </w:rPr>
        <w:t xml:space="preserve">bird </w:t>
      </w:r>
      <w:del w:id="9051" w:author="Claude (editorial pass)" w:date="2026-07-26T00:00:00Z">
        <w:r w:rsidRPr="00FA3BFA">
          <w:rPr>
            <w:rFonts w:cs="Times New Roman"/>
          </w:rPr>
          <w:delText xml:space="preserve">and herring </w:delText>
        </w:r>
      </w:del>
      <w:r w:rsidRPr="00FA3BFA">
        <w:rPr>
          <w:rFonts w:cs="Times New Roman"/>
        </w:rPr>
        <w:t xml:space="preserve">conservation </w:t>
      </w:r>
      <w:del w:id="9052" w:author="Claude (editorial pass)" w:date="2026-07-26T00:00:00Z">
        <w:r w:rsidRPr="00FA3BFA">
          <w:rPr>
            <w:rFonts w:cs="Times New Roman"/>
          </w:rPr>
          <w:delText xml:space="preserve">or management.]]</w:delText>
        </w:r>
      </w:del>
      <w:ins w:id="9053" w:author="Claude (editorial pass)" w:date="2026-07-26T00:00:00Z">
        <w:r w:rsidRPr="00FA3BFA">
          <w:rPr>
            <w:rFonts w:cs="Times New Roman"/>
          </w:rPr>
          <w:t xml:space="preserve">a shared description of what a spawning event is worth.</w:t>
        </w:r>
      </w:ins>
      <w:commentRangeEnd w:id="9"/>
      <w:r w:rsidRPr="00FA3BFA">
        <w:rPr>
          <w:rFonts w:cs="Times New Roman"/>
        </w:rPr>
        <w:commentReference w:id="9"/>
      </w:r>
      <w:commentRangeEnd w:id="135"/>
      <w:r w:rsidRPr="00FA3BFA">
        <w:rPr>
          <w:rFonts w:cs="Times New Roman"/>
        </w:rPr>
        <w:commentReference w:id="135"/>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The study covers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commentRangeStart w:id="136"/>
      <w:commentRangeStart w:id="11"/>
      <w:pPr>
        <w:rPr>
          <w:rFonts w:cs="Times New Roman"/>
        </w:rPr>
      </w:pPr>
      <w:r w:rsidRPr="00FA3BFA">
        <w:rPr>
          <w:rFonts w:cs="Times New Roman"/>
        </w:rPr>
        <w:t xml:space="preserve">Records came from the eBird Basic Dataset released in May 2026 and covered 2005 to 2025 (eBird 2026). Eligible checklists used stationary or travelling protocols, lasted 5 to 300 minutes, covered no more than 5 km, and had one to ten observers. Only complete checklists were </w:t>
      </w:r>
      <w:del w:id="9054" w:author="Claude (editorial pass)" w:date="2026-07-26T00:00:00Z">
        <w:r w:rsidRPr="00FA3BFA">
          <w:rPr>
            <w:rFonts w:cs="Times New Roman"/>
          </w:rPr>
          <w:delText xml:space="preserve">retained </w:delText>
        </w:r>
      </w:del>
      <w:ins w:id="9055" w:author="Claude (editorial pass)" w:date="2026-07-26T00:00:00Z">
        <w:r w:rsidRPr="00FA3BFA">
          <w:rPr>
            <w:rFonts w:cs="Times New Roman"/>
          </w:rPr>
          <w:t xml:space="preserve">retained, </w:t>
        </w:r>
      </w:ins>
      <w:r w:rsidRPr="00FA3BFA">
        <w:rPr>
          <w:rFonts w:cs="Times New Roman"/>
        </w:rPr>
        <w:t xml:space="preserve">because </w:t>
      </w:r>
      <w:del w:id="9056" w:author="Claude (editorial pass)" w:date="2026-07-26T00:00:00Z">
        <w:r w:rsidRPr="00FA3BFA">
          <w:rPr>
            <w:rFonts w:cs="Times New Roman"/>
          </w:rPr>
          <w:delText xml:space="preserve">the </w:delText>
        </w:r>
      </w:del>
      <w:ins w:id="9057" w:author="Claude (editorial pass)" w:date="2026-07-26T00:00:00Z">
        <w:r w:rsidRPr="00FA3BFA">
          <w:rPr>
            <w:rFonts w:cs="Times New Roman"/>
          </w:rPr>
          <w:t xml:space="preserve">marking a checklist </w:t>
        </w:r>
      </w:ins>
      <w:r w:rsidRPr="00FA3BFA">
        <w:rPr>
          <w:rFonts w:cs="Times New Roman"/>
        </w:rPr>
        <w:t xml:space="preserve">complete </w:t>
      </w:r>
      <w:del w:id="9058" w:author="Claude (editorial pass)" w:date="2026-07-26T00:00:00Z">
        <w:r w:rsidRPr="00FA3BFA">
          <w:rPr>
            <w:rFonts w:cs="Times New Roman"/>
          </w:rPr>
          <w:delText xml:space="preserve">flag </w:delText>
        </w:r>
      </w:del>
      <w:r w:rsidRPr="00FA3BFA">
        <w:rPr>
          <w:rFonts w:cs="Times New Roman"/>
        </w:rPr>
        <w:t xml:space="preserve">means the observer reported every species </w:t>
      </w:r>
      <w:ins w:id="9059" w:author="Claude (editorial pass)" w:date="2026-07-26T00:00:00Z">
        <w:r w:rsidRPr="00FA3BFA">
          <w:rPr>
            <w:rFonts w:cs="Times New Roman"/>
          </w:rPr>
          <w:t xml:space="preserve">they </w:t>
        </w:r>
      </w:ins>
      <w:r w:rsidRPr="00FA3BFA">
        <w:rPr>
          <w:rFonts w:cs="Times New Roman"/>
        </w:rPr>
        <w:t xml:space="preserve">detected and identified, </w:t>
      </w:r>
      <w:del w:id="9060" w:author="Claude (editorial pass)" w:date="2026-07-26T00:00:00Z">
        <w:r w:rsidRPr="00FA3BFA">
          <w:rPr>
            <w:rFonts w:cs="Times New Roman"/>
          </w:rPr>
          <w:delText xml:space="preserve">allowing an omitted </w:delText>
        </w:r>
      </w:del>
      <w:ins w:id="9061" w:author="Claude (editorial pass)" w:date="2026-07-26T00:00:00Z">
        <w:r w:rsidRPr="00FA3BFA">
          <w:rPr>
            <w:rFonts w:cs="Times New Roman"/>
          </w:rPr>
          <w:t xml:space="preserve">so a </w:t>
        </w:r>
      </w:ins>
      <w:r w:rsidRPr="00FA3BFA">
        <w:rPr>
          <w:rFonts w:cs="Times New Roman"/>
        </w:rPr>
        <w:t xml:space="preserve">species </w:t>
      </w:r>
      <w:del w:id="9062" w:author="Claude (editorial pass)" w:date="2026-07-26T00:00:00Z">
        <w:r w:rsidRPr="00FA3BFA">
          <w:rPr>
            <w:rFonts w:cs="Times New Roman"/>
          </w:rPr>
          <w:delText xml:space="preserve">to </w:delText>
        </w:r>
      </w:del>
      <w:ins w:id="9063" w:author="Claude (editorial pass)" w:date="2026-07-26T00:00:00Z">
        <w:r w:rsidRPr="00FA3BFA">
          <w:rPr>
            <w:rFonts w:cs="Times New Roman"/>
          </w:rPr>
          <w:t xml:space="preserve">that does not appear on one can </w:t>
        </w:r>
      </w:ins>
      <w:r w:rsidRPr="00FA3BFA">
        <w:rPr>
          <w:rFonts w:cs="Times New Roman"/>
        </w:rPr>
        <w:t xml:space="preserve">be treated as a </w:t>
      </w:r>
      <w:del w:id="9064" w:author="Claude (editorial pass)" w:date="2026-07-26T00:00:00Z">
        <w:r w:rsidRPr="00FA3BFA">
          <w:rPr>
            <w:rFonts w:cs="Times New Roman"/>
          </w:rPr>
          <w:delText xml:space="preserve">nonreport under the study rules.</w:delText>
        </w:r>
      </w:del>
      <w:ins w:id="9065" w:author="Claude (editorial pass)" w:date="2026-07-26T00:00:00Z">
        <w:r w:rsidRPr="00FA3BFA">
          <w:rPr>
            <w:rFonts w:cs="Times New Roman"/>
          </w:rPr>
          <w:t xml:space="preserve">genuine non-detection rather than as missing information.</w:t>
        </w:r>
      </w:ins>
      <w:commentRangeEnd w:id="11"/>
      <w:r w:rsidRPr="00FA3BFA">
        <w:rPr>
          <w:rFonts w:cs="Times New Roman"/>
        </w:rPr>
        <w:commentReference w:id="11"/>
      </w:r>
      <w:commentRangeEnd w:id="136"/>
      <w:r w:rsidRPr="00FA3BFA">
        <w:rPr>
          <w:rFonts w:cs="Times New Roman"/>
        </w:rPr>
        <w:commentReference w:id="136"/>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commentRangeStart w:id="137"/>
      <w:commentRangeStart w:id="12"/>
      <w:pPr>
        <w:rPr>
          <w:rFonts w:cs="Times New Roman"/>
        </w:rPr>
      </w:pPr>
      <w:r w:rsidRPr="00FA3BFA">
        <w:rPr>
          <w:rFonts w:cs="Times New Roman"/>
        </w:rPr>
        <w:t xml:space="preserve">Herring records came from the Pacific Herring Spawn Index, compiled by Fisheries and Oceans Canada </w:t>
      </w:r>
      <w:del w:id="9066" w:author="Claude (editorial pass)" w:date="2026-07-26T00:00:00Z">
        <w:r w:rsidRPr="00FA3BFA">
          <w:rPr>
            <w:rFonts w:cs="Times New Roman"/>
          </w:rPr>
          <w:delText xml:space="preserve">from surface and dive surveys along the British Columbia coast </w:delText>
        </w:r>
      </w:del>
      <w:r w:rsidRPr="00FA3BFA">
        <w:rPr>
          <w:rFonts w:cs="Times New Roman"/>
        </w:rPr>
        <w:t xml:space="preserve">(Fisheries and Oceans Canada 2026; Grinnell et al. 2023). </w:t>
      </w:r>
      <w:ins w:id="9067" w:author="Claude (editorial pass)" w:date="2026-07-26T00:00:00Z">
        <w:r w:rsidRPr="00FA3BFA">
          <w:rPr>
            <w:rFonts w:cs="Times New Roman"/>
          </w:rPr>
          <w:t xml:space="preserve">Surveyors work the coast through the spawning season and record where spawn has been deposited, using surface surveys that measure the length of shoreline spawned and the extent of eggs on vegetation, and dive surveys that additionally record egg layering and depth. </w:t>
        </w:r>
      </w:ins>
      <w:r w:rsidRPr="00FA3BFA">
        <w:rPr>
          <w:rFonts w:cs="Times New Roman"/>
        </w:rPr>
        <w:t xml:space="preserve">Each record </w:t>
      </w:r>
      <w:del w:id="9068" w:author="Claude (editorial pass)" w:date="2026-07-26T00:00:00Z">
        <w:r w:rsidRPr="00FA3BFA">
          <w:rPr>
            <w:rFonts w:cs="Times New Roman"/>
          </w:rPr>
          <w:delText xml:space="preserve">provides </w:delText>
        </w:r>
      </w:del>
      <w:ins w:id="9069" w:author="Claude (editorial pass)" w:date="2026-07-26T00:00:00Z">
        <w:r w:rsidRPr="00FA3BFA">
          <w:rPr>
            <w:rFonts w:cs="Times New Roman"/>
          </w:rPr>
          <w:t xml:space="preserve">therefore carries </w:t>
        </w:r>
      </w:ins>
      <w:r w:rsidRPr="00FA3BFA">
        <w:rPr>
          <w:rFonts w:cs="Times New Roman"/>
        </w:rPr>
        <w:t xml:space="preserve">a </w:t>
      </w:r>
      <w:del w:id="9070" w:author="Claude (editorial pass)" w:date="2026-07-26T00:00:00Z">
        <w:r w:rsidRPr="00FA3BFA">
          <w:rPr>
            <w:rFonts w:cs="Times New Roman"/>
          </w:rPr>
          <w:delText xml:space="preserve">spawning </w:delText>
        </w:r>
      </w:del>
      <w:r w:rsidRPr="00FA3BFA">
        <w:rPr>
          <w:rFonts w:cs="Times New Roman"/>
        </w:rPr>
        <w:t xml:space="preserve">location </w:t>
      </w:r>
      <w:del w:id="9071" w:author="Claude (editorial pass)" w:date="2026-07-26T00:00:00Z">
        <w:r w:rsidRPr="00FA3BFA">
          <w:rPr>
            <w:rFonts w:cs="Times New Roman"/>
          </w:rPr>
          <w:delText xml:space="preserve">and StartDate and EndDate fields. </w:delText>
        </w:r>
      </w:del>
      <w:ins w:id="9072" w:author="Claude (editorial pass)" w:date="2026-07-26T00:00:00Z">
        <w:r w:rsidRPr="00FA3BFA">
          <w:rPr>
            <w:rFonts w:cs="Times New Roman"/>
          </w:rPr>
          <w:t xml:space="preserve">together with the dates over which spawn was observed at that place. </w:t>
        </w:r>
      </w:ins>
      <w:r w:rsidRPr="00FA3BFA">
        <w:rPr>
          <w:rFonts w:cs="Times New Roman"/>
        </w:rPr>
        <w:t xml:space="preserve">The </w:t>
      </w:r>
      <w:ins w:id="9073" w:author="Claude (editorial pass)" w:date="2026-07-26T00:00:00Z">
        <w:r w:rsidRPr="00FA3BFA">
          <w:rPr>
            <w:rFonts w:cs="Times New Roman"/>
          </w:rPr>
          <w:t xml:space="preserve">resulting </w:t>
        </w:r>
      </w:ins>
      <w:r w:rsidRPr="00FA3BFA">
        <w:rPr>
          <w:rFonts w:cs="Times New Roman"/>
        </w:rPr>
        <w:t xml:space="preserve">index is </w:t>
      </w:r>
      <w:del w:id="9074" w:author="Claude (editorial pass)" w:date="2026-07-26T00:00:00Z">
        <w:r w:rsidRPr="00FA3BFA">
          <w:rPr>
            <w:rFonts w:cs="Times New Roman"/>
          </w:rPr>
          <w:delText xml:space="preserve">relative: </w:delText>
        </w:r>
      </w:del>
      <w:ins w:id="9075" w:author="Claude (editorial pass)" w:date="2026-07-26T00:00:00Z">
        <w:r w:rsidRPr="00FA3BFA">
          <w:rPr>
            <w:rFonts w:cs="Times New Roman"/>
          </w:rPr>
          <w:t xml:space="preserve">relative rather than absolute, because </w:t>
        </w:r>
      </w:ins>
      <w:r w:rsidRPr="00FA3BFA">
        <w:rPr>
          <w:rFonts w:cs="Times New Roman"/>
        </w:rPr>
        <w:t xml:space="preserve">it describes </w:t>
      </w:r>
      <w:del w:id="9076" w:author="Claude (editorial pass)" w:date="2026-07-26T00:00:00Z">
        <w:r w:rsidRPr="00FA3BFA">
          <w:rPr>
            <w:rFonts w:cs="Times New Roman"/>
          </w:rPr>
          <w:delText xml:space="preserve">spawn found by surveyors, while unsurveyed </w:delText>
        </w:r>
      </w:del>
      <w:ins w:id="9077" w:author="Claude (editorial pass)" w:date="2026-07-26T00:00:00Z">
        <w:r w:rsidRPr="00FA3BFA">
          <w:rPr>
            <w:rFonts w:cs="Times New Roman"/>
          </w:rPr>
          <w:t xml:space="preserve">what surveyors found, and </w:t>
        </w:r>
      </w:ins>
      <w:r w:rsidRPr="00FA3BFA">
        <w:rPr>
          <w:rFonts w:cs="Times New Roman"/>
        </w:rPr>
        <w:t xml:space="preserve">coastline </w:t>
      </w:r>
      <w:ins w:id="9078" w:author="Claude (editorial pass)" w:date="2026-07-26T00:00:00Z">
        <w:r w:rsidRPr="00FA3BFA">
          <w:rPr>
            <w:rFonts w:cs="Times New Roman"/>
          </w:rPr>
          <w:t xml:space="preserve">that was not surveyed </w:t>
        </w:r>
      </w:ins>
      <w:r w:rsidRPr="00FA3BFA">
        <w:rPr>
          <w:rFonts w:cs="Times New Roman"/>
        </w:rPr>
        <w:t xml:space="preserve">yields no record </w:t>
      </w:r>
      <w:del w:id="9079" w:author="Claude (editorial pass)" w:date="2026-07-26T00:00:00Z">
        <w:r w:rsidRPr="00FA3BFA">
          <w:rPr>
            <w:rFonts w:cs="Times New Roman"/>
          </w:rPr>
          <w:delText xml:space="preserve">instead of </w:delText>
        </w:r>
      </w:del>
      <w:ins w:id="9080" w:author="Claude (editorial pass)" w:date="2026-07-26T00:00:00Z">
        <w:r w:rsidRPr="00FA3BFA">
          <w:rPr>
            <w:rFonts w:cs="Times New Roman"/>
          </w:rPr>
          <w:t xml:space="preserve">rather than </w:t>
        </w:r>
      </w:ins>
      <w:r w:rsidRPr="00FA3BFA">
        <w:rPr>
          <w:rFonts w:cs="Times New Roman"/>
        </w:rPr>
        <w:t xml:space="preserve">a zero. Only the presence, location and timing of a recorded event entered the </w:t>
      </w:r>
      <w:del w:id="9081" w:author="Claude (editorial pass)" w:date="2026-07-26T00:00:00Z">
        <w:r w:rsidRPr="00FA3BFA">
          <w:rPr>
            <w:rFonts w:cs="Times New Roman"/>
          </w:rPr>
          <w:delText xml:space="preserve">models; the index value itself was not used as an exposure.</w:delText>
        </w:r>
      </w:del>
      <w:ins w:id="9082" w:author="Claude (editorial pass)" w:date="2026-07-26T00:00:00Z">
        <w:r w:rsidRPr="00FA3BFA">
          <w:rPr>
            <w:rFonts w:cs="Times New Roman"/>
          </w:rPr>
          <w:t xml:space="preserve">models.</w:t>
        </w:r>
      </w:ins>
      <w:commentRangeEnd w:id="12"/>
      <w:r w:rsidRPr="00FA3BFA">
        <w:rPr>
          <w:rFonts w:cs="Times New Roman"/>
        </w:rPr>
        <w:commentReference w:id="12"/>
      </w:r>
      <w:commentRangeEnd w:id="137"/>
      <w:r w:rsidRPr="00FA3BFA">
        <w:rPr>
          <w:rFonts w:cs="Times New Roman"/>
        </w:rPr>
        <w:commentReference w:id="137"/>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commentRangeStart w:id="138"/>
      <w:commentRangeStart w:id="16"/>
      <w:pPr>
        <w:rPr>
          <w:rFonts w:cs="Times New Roman"/>
        </w:rPr>
      </w:pPr>
      <w:r w:rsidRPr="00FA3BFA">
        <w:rPr>
          <w:rFonts w:cs="Times New Roman"/>
        </w:rPr>
        <w:t xml:space="preserve">Linking the two sources produced 217,200 complete eBird checklists and 1,120 recorded spawning </w:t>
      </w:r>
      <w:del w:id="9083" w:author="Claude (editorial pass)" w:date="2026-07-26T00:00:00Z">
        <w:r w:rsidRPr="00FA3BFA">
          <w:rPr>
            <w:rFonts w:cs="Times New Roman"/>
          </w:rPr>
          <w:delText xml:space="preserve">events. The data contained </w:delText>
        </w:r>
      </w:del>
      <w:ins w:id="9084" w:author="Claude (editorial pass)" w:date="2026-07-26T00:00:00Z">
        <w:r w:rsidRPr="00FA3BFA">
          <w:rPr>
            <w:rFonts w:cs="Times New Roman"/>
          </w:rPr>
          <w:t xml:space="preserve">events, which fell into </w:t>
        </w:r>
      </w:ins>
      <w:r w:rsidRPr="00FA3BFA">
        <w:rPr>
          <w:rFonts w:cs="Times New Roman"/>
        </w:rPr>
        <w:t xml:space="preserve">58 event blocks, 29,248 observer clusters and 22,980 generalized location clusters. </w:t>
      </w:r>
      <w:ins w:id="9085" w:author="Claude (editorial pass)" w:date="2026-07-26T00:00:00Z">
        <w:r w:rsidRPr="00FA3BFA">
          <w:rPr>
            <w:rFonts w:cs="Times New Roman"/>
          </w:rPr>
          <w:t xml:space="preserve">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ins>
      <w:commentRangeEnd w:id="16"/>
      <w:r w:rsidRPr="00FA3BFA">
        <w:rPr>
          <w:rFonts w:cs="Times New Roman"/>
        </w:rPr>
        <w:commentReference w:id="16"/>
      </w:r>
      <w:commentRangeEnd w:id="138"/>
      <w:r w:rsidRPr="00FA3BFA">
        <w:rPr>
          <w:rFonts w:cs="Times New Roman"/>
        </w:rPr>
        <w:commentReference w:id="138"/>
      </w:r>
    </w:p>
    <w:p w14:paraId="49C82374" w14:textId="1E47ECB3" w:rsidR="00C15184" w:rsidRPr="00FA3BFA" w:rsidDel="00FA3BFA" w:rsidRDefault="00000000">
      <w:pPr>
        <w:rPr>
          <w:rFonts w:cs="Times New Roman"/>
          <w:del w:id="9365" w:author="Claude (editorial pass)" w:date="2026-07-26T00:00:00Z"/>
        </w:rPr>
      </w:pPr>
      <w:del w:id="9364" w:author="Claude (editorial pass)" w:date="2026-07-26T00:00:00Z">
        <w:r>
          <w:rPr/>
          <w:delText xml:space="preserve">An event block groups recorded spawning events that are connected because they link to the same checklists at the same time. The grouping keeps those events and checklists under one random effect; it does not mean that they form one biological spawning complex. A checklist linked to several events remained one model row and carried the random effect for its block.</w:delText>
        </w:r>
      </w:del>
    </w:p>
    <w:p w14:paraId="3FD60E40" w14:textId="77777777" w:rsidR="00C15184" w:rsidRPr="00FA3BFA" w:rsidRDefault="00000000">
      <w:commentRangeStart w:id="139"/>
      <w:commentRangeStart w:id="17"/>
      <w:pPr>
        <w:rPr>
          <w:rFonts w:cs="Times New Roman"/>
        </w:rPr>
      </w:pPr>
      <w:r w:rsidRPr="00FA3BFA">
        <w:rPr>
          <w:rFonts w:cs="Times New Roman"/>
        </w:rPr>
        <w:t xml:space="preserve">Day 0 was the midpoint between the </w:t>
      </w:r>
      <w:del w:id="9086" w:author="Claude (editorial pass)" w:date="2026-07-26T00:00:00Z">
        <w:r w:rsidRPr="00FA3BFA">
          <w:rPr>
            <w:rFonts w:cs="Times New Roman"/>
          </w:rPr>
          <w:delText xml:space="preserve">DFO StartDate </w:delText>
        </w:r>
      </w:del>
      <w:ins w:id="9087" w:author="Claude (editorial pass)" w:date="2026-07-26T00:00:00Z">
        <w:r w:rsidRPr="00FA3BFA">
          <w:rPr>
            <w:rFonts w:cs="Times New Roman"/>
          </w:rPr>
          <w:t xml:space="preserve">first </w:t>
        </w:r>
      </w:ins>
      <w:r w:rsidRPr="00FA3BFA">
        <w:rPr>
          <w:rFonts w:cs="Times New Roman"/>
        </w:rPr>
        <w:t xml:space="preserve">and </w:t>
      </w:r>
      <w:del w:id="9088" w:author="Claude (editorial pass)" w:date="2026-07-26T00:00:00Z">
        <w:r w:rsidRPr="00FA3BFA">
          <w:rPr>
            <w:rFonts w:cs="Times New Roman"/>
          </w:rPr>
          <w:delText xml:space="preserve">EndDate fields, </w:delText>
        </w:r>
      </w:del>
      <w:ins w:id="9089" w:author="Claude (editorial pass)" w:date="2026-07-26T00:00:00Z">
        <w:r w:rsidRPr="00FA3BFA">
          <w:rPr>
            <w:rFonts w:cs="Times New Roman"/>
          </w:rPr>
          <w:t xml:space="preserve">last dates on which spawn was recorded at a location, </w:t>
        </w:r>
      </w:ins>
      <w:r w:rsidRPr="00FA3BFA">
        <w:rPr>
          <w:rFonts w:cs="Times New Roman"/>
        </w:rPr>
        <w:t xml:space="preserve">rounded down to a whole </w:t>
      </w:r>
      <w:del w:id="9090" w:author="Claude (editorial pass)" w:date="2026-07-26T00:00:00Z">
        <w:r w:rsidRPr="00FA3BFA">
          <w:rPr>
            <w:rFonts w:cs="Times New Roman"/>
          </w:rPr>
          <w:delText xml:space="preserve">day; if </w:delText>
        </w:r>
      </w:del>
      <w:ins w:id="9091" w:author="Claude (editorial pass)" w:date="2026-07-26T00:00:00Z">
        <w:r w:rsidRPr="00FA3BFA">
          <w:rPr>
            <w:rFonts w:cs="Times New Roman"/>
          </w:rPr>
          <w:t xml:space="preserve">day, or that single date where </w:t>
        </w:r>
      </w:ins>
      <w:r w:rsidRPr="00FA3BFA">
        <w:rPr>
          <w:rFonts w:cs="Times New Roman"/>
        </w:rPr>
        <w:t xml:space="preserve">only one </w:t>
      </w:r>
      <w:del w:id="9092" w:author="Claude (editorial pass)" w:date="2026-07-26T00:00:00Z">
        <w:r w:rsidRPr="00FA3BFA">
          <w:rPr>
            <w:rFonts w:cs="Times New Roman"/>
          </w:rPr>
          <w:delText xml:space="preserve">date </w:delText>
        </w:r>
      </w:del>
      <w:r w:rsidRPr="00FA3BFA">
        <w:rPr>
          <w:rFonts w:cs="Times New Roman"/>
        </w:rPr>
        <w:t xml:space="preserve">was </w:t>
      </w:r>
      <w:del w:id="9093" w:author="Claude (editorial pass)" w:date="2026-07-26T00:00:00Z">
        <w:r w:rsidRPr="00FA3BFA">
          <w:rPr>
            <w:rFonts w:cs="Times New Roman"/>
          </w:rPr>
          <w:delText xml:space="preserve">present, that date was used. </w:delText>
        </w:r>
      </w:del>
      <w:ins w:id="9094" w:author="Claude (editorial pass)" w:date="2026-07-26T00:00:00Z">
        <w:r w:rsidRPr="00FA3BFA">
          <w:rPr>
            <w:rFonts w:cs="Times New Roman"/>
          </w:rPr>
          <w:t xml:space="preserve">available. </w:t>
        </w:r>
      </w:ins>
      <w:r w:rsidRPr="00FA3BFA">
        <w:rPr>
          <w:rFonts w:cs="Times New Roman"/>
        </w:rPr>
        <w:t xml:space="preserve">It is an event-date </w:t>
      </w:r>
      <w:del w:id="9095" w:author="Claude (editorial pass)" w:date="2026-07-26T00:00:00Z">
        <w:r w:rsidRPr="00FA3BFA">
          <w:rPr>
            <w:rFonts w:cs="Times New Roman"/>
          </w:rPr>
          <w:delText xml:space="preserve">anchor, </w:delText>
        </w:r>
      </w:del>
      <w:ins w:id="9096" w:author="Claude (editorial pass)" w:date="2026-07-26T00:00:00Z">
        <w:r w:rsidRPr="00FA3BFA">
          <w:rPr>
            <w:rFonts w:cs="Times New Roman"/>
          </w:rPr>
          <w:t xml:space="preserve">anchor and </w:t>
        </w:r>
      </w:ins>
      <w:r w:rsidRPr="00FA3BFA">
        <w:rPr>
          <w:rFonts w:cs="Times New Roman"/>
        </w:rPr>
        <w:t xml:space="preserve">not an observed biological </w:t>
      </w:r>
      <w:del w:id="9097" w:author="Claude (editorial pass)" w:date="2026-07-26T00:00:00Z">
        <w:r w:rsidRPr="00FA3BFA">
          <w:rPr>
            <w:rFonts w:cs="Times New Roman"/>
          </w:rPr>
          <w:delText xml:space="preserve">onset. A date-precision audit used </w:delText>
        </w:r>
      </w:del>
      <w:ins w:id="9098" w:author="Claude (editorial pass)" w:date="2026-07-26T00:00:00Z">
        <w:r w:rsidRPr="00FA3BFA">
          <w:rPr>
            <w:rFonts w:cs="Times New Roman"/>
          </w:rPr>
          <w:t xml:space="preserve">onset, and it is dated more precisely for some events than for others: among the 1,144 events in </w:t>
        </w:r>
      </w:ins>
      <w:r w:rsidRPr="00FA3BFA">
        <w:rPr>
          <w:rFonts w:cs="Times New Roman"/>
        </w:rPr>
        <w:t xml:space="preserve">the wider </w:t>
      </w:r>
      <w:del w:id="9099" w:author="Claude (editorial pass)" w:date="2026-07-26T00:00:00Z">
        <w:r w:rsidRPr="00FA3BFA">
          <w:rPr>
            <w:rFonts w:cs="Times New Roman"/>
          </w:rPr>
          <w:delText xml:space="preserve">0 to 26 km </w:delText>
        </w:r>
      </w:del>
      <w:r w:rsidRPr="00FA3BFA">
        <w:rPr>
          <w:rFonts w:cs="Times New Roman"/>
        </w:rPr>
        <w:t xml:space="preserve">linked frame, </w:t>
      </w:r>
      <w:del w:id="9100" w:author="Claude (editorial pass)" w:date="2026-07-26T00:00:00Z">
        <w:r w:rsidRPr="00FA3BFA">
          <w:rPr>
            <w:rFonts w:cs="Times New Roman"/>
          </w:rPr>
          <w:delText xml:space="preserve">which contained 1,144 source events: </w:delText>
        </w:r>
      </w:del>
      <w:r w:rsidRPr="00FA3BFA">
        <w:rPr>
          <w:rFonts w:cs="Times New Roman"/>
        </w:rPr>
        <w:t xml:space="preserve">466 had </w:t>
      </w:r>
      <w:del w:id="9101" w:author="Claude (editorial pass)" w:date="2026-07-26T00:00:00Z">
        <w:r w:rsidRPr="00FA3BFA">
          <w:rPr>
            <w:rFonts w:cs="Times New Roman"/>
          </w:rPr>
          <w:delText xml:space="preserve">same-day endpoints, </w:delText>
        </w:r>
      </w:del>
      <w:ins w:id="9102" w:author="Claude (editorial pass)" w:date="2026-07-26T00:00:00Z">
        <w:r w:rsidRPr="00FA3BFA">
          <w:rPr>
            <w:rFonts w:cs="Times New Roman"/>
          </w:rPr>
          <w:t xml:space="preserve">spawn recorded on a single day and </w:t>
        </w:r>
      </w:ins>
      <w:r w:rsidRPr="00FA3BFA">
        <w:rPr>
          <w:rFonts w:cs="Times New Roman"/>
        </w:rPr>
        <w:t xml:space="preserve">the median </w:t>
      </w:r>
      <w:del w:id="9103" w:author="Claude (editorial pass)" w:date="2026-07-26T00:00:00Z">
        <w:r w:rsidRPr="00FA3BFA">
          <w:rPr>
            <w:rFonts w:cs="Times New Roman"/>
          </w:rPr>
          <w:delText xml:space="preserve">endpoint </w:delText>
        </w:r>
      </w:del>
      <w:r w:rsidRPr="00FA3BFA">
        <w:rPr>
          <w:rFonts w:cs="Times New Roman"/>
        </w:rPr>
        <w:t xml:space="preserve">span </w:t>
      </w:r>
      <w:ins w:id="9104" w:author="Claude (editorial pass)" w:date="2026-07-26T00:00:00Z">
        <w:r w:rsidRPr="00FA3BFA">
          <w:rPr>
            <w:rFonts w:cs="Times New Roman"/>
          </w:rPr>
          <w:t xml:space="preserve">between first and last date </w:t>
        </w:r>
      </w:ins>
      <w:r w:rsidRPr="00FA3BFA">
        <w:rPr>
          <w:rFonts w:cs="Times New Roman"/>
        </w:rPr>
        <w:t xml:space="preserve">was </w:t>
      </w:r>
      <w:del w:id="9105" w:author="Claude (editorial pass)" w:date="2026-07-26T00:00:00Z">
        <w:r w:rsidRPr="00FA3BFA">
          <w:rPr>
            <w:rFonts w:cs="Times New Roman"/>
          </w:rPr>
          <w:delText xml:space="preserve">1 day, and the 75th percentile was 2 days. </w:delText>
        </w:r>
      </w:del>
      <w:ins w:id="9106" w:author="Claude (editorial pass)" w:date="2026-07-26T00:00:00Z">
        <w:r w:rsidRPr="00FA3BFA">
          <w:rPr>
            <w:rFonts w:cs="Times New Roman"/>
          </w:rPr>
          <w:t xml:space="preserve">one day. </w:t>
        </w:r>
      </w:ins>
      <w:r w:rsidRPr="00FA3BFA">
        <w:rPr>
          <w:rFonts w:cs="Times New Roman"/>
        </w:rPr>
        <w:t xml:space="preserve">Six periods were defined around </w:t>
      </w:r>
      <w:ins w:id="9107" w:author="Claude (editorial pass)" w:date="2026-07-26T00:00:00Z">
        <w:r w:rsidRPr="00FA3BFA">
          <w:rPr>
            <w:rFonts w:cs="Times New Roman"/>
          </w:rPr>
          <w:t xml:space="preserve">that anchor, and Table 1 gives their limits, their durations and </w:t>
        </w:r>
      </w:ins>
      <w:r w:rsidRPr="00FA3BFA">
        <w:rPr>
          <w:rFonts w:cs="Times New Roman"/>
        </w:rPr>
        <w:t xml:space="preserve">the </w:t>
      </w:r>
      <w:del w:id="9108" w:author="Claude (editorial pass)" w:date="2026-07-26T00:00:00Z">
        <w:r w:rsidRPr="00FA3BFA">
          <w:rPr>
            <w:rFonts w:cs="Times New Roman"/>
          </w:rPr>
          <w:delText xml:space="preserve">anchor: baseline at 28 </w:delText>
        </w:r>
      </w:del>
      <w:ins w:id="9109" w:author="Claude (editorial pass)" w:date="2026-07-26T00:00:00Z">
        <w:r w:rsidRPr="00FA3BFA">
          <w:rPr>
            <w:rFonts w:cs="Times New Roman"/>
          </w:rPr>
          <w:t xml:space="preserve">food expected </w:t>
        </w:r>
      </w:ins>
      <w:r w:rsidRPr="00FA3BFA">
        <w:rPr>
          <w:rFonts w:cs="Times New Roman"/>
        </w:rPr>
        <w:t xml:space="preserve">to </w:t>
      </w:r>
      <w:del w:id="9110" w:author="Claude (editorial pass)" w:date="2026-07-26T00:00:00Z">
        <w:r w:rsidRPr="00FA3BFA">
          <w:rPr>
            <w:rFonts w:cs="Times New Roman"/>
          </w:rPr>
          <w:delText xml:space="preserve">15 days before, early pre-spawn at 14 to 8 days before, immediate pre-spawn at 7 to 1 days before, days 0 to 3, early egg at days 4 to 14, and late egg at days 15 to 28. The pre-spawn summary weights the two pre-spawn periods equally. The active summary weights days 0 to 3 and early egg by their durations, 4/15 and 11/15.</w:delText>
        </w:r>
      </w:del>
      <w:ins w:id="9111" w:author="Claude (editorial pass)" w:date="2026-07-26T00:00:00Z">
        <w:r w:rsidRPr="00FA3BFA">
          <w:rPr>
            <w:rFonts w:cs="Times New Roman"/>
          </w:rPr>
          <w:t xml:space="preserve">be available in each.</w:t>
        </w:r>
      </w:ins>
      <w:commentRangeEnd w:id="17"/>
      <w:r w:rsidRPr="00FA3BFA">
        <w:rPr>
          <w:rFonts w:cs="Times New Roman"/>
        </w:rPr>
        <w:commentReference w:id="17"/>
      </w:r>
      <w:commentRangeEnd w:id="139"/>
      <w:r w:rsidRPr="00FA3BFA">
        <w:rPr>
          <w:rFonts w:cs="Times New Roman"/>
        </w:rPr>
        <w:commentReference w:id="139"/>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Period</w:t>
            </w:r>
          </w:p>
        </w:tc>
        <w:tc>
          <w:tcPr>
            <w:tcW w:type="dxa" w:w="2340"/>
          </w:tcPr>
          <w:p>
            <w:r/>
            <w:r>
              <w:rPr>
                <w:b/>
                <w:sz w:val="18"/>
              </w:rPr>
              <w:t>Days from anchor</w:t>
            </w:r>
          </w:p>
        </w:tc>
        <w:tc>
          <w:tcPr>
            <w:tcW w:type="dxa" w:w="2340"/>
          </w:tcPr>
          <w:p>
            <w:r/>
            <w:r>
              <w:rPr>
                <w:b/>
                <w:sz w:val="18"/>
              </w:rPr>
              <w:t>Days</w:t>
            </w:r>
          </w:p>
        </w:tc>
        <w:tc>
          <w:tcPr>
            <w:tcW w:type="dxa" w:w="2340"/>
          </w:tcPr>
          <w:p>
            <w:r/>
            <w:r>
              <w:rPr>
                <w:b/>
                <w:sz w:val="18"/>
              </w:rPr>
              <w:t>Expected food</w:t>
            </w:r>
          </w:p>
        </w:tc>
      </w:tr>
      <w:tr>
        <w:tc>
          <w:tcPr>
            <w:tcW w:type="dxa" w:w="2340"/>
          </w:tcPr>
          <w:p>
            <w:r/>
            <w:r>
              <w:rPr>
                <w:b w:val="0"/>
                <w:sz w:val="18"/>
              </w:rPr>
              <w:t>Baseline</w:t>
            </w:r>
          </w:p>
        </w:tc>
        <w:tc>
          <w:tcPr>
            <w:tcW w:type="dxa" w:w="2340"/>
          </w:tcPr>
          <w:p>
            <w:r/>
            <w:r>
              <w:rPr>
                <w:b w:val="0"/>
                <w:sz w:val="18"/>
              </w:rPr>
              <w:t>−28 to −15</w:t>
            </w:r>
          </w:p>
        </w:tc>
        <w:tc>
          <w:tcPr>
            <w:tcW w:type="dxa" w:w="2340"/>
          </w:tcPr>
          <w:p>
            <w:r/>
            <w:r>
              <w:rPr>
                <w:b w:val="0"/>
                <w:sz w:val="18"/>
              </w:rPr>
              <w:t>14</w:t>
            </w:r>
          </w:p>
        </w:tc>
        <w:tc>
          <w:tcPr>
            <w:tcW w:type="dxa" w:w="2340"/>
          </w:tcPr>
          <w:p>
            <w:r/>
            <w:r>
              <w:rPr>
                <w:b w:val="0"/>
                <w:sz w:val="18"/>
              </w:rPr>
              <w:t>No spawn recorded</w:t>
            </w:r>
          </w:p>
        </w:tc>
      </w:tr>
      <w:tr>
        <w:tc>
          <w:tcPr>
            <w:tcW w:type="dxa" w:w="2340"/>
          </w:tcPr>
          <w:p>
            <w:r/>
            <w:r>
              <w:rPr>
                <w:b w:val="0"/>
                <w:sz w:val="18"/>
              </w:rPr>
              <w:t>Early pre-spawn</w:t>
            </w:r>
          </w:p>
        </w:tc>
        <w:tc>
          <w:tcPr>
            <w:tcW w:type="dxa" w:w="2340"/>
          </w:tcPr>
          <w:p>
            <w:r/>
            <w:r>
              <w:rPr>
                <w:b w:val="0"/>
                <w:sz w:val="18"/>
              </w:rPr>
              <w:t>−14 to −8</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Immediate pre-spawn</w:t>
            </w:r>
          </w:p>
        </w:tc>
        <w:tc>
          <w:tcPr>
            <w:tcW w:type="dxa" w:w="2340"/>
          </w:tcPr>
          <w:p>
            <w:r/>
            <w:r>
              <w:rPr>
                <w:b w:val="0"/>
                <w:sz w:val="18"/>
              </w:rPr>
              <w:t>−7 to −1</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Spawn</w:t>
            </w:r>
          </w:p>
        </w:tc>
        <w:tc>
          <w:tcPr>
            <w:tcW w:type="dxa" w:w="2340"/>
          </w:tcPr>
          <w:p>
            <w:r/>
            <w:r>
              <w:rPr>
                <w:b w:val="0"/>
                <w:sz w:val="18"/>
              </w:rPr>
              <w:t>0 to 3</w:t>
            </w:r>
          </w:p>
        </w:tc>
        <w:tc>
          <w:tcPr>
            <w:tcW w:type="dxa" w:w="2340"/>
          </w:tcPr>
          <w:p>
            <w:r/>
            <w:r>
              <w:rPr>
                <w:b w:val="0"/>
                <w:sz w:val="18"/>
              </w:rPr>
              <w:t>4</w:t>
            </w:r>
          </w:p>
        </w:tc>
        <w:tc>
          <w:tcPr>
            <w:tcW w:type="dxa" w:w="2340"/>
          </w:tcPr>
          <w:p>
            <w:r/>
            <w:r>
              <w:rPr>
                <w:b w:val="0"/>
                <w:sz w:val="18"/>
              </w:rPr>
              <w:t>Adults in the shallows; eggs being laid</w:t>
            </w:r>
          </w:p>
        </w:tc>
      </w:tr>
      <w:tr>
        <w:tc>
          <w:tcPr>
            <w:tcW w:type="dxa" w:w="2340"/>
          </w:tcPr>
          <w:p>
            <w:r/>
            <w:r>
              <w:rPr>
                <w:b w:val="0"/>
                <w:sz w:val="18"/>
              </w:rPr>
              <w:t>Early egg</w:t>
            </w:r>
          </w:p>
        </w:tc>
        <w:tc>
          <w:tcPr>
            <w:tcW w:type="dxa" w:w="2340"/>
          </w:tcPr>
          <w:p>
            <w:r/>
            <w:r>
              <w:rPr>
                <w:b w:val="0"/>
                <w:sz w:val="18"/>
              </w:rPr>
              <w:t>4 to 14</w:t>
            </w:r>
          </w:p>
        </w:tc>
        <w:tc>
          <w:tcPr>
            <w:tcW w:type="dxa" w:w="2340"/>
          </w:tcPr>
          <w:p>
            <w:r/>
            <w:r>
              <w:rPr>
                <w:b w:val="0"/>
                <w:sz w:val="18"/>
              </w:rPr>
              <w:t>11</w:t>
            </w:r>
          </w:p>
        </w:tc>
        <w:tc>
          <w:tcPr>
            <w:tcW w:type="dxa" w:w="2340"/>
          </w:tcPr>
          <w:p>
            <w:r/>
            <w:r>
              <w:rPr>
                <w:b w:val="0"/>
                <w:sz w:val="18"/>
              </w:rPr>
              <w:t>Eggs on vegetation and along the shore</w:t>
            </w:r>
          </w:p>
        </w:tc>
      </w:tr>
      <w:tr>
        <w:tc>
          <w:tcPr>
            <w:tcW w:type="dxa" w:w="2340"/>
          </w:tcPr>
          <w:p>
            <w:r/>
            <w:r>
              <w:rPr>
                <w:b w:val="0"/>
                <w:sz w:val="18"/>
              </w:rPr>
              <w:t>Late egg</w:t>
            </w:r>
          </w:p>
        </w:tc>
        <w:tc>
          <w:tcPr>
            <w:tcW w:type="dxa" w:w="2340"/>
          </w:tcPr>
          <w:p>
            <w:r/>
            <w:r>
              <w:rPr>
                <w:b w:val="0"/>
                <w:sz w:val="18"/>
              </w:rPr>
              <w:t>15 to 28</w:t>
            </w:r>
          </w:p>
        </w:tc>
        <w:tc>
          <w:tcPr>
            <w:tcW w:type="dxa" w:w="2340"/>
          </w:tcPr>
          <w:p>
            <w:r/>
            <w:r>
              <w:rPr>
                <w:b w:val="0"/>
                <w:sz w:val="18"/>
              </w:rPr>
              <w:t>14</w:t>
            </w:r>
          </w:p>
        </w:tc>
        <w:tc>
          <w:tcPr>
            <w:tcW w:type="dxa" w:w="2340"/>
          </w:tcPr>
          <w:p>
            <w:r/>
            <w:r>
              <w:rPr>
                <w:b w:val="0"/>
                <w:sz w:val="18"/>
              </w:rPr>
              <w:t>Eggs largely hatched or washed away</w:t>
            </w:r>
          </w:p>
        </w:tc>
      </w:tr>
    </w:tbl>
    <w:p>
      <w:ins w:id="9112" w:author="Claude (editorial pass)" w:date="2026-07-26T00:00:00Z">
        <w:r>
          <w:rPr>
            <w:sz w:val="18"/>
          </w:rPr>
          <w:t xml:space="preserve">Table 1. Periods defined relative to the recorded event date. The pre-spawn summary weights the two pre-spawn periods equally. The active summary weights the spawn and early egg periods by their durations, 4/15 and 11/15.</w:t>
        </w:r>
      </w:ins>
    </w:p>
    <w:p w14:paraId="11ED8DFC" w14:textId="77777777" w:rsidR="00C15184" w:rsidRPr="00FA3BFA" w:rsidRDefault="00000000">
      <w:pPr>
        <w:rPr>
          <w:rFonts w:cs="Times New Roman"/>
        </w:rPr>
      </w:pPr>
      <w:r w:rsidRPr="00FA3BFA">
        <w:rPr>
          <w:rFonts w:cs="Times New Roman"/>
        </w:rPr>
        <w:t xml:space="preserve">A checklist was near when it lay within 5 km of a recorded event and in the reference zone at 5 to 20 km. These bounds were set by judgement before fitting. The reference zone is not assumed to be </w:t>
      </w:r>
      <w:del w:id="9113" w:author="Claude (editorial pass)" w:date="2026-07-26T00:00:00Z">
        <w:r w:rsidRPr="00FA3BFA">
          <w:rPr>
            <w:rFonts w:cs="Times New Roman"/>
          </w:rPr>
          <w:delText xml:space="preserve">spawn-free, and Section 4.4 describes what the comparison can support.</w:delText>
        </w:r>
      </w:del>
      <w:ins w:id="9114" w:author="Claude (editorial pass)" w:date="2026-07-26T00:00:00Z">
        <w:r w:rsidRPr="00FA3BFA">
          <w:rPr>
            <w:rFonts w:cs="Times New Roman"/>
          </w:rPr>
          <w:t xml:space="preserve">spawn-free.</w:t>
        </w:r>
      </w:ins>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del w:id="9115" w:author="Claude (editorial pass)" w:date="2026-07-26T00:00:00Z">
        <w:r w:rsidRPr="00FA3BFA">
          <w:rPr>
            <w:rFonts w:cs="Times New Roman"/>
          </w:rPr>
          <w:delText xml:space="preserve">Event blocks were not matched treatment and control strata, and the </w:delText>
        </w:r>
      </w:del>
      <w:ins w:id="9116" w:author="Claude (editorial pass)" w:date="2026-07-26T00:00:00Z">
        <w:r w:rsidRPr="00FA3BFA">
          <w:rPr>
            <w:rFonts w:cs="Times New Roman"/>
          </w:rPr>
          <w:t xml:space="preserve">The </w:t>
        </w:r>
      </w:ins>
      <w:r w:rsidRPr="00FA3BFA">
        <w:rPr>
          <w:rFonts w:cs="Times New Roman"/>
        </w:rPr>
        <w:t xml:space="preserve">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Pr="00FA3BFA">
        <w:rPr>
          <w:rFonts w:cs="Times New Roman"/>
        </w:rPr>
        <w:t xml:space="preserve">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w:t>
      </w:r>
      <w:del w:id="9117" w:author="Claude (editorial pass)" w:date="2026-07-26T00:00:00Z">
        <w:r w:rsidRPr="00FA3BFA">
          <w:rPr>
            <w:rFonts w:cs="Times New Roman"/>
          </w:rPr>
          <w:delText xml:space="preserve">one, although its direction is not guaranteed.</w:delText>
        </w:r>
      </w:del>
      <w:ins w:id="9118" w:author="Claude (editorial pass)" w:date="2026-07-26T00:00:00Z">
        <w:r w:rsidRPr="00FA3BFA">
          <w:rPr>
            <w:rFonts w:cs="Times New Roman"/>
          </w:rPr>
          <w:t xml:space="preserve">one.</w:t>
        </w:r>
      </w:ins>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commentRangeStart w:id="134"/>
      <w:commentRangeStart w:id="8"/>
      <w:pPr>
        <w:rPr>
          <w:rFonts w:cs="Times New Roman"/>
        </w:rPr>
      </w:pPr>
      <w:r w:rsidRPr="00FA3BFA">
        <w:rPr>
          <w:rFonts w:cs="Times New Roman"/>
        </w:rPr>
        <w:t xml:space="preserve">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w:t>
      </w:r>
      <w:del w:id="9119" w:author="Claude (editorial pass)" w:date="2026-07-26T00:00:00Z">
        <w:r w:rsidRPr="00FA3BFA">
          <w:rPr>
            <w:rFonts w:cs="Times New Roman"/>
          </w:rPr>
          <w:delText xml:space="preserve">cancel. The result is an event-linked association, not a measure of consumption, movement or abundance.</w:delText>
        </w:r>
      </w:del>
      <w:ins w:id="9120" w:author="Claude (editorial pass)" w:date="2026-07-26T00:00:00Z">
        <w:r w:rsidRPr="00FA3BFA">
          <w:rPr>
            <w:rFonts w:cs="Times New Roman"/>
          </w:rPr>
          <w:t xml:space="preserve">cancel.</w:t>
        </w:r>
      </w:ins>
      <w:commentRangeEnd w:id="8"/>
      <w:r w:rsidRPr="00FA3BFA">
        <w:rPr>
          <w:rFonts w:cs="Times New Roman"/>
        </w:rPr>
        <w:commentReference w:id="8"/>
      </w:r>
      <w:commentRangeEnd w:id="134"/>
      <w:r w:rsidRPr="00FA3BFA">
        <w:rPr>
          <w:rFonts w:cs="Times New Roman"/>
        </w:rPr>
        <w:commentReference w:id="134"/>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2.3 Checklist Selection and Response Construction</w:t>
      </w:r>
    </w:p>
    <w:p w14:paraId="533E8038" w14:textId="55560550" w:rsidR="00BF0BAC" w:rsidRPr="00FA3BFA" w:rsidRDefault="00000000">
      <w:pPr>
        <w:rPr>
          <w:rFonts w:cs="Times New Roman"/>
        </w:rPr>
      </w:pPr>
      <w:r w:rsidRPr="00FA3BFA">
        <w:rPr>
          <w:rFonts w:cs="Times New Roman"/>
        </w:rPr>
        <w:t xml:space="preserve">Two outcomes represent different parts of the checklist record. Checklist reporting was one when a species was reported on an eligible complete checklist and zero when it was omitted under the fixed ambiguity </w:t>
      </w:r>
      <w:del w:id="9121" w:author="Claude (editorial pass)" w:date="2026-07-26T00:00:00Z">
        <w:r w:rsidRPr="00FA3BFA">
          <w:rPr>
            <w:rFonts w:cs="Times New Roman"/>
          </w:rPr>
          <w:delText xml:space="preserve">rules. An </w:delText>
        </w:r>
      </w:del>
      <w:ins w:id="9122" w:author="Claude (editorial pass)" w:date="2026-07-26T00:00:00Z">
        <w:r w:rsidRPr="00FA3BFA">
          <w:rPr>
            <w:rFonts w:cs="Times New Roman"/>
          </w:rPr>
          <w:t xml:space="preserve">rules, and although an </w:t>
        </w:r>
      </w:ins>
      <w:r w:rsidRPr="00FA3BFA">
        <w:rPr>
          <w:rFonts w:cs="Times New Roman"/>
        </w:rPr>
        <w:t xml:space="preserve">omission </w:t>
      </w:r>
      <w:del w:id="9123" w:author="Claude (editorial pass)" w:date="2026-07-26T00:00:00Z">
        <w:r w:rsidRPr="00FA3BFA">
          <w:rPr>
            <w:rFonts w:cs="Times New Roman"/>
          </w:rPr>
          <w:delText xml:space="preserve">from a complete checklist </w:delText>
        </w:r>
      </w:del>
      <w:r w:rsidRPr="00FA3BFA">
        <w:rPr>
          <w:rFonts w:cs="Times New Roman"/>
        </w:rPr>
        <w:t xml:space="preserve">is informative about reporting </w:t>
      </w:r>
      <w:del w:id="9124" w:author="Claude (editorial pass)" w:date="2026-07-26T00:00:00Z">
        <w:r w:rsidRPr="00FA3BFA">
          <w:rPr>
            <w:rFonts w:cs="Times New Roman"/>
          </w:rPr>
          <w:delText xml:space="preserve">but </w:delText>
        </w:r>
      </w:del>
      <w:ins w:id="9125" w:author="Claude (editorial pass)" w:date="2026-07-26T00:00:00Z">
        <w:r w:rsidRPr="00FA3BFA">
          <w:rPr>
            <w:rFonts w:cs="Times New Roman"/>
          </w:rPr>
          <w:t xml:space="preserve">it </w:t>
        </w:r>
      </w:ins>
      <w:r w:rsidRPr="00FA3BFA">
        <w:rPr>
          <w:rFonts w:cs="Times New Roman"/>
        </w:rPr>
        <w:t xml:space="preserve">does not prove that the species was </w:t>
      </w:r>
      <w:del w:id="9126" w:author="Claude (editorial pass)" w:date="2026-07-26T00:00:00Z">
        <w:r w:rsidRPr="00FA3BFA">
          <w:rPr>
            <w:rFonts w:cs="Times New Roman"/>
          </w:rPr>
          <w:delText xml:space="preserve">absent.</w:delText>
        </w:r>
      </w:del>
      <w:ins w:id="9127" w:author="Claude (editorial pass)" w:date="2026-07-26T00:00:00Z">
        <w:r w:rsidRPr="00FA3BFA">
          <w:rPr>
            <w:rFonts w:cs="Times New Roman"/>
          </w:rPr>
          <w:t xml:space="preserve">absent. Every positive report kept its count state, so a finite number contributed to both outcomes while an unquantified X contributed only to whether the species was reported. Observers enter X when they know a bird is present but cannot or do not want to count it, most often when the number of individuals is large.</w:t>
        </w:r>
      </w:ins>
    </w:p>
    <w:p w14:paraId="533E8038" w14:textId="55560550" w:rsidR="00BF0BAC" w:rsidRPr="00FA3BFA" w:rsidRDefault="00000000">
      <w:pPr>
        <w:rPr>
          <w:rFonts w:cs="Times New Roman"/>
          <w:del w:id="9367" w:author="Claude (editorial pass)" w:date="2026-07-26T00:00:00Z"/>
        </w:rPr>
      </w:pPr>
      <w:del w:id="9366" w:author="Claude (editorial pass)" w:date="2026-07-26T00:00:00Z">
        <w:r>
          <w:rPr/>
          <w:delText xml:space="preserve">Every positive report kept its count state. A finite number contributed to both outcomes. An unquantified "X" contributed only to whether the species was reported. Users enter X when they know a bird is present but cannot or do not want to quantify it, often when the number of individuals is large.</w:delText>
        </w:r>
      </w:del>
    </w:p>
    <w:p w14:paraId="1FC9B74B" w14:textId="5BCE315E" w:rsidR="00BF0BAC" w:rsidRPr="00FA3BFA" w:rsidRDefault="00000000">
      <w:commentRangeStart w:id="141"/>
      <w:commentRangeStart w:id="25"/>
      <w:pPr>
        <w:rPr>
          <w:rFonts w:cs="Times New Roman"/>
        </w:rPr>
      </w:pPr>
      <w:r w:rsidRPr="00FA3BFA">
        <w:rPr>
          <w:rFonts w:cs="Times New Roman"/>
        </w:rPr>
        <w:t xml:space="preserve">The second outcome was the natural logarithm of the number </w:t>
      </w:r>
      <w:del w:id="9128" w:author="Claude (editorial pass)" w:date="2026-07-26T00:00:00Z">
        <w:r w:rsidRPr="00FA3BFA">
          <w:rPr>
            <w:rFonts w:cs="Times New Roman"/>
          </w:rPr>
          <w:delText xml:space="preserve">reported, conditional on the species being reported and assigned a finite count. </w:delText>
        </w:r>
      </w:del>
      <w:ins w:id="9129" w:author="Claude (editorial pass)" w:date="2026-07-26T00:00:00Z">
        <w:r w:rsidRPr="00FA3BFA">
          <w:rPr>
            <w:rFonts w:cs="Times New Roman"/>
          </w:rPr>
          <w:t xml:space="preserve">reported. </w:t>
        </w:r>
      </w:ins>
      <w:r w:rsidRPr="00FA3BFA">
        <w:rPr>
          <w:rFonts w:cs="Times New Roman"/>
        </w:rPr>
        <w:t xml:space="preserve">Exponentiated estimates </w:t>
      </w:r>
      <w:ins w:id="9130" w:author="Claude (editorial pass)" w:date="2026-07-26T00:00:00Z">
        <w:r w:rsidRPr="00FA3BFA">
          <w:rPr>
            <w:rFonts w:cs="Times New Roman"/>
          </w:rPr>
          <w:t xml:space="preserve">therefore </w:t>
        </w:r>
      </w:ins>
      <w:r w:rsidRPr="00FA3BFA">
        <w:rPr>
          <w:rFonts w:cs="Times New Roman"/>
        </w:rPr>
        <w:t xml:space="preserve">compare geometric mean counts among those records. </w:t>
      </w:r>
      <w:del w:id="9131" w:author="Claude (editorial pass)" w:date="2026-07-26T00:00:00Z">
        <w:r w:rsidRPr="00FA3BFA">
          <w:rPr>
            <w:rFonts w:cs="Times New Roman"/>
          </w:rPr>
          <w:delText xml:space="preserve">They do not measure abundance across all checklists, </w:delText>
        </w:r>
      </w:del>
      <w:ins w:id="9132" w:author="Claude (editorial pass)" w:date="2026-07-26T00:00:00Z">
        <w:r w:rsidRPr="00FA3BFA">
          <w:rPr>
            <w:rFonts w:cs="Times New Roman"/>
          </w:rPr>
          <w:t xml:space="preserve">The two outcomes answer different questions. The first asks whether a species appeared on a checklist at all, whereas the second asks whether the number an observer supplied was larger, </w:t>
        </w:r>
      </w:ins>
      <w:r w:rsidRPr="00FA3BFA">
        <w:rPr>
          <w:rFonts w:cs="Times New Roman"/>
        </w:rPr>
        <w:t xml:space="preserve">and a </w:t>
      </w:r>
      <w:del w:id="9133" w:author="Claude (editorial pass)" w:date="2026-07-26T00:00:00Z">
        <w:r w:rsidRPr="00FA3BFA">
          <w:rPr>
            <w:rFonts w:cs="Times New Roman"/>
          </w:rPr>
          <w:delText xml:space="preserve">total from </w:delText>
        </w:r>
      </w:del>
      <w:ins w:id="9134" w:author="Claude (editorial pass)" w:date="2026-07-26T00:00:00Z">
        <w:r w:rsidRPr="00FA3BFA">
          <w:rPr>
            <w:rFonts w:cs="Times New Roman"/>
          </w:rPr>
          <w:t xml:space="preserve">species can change on one without changing on the other. Because the count outcome is measured only among birds that were both reported and counted, however, it is conditioned on something the reporting models themselves show to be responsive, which is </w:t>
        </w:r>
      </w:ins>
      <w:r w:rsidRPr="00FA3BFA">
        <w:rPr>
          <w:rFonts w:cs="Times New Roman"/>
        </w:rPr>
        <w:t xml:space="preserve">a </w:t>
      </w:r>
      <w:del w:id="9135" w:author="Claude (editorial pass)" w:date="2026-07-26T00:00:00Z">
        <w:r w:rsidRPr="00FA3BFA">
          <w:rPr>
            <w:rFonts w:cs="Times New Roman"/>
          </w:rPr>
          <w:delText xml:space="preserve">travelling checklist need </w:delText>
        </w:r>
      </w:del>
      <w:ins w:id="9136" w:author="Claude (editorial pass)" w:date="2026-07-26T00:00:00Z">
        <w:r w:rsidRPr="00FA3BFA">
          <w:rPr>
            <w:rFonts w:cs="Times New Roman"/>
          </w:rPr>
          <w:t xml:space="preserve">selection problem and </w:t>
        </w:r>
      </w:ins>
      <w:r w:rsidRPr="00FA3BFA">
        <w:rPr>
          <w:rFonts w:cs="Times New Roman"/>
        </w:rPr>
        <w:t xml:space="preserve">not </w:t>
      </w:r>
      <w:del w:id="9137" w:author="Claude (editorial pass)" w:date="2026-07-26T00:00:00Z">
        <w:r w:rsidRPr="00FA3BFA">
          <w:rPr>
            <w:rFonts w:cs="Times New Roman"/>
          </w:rPr>
          <w:delText xml:space="preserve">represent one flock.</w:delText>
        </w:r>
      </w:del>
      <w:ins w:id="9138" w:author="Claude (editorial pass)" w:date="2026-07-26T00:00:00Z">
        <w:r w:rsidRPr="00FA3BFA">
          <w:rPr>
            <w:rFonts w:cs="Times New Roman"/>
          </w:rPr>
          <w:t xml:space="preserve">only a difference of question. </w:t>
        </w:r>
      </w:ins>
      <w:commentRangeEnd w:id="25"/>
      <w:r w:rsidRPr="00FA3BFA">
        <w:rPr>
          <w:rFonts w:cs="Times New Roman"/>
        </w:rPr>
        <w:commentReference w:id="25"/>
      </w:r>
      <w:commentRangeEnd w:id="141"/>
      <w:r w:rsidRPr="00FA3BFA">
        <w:rPr>
          <w:rFonts w:cs="Times New Roman"/>
        </w:rPr>
        <w:commentReference w:id="141"/>
      </w:r>
    </w:p>
    <w:p w14:paraId="1FC9B74B" w14:textId="5BCE315E" w:rsidR="00BF0BAC" w:rsidRPr="00FA3BFA" w:rsidRDefault="00000000">
      <w:pPr>
        <w:rPr>
          <w:rFonts w:cs="Times New Roman"/>
          <w:del w:id="9369" w:author="Claude (editorial pass)" w:date="2026-07-26T00:00:00Z"/>
        </w:rPr>
      </w:pPr>
      <w:del w:id="9368" w:author="Claude (editorial pass)" w:date="2026-07-26T00:00:00Z">
        <w:r>
          <w:rPr/>
          <w:delText xml:space="preserve">The first outcome asks whether a species appeared on a checklist. The second asks whether the supplied number was larger. A species can change on one outcome and not the other. The count outcome is conditioned on a bird being reported and quantified, and Section 4.3 discusses the consequences of that conditioning.</w:delText>
        </w:r>
      </w:del>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2.4 Statistical Comparison and Models</w:t>
      </w:r>
    </w:p>
    <w:p w14:paraId="23201620" w14:textId="77777777" w:rsidR="00C15184" w:rsidRPr="00FA3BFA" w:rsidRDefault="00000000">
      <w:pPr>
        <w:rPr>
          <w:rFonts w:cs="Times New Roman"/>
        </w:rPr>
      </w:pPr>
      <w:r w:rsidRPr="00FA3BFA">
        <w:rPr>
          <w:rFonts w:cs="Times New Roman"/>
          <w:color w:val="000000"/>
        </w:rPr>
        <w:t>The logic is easiest to see in terms of event links. 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 xml:space="preserve">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w:t>
      </w:r>
      <w:del w:id="9139" w:author="Claude (editorial pass)" w:date="2026-07-26T00:00:00Z">
        <w:r w:rsidRPr="00FA3BFA">
          <w:rPr>
            <w:rFonts w:cs="Times New Roman"/>
            <w:color w:val="000000"/>
          </w:rPr>
          <w:delText xml:space="preserve">the raw difference between near and reference checklists, and it is not </w:delText>
        </w:r>
      </w:del>
      <w:r w:rsidRPr="00FA3BFA">
        <w:rPr>
          <w:rFonts w:cs="Times New Roman"/>
          <w:color w:val="000000"/>
        </w:rPr>
        <w:t xml:space="preserve">a percentage change in the number of birds present.</w:t>
      </w:r>
    </w:p>
    <w:p w14:paraId="545CEC8C" w14:textId="31937221" w:rsidR="00C15184" w:rsidRPr="00FA3BFA" w:rsidRDefault="00000000">
      <w:commentRangeStart w:id="143"/>
      <w:commentRangeStart w:id="28"/>
      <w:pPr>
        <w:rPr>
          <w:rFonts w:cs="Times New Roman"/>
        </w:rPr>
      </w:pPr>
      <w:r w:rsidRPr="00FA3BFA">
        <w:rPr>
          <w:rFonts w:cs="Times New Roman"/>
          <w:color w:val="000000"/>
        </w:rPr>
        <w:t xml:space="preserve">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del w:id="9140" w:author="Claude (editorial pass)" w:date="2026-07-26T00:00:00Z">
        <w:r w:rsidRPr="00FA3BFA">
          <w:rPr>
            <w:rFonts w:cs="Times New Roman"/>
            <w:color w:val="000000"/>
          </w:rPr>
          <w:delText xml:space="preserve">What the design cannot remove, however, is a change that differs between zones and happens to coincide with spawning. </w:delText>
        </w:r>
      </w:del>
      <w:r w:rsidRPr="00FA3BFA">
        <w:rPr>
          <w:rFonts w:cs="Times New Roman"/>
          <w:color w:val="000000"/>
        </w:rPr>
        <w:t xml:space="preserve">Section 3.7 reports a partial check using the two pre-onset windows.</w:t>
      </w:r>
      <w:commentRangeEnd w:id="28"/>
      <w:r w:rsidRPr="00FA3BFA">
        <w:rPr>
          <w:rFonts w:cs="Times New Roman"/>
          <w:color w:val="000000"/>
        </w:rPr>
        <w:commentReference w:id="28"/>
      </w:r>
      <w:commentRangeEnd w:id="143"/>
      <w:r w:rsidRPr="00FA3BFA">
        <w:rPr>
          <w:rFonts w:cs="Times New Roman"/>
          <w:color w:val="000000"/>
        </w:rPr>
        <w:commentReference w:id="143"/>
      </w:r>
    </w:p>
    <w:p w14:paraId="0BEBA3F5" w14:textId="77777777" w:rsidR="00C15184" w:rsidRPr="00FA3BFA" w:rsidRDefault="00000000">
      <w:commentRangeStart w:id="144"/>
      <w:commentRangeStart w:id="29"/>
      <w:pPr>
        <w:rPr>
          <w:rFonts w:cs="Times New Roman"/>
        </w:rPr>
      </w:pPr>
      <w:r w:rsidRPr="00FA3BFA">
        <w:rPr>
          <w:rFonts w:cs="Times New Roman"/>
          <w:color w:val="000000"/>
        </w:rPr>
        <w:t xml:space="preserve">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w:t>
      </w:r>
      <w:ins w:id="9141" w:author="Claude (editorial pass)" w:date="2026-07-26T00:00:00Z">
        <w:r w:rsidRPr="00FA3BFA">
          <w:rPr>
            <w:rFonts w:cs="Times New Roman"/>
            <w:color w:val="000000"/>
          </w:rPr>
          <w:t xml:space="preserve">both the </w:t>
        </w:r>
      </w:ins>
      <w:r w:rsidRPr="00FA3BFA">
        <w:rPr>
          <w:rFonts w:cs="Times New Roman"/>
          <w:color w:val="000000"/>
        </w:rPr>
        <w:t xml:space="preserve">estimates and </w:t>
      </w:r>
      <w:ins w:id="9142" w:author="Claude (editorial pass)" w:date="2026-07-26T00:00:00Z">
        <w:r w:rsidRPr="00FA3BFA">
          <w:rPr>
            <w:rFonts w:cs="Times New Roman"/>
            <w:color w:val="000000"/>
          </w:rPr>
          <w:t xml:space="preserve">their </w:t>
        </w:r>
      </w:ins>
      <w:r w:rsidRPr="00FA3BFA">
        <w:rPr>
          <w:rFonts w:cs="Times New Roman"/>
          <w:color w:val="000000"/>
        </w:rPr>
        <w:t xml:space="preserve">intervals </w:t>
      </w:r>
      <w:del w:id="9143" w:author="Claude (editorial pass)" w:date="2026-07-26T00:00:00Z">
        <w:r w:rsidRPr="00FA3BFA">
          <w:rPr>
            <w:rFonts w:cs="Times New Roman"/>
            <w:color w:val="000000"/>
          </w:rPr>
          <w:delText xml:space="preserve">both </w:delText>
        </w:r>
      </w:del>
      <w:r w:rsidRPr="00FA3BFA">
        <w:rPr>
          <w:rFonts w:cs="Times New Roman"/>
          <w:color w:val="000000"/>
        </w:rPr>
        <w:t xml:space="preserve">inherit that </w:t>
      </w:r>
      <w:del w:id="9144" w:author="Claude (editorial pass)" w:date="2026-07-26T00:00:00Z">
        <w:r w:rsidRPr="00FA3BFA">
          <w:rPr>
            <w:rFonts w:cs="Times New Roman"/>
            <w:color w:val="000000"/>
          </w:rPr>
          <w:delText xml:space="preserve">approximation. Section 4.4 sets out where it matters most.</w:delText>
        </w:r>
      </w:del>
      <w:ins w:id="9145" w:author="Claude (editorial pass)" w:date="2026-07-26T00:00:00Z">
        <w:r w:rsidRPr="00FA3BFA">
          <w:rPr>
            <w:rFonts w:cs="Times New Roman"/>
            <w:color w:val="000000"/>
          </w:rPr>
          <w:t xml:space="preserve">approximation.</w:t>
        </w:r>
      </w:ins>
      <w:commentRangeEnd w:id="29"/>
      <w:r w:rsidRPr="00FA3BFA">
        <w:rPr>
          <w:rFonts w:cs="Times New Roman"/>
          <w:color w:val="000000"/>
        </w:rPr>
        <w:commentReference w:id="29"/>
      </w:r>
      <w:commentRangeEnd w:id="144"/>
      <w:r w:rsidRPr="00FA3BFA">
        <w:rPr>
          <w:rFonts w:cs="Times New Roman"/>
          <w:color w:val="000000"/>
        </w:rPr>
        <w:commentReference w:id="144"/>
      </w:r>
    </w:p>
    <w:p w14:paraId="69FDB376" w14:textId="0BCBC22A" w:rsidR="00C15184" w:rsidRPr="00FA3BFA" w:rsidRDefault="00000000">
      <w:commentRangeStart w:id="145"/>
      <w:commentRangeStart w:id="31"/>
      <w:pPr>
        <w:rPr>
          <w:rFonts w:cs="Times New Roman"/>
        </w:rPr>
      </w:pP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w:t>
      </w:r>
      <w:del w:id="9146" w:author="Claude (editorial pass)" w:date="2026-07-26T00:00:00Z">
        <w:r w:rsidRPr="00FA3BFA">
          <w:rPr>
            <w:rFonts w:cs="Times New Roman"/>
            <w:color w:val="000000"/>
          </w:rPr>
          <w:delText xml:space="preserve">carried into </w:delText>
        </w:r>
      </w:del>
      <w:ins w:id="9147" w:author="Claude (editorial pass)" w:date="2026-07-26T00:00:00Z">
        <w:r w:rsidRPr="00FA3BFA">
          <w:rPr>
            <w:rFonts w:cs="Times New Roman"/>
            <w:color w:val="000000"/>
          </w:rPr>
          <w:t xml:space="preserve">available in </w:t>
        </w:r>
      </w:ins>
      <w:r w:rsidRPr="00FA3BFA">
        <w:rPr>
          <w:rFonts w:cs="Times New Roman"/>
          <w:color w:val="000000"/>
        </w:rPr>
        <w:t xml:space="preserve">the </w:t>
      </w:r>
      <w:del w:id="9148" w:author="Claude (editorial pass)" w:date="2026-07-26T00:00:00Z">
        <w:r w:rsidRPr="00FA3BFA">
          <w:rPr>
            <w:rFonts w:cs="Times New Roman"/>
            <w:color w:val="000000"/>
          </w:rPr>
          <w:delText xml:space="preserve">frozen analysis frame, </w:delText>
        </w:r>
      </w:del>
      <w:ins w:id="9149" w:author="Claude (editorial pass)" w:date="2026-07-26T00:00:00Z">
        <w:r w:rsidRPr="00FA3BFA">
          <w:rPr>
            <w:rFonts w:cs="Times New Roman"/>
            <w:color w:val="000000"/>
          </w:rPr>
          <w:t xml:space="preserve">linked dataset, </w:t>
        </w:r>
      </w:ins>
      <w:r w:rsidRPr="00FA3BFA">
        <w:rPr>
          <w:rFonts w:cs="Times New Roman"/>
          <w:color w:val="000000"/>
        </w:rPr>
        <w:t xml:space="preserve">so </w:t>
      </w:r>
      <w:del w:id="9150" w:author="Claude (editorial pass)" w:date="2026-07-26T00:00:00Z">
        <w:r w:rsidRPr="00FA3BFA">
          <w:rPr>
            <w:rFonts w:cs="Times New Roman"/>
            <w:color w:val="000000"/>
          </w:rPr>
          <w:delText xml:space="preserve">seasonal balance between the zones </w:delText>
        </w:r>
      </w:del>
      <w:ins w:id="9151" w:author="Claude (editorial pass)" w:date="2026-07-26T00:00:00Z">
        <w:r w:rsidRPr="00FA3BFA">
          <w:rPr>
            <w:rFonts w:cs="Times New Roman"/>
            <w:color w:val="000000"/>
          </w:rPr>
          <w:t xml:space="preserve">neither </w:t>
        </w:r>
      </w:ins>
      <w:r w:rsidRPr="00FA3BFA">
        <w:rPr>
          <w:rFonts w:cs="Times New Roman"/>
          <w:color w:val="000000"/>
        </w:rPr>
        <w:t xml:space="preserve">could </w:t>
      </w:r>
      <w:del w:id="9152" w:author="Claude (editorial pass)" w:date="2026-07-26T00:00:00Z">
        <w:r w:rsidRPr="00FA3BFA">
          <w:rPr>
            <w:rFonts w:cs="Times New Roman"/>
            <w:color w:val="000000"/>
          </w:rPr>
          <w:delText xml:space="preserve">not be demonstrated and time of day could not </w:delText>
        </w:r>
      </w:del>
      <w:r w:rsidRPr="00FA3BFA">
        <w:rPr>
          <w:rFonts w:cs="Times New Roman"/>
          <w:color w:val="000000"/>
        </w:rPr>
        <w:t xml:space="preserve">be adjusted for. </w:t>
      </w:r>
      <w:del w:id="9153" w:author="Claude (editorial pass)" w:date="2026-07-26T00:00:00Z">
        <w:r w:rsidRPr="00FA3BFA">
          <w:rPr>
            <w:rFonts w:cs="Times New Roman"/>
            <w:color w:val="000000"/>
          </w:rPr>
          <w:delText xml:space="preserve">The absence of a diel term is a real gap, not a considered omission. </w:delText>
        </w:r>
      </w:del>
      <w:r w:rsidRPr="00FA3BFA">
        <w:rPr>
          <w:rFonts w:cs="Times New Roman"/>
          <w:color w:val="000000"/>
        </w:rPr>
        <w:t xml:space="preserve">The three effort terms carry their own </w:t>
      </w:r>
      <w:del w:id="9154" w:author="Claude (editorial pass)" w:date="2026-07-26T00:00:00Z">
        <w:r w:rsidRPr="00FA3BFA">
          <w:rPr>
            <w:rFonts w:cs="Times New Roman"/>
            <w:color w:val="000000"/>
          </w:rPr>
          <w:delText xml:space="preserve">caution. Duration, </w:delText>
        </w:r>
      </w:del>
      <w:ins w:id="9155" w:author="Claude (editorial pass)" w:date="2026-07-26T00:00:00Z">
        <w:r w:rsidRPr="00FA3BFA">
          <w:rPr>
            <w:rFonts w:cs="Times New Roman"/>
            <w:color w:val="000000"/>
          </w:rPr>
          <w:t xml:space="preserve">caution, because duration, </w:t>
        </w:r>
      </w:ins>
      <w:r w:rsidRPr="00FA3BFA">
        <w:rPr>
          <w:rFonts w:cs="Times New Roman"/>
          <w:color w:val="000000"/>
        </w:rPr>
        <w:t xml:space="preserve">distance and observer count are measured on the same checklist as the outcome, and a conspicuous flock may itself lengthen a visit, extend a route or draw a second observer, in which case adjusting for them removes part of the response. Their distributions barely move across </w:t>
      </w:r>
      <w:del w:id="9156" w:author="Claude (editorial pass)" w:date="2026-07-26T00:00:00Z">
        <w:r w:rsidRPr="00FA3BFA">
          <w:rPr>
            <w:rFonts w:cs="Times New Roman"/>
            <w:color w:val="000000"/>
          </w:rPr>
          <w:delText xml:space="preserve">onset: </w:delText>
        </w:r>
      </w:del>
      <w:ins w:id="9157" w:author="Claude (editorial pass)" w:date="2026-07-26T00:00:00Z">
        <w:r w:rsidRPr="00FA3BFA">
          <w:rPr>
            <w:rFonts w:cs="Times New Roman"/>
            <w:color w:val="000000"/>
          </w:rPr>
          <w:t xml:space="preserve">the event date, however: </w:t>
        </w:r>
      </w:ins>
      <w:r w:rsidRPr="00FA3BFA">
        <w:rPr>
          <w:rFonts w:cs="Times New Roman"/>
          <w:color w:val="000000"/>
        </w:rPr>
        <w:t xml:space="preserve">median near-zone duration rises by one minute and median near-zone distance by 0.04 km between the two windows, with slightly larger shifts in the reference zone. That is reassuring without being decisive, </w:t>
      </w:r>
      <w:del w:id="9158" w:author="Claude (editorial pass)" w:date="2026-07-26T00:00:00Z">
        <w:r w:rsidRPr="00FA3BFA">
          <w:rPr>
            <w:rFonts w:cs="Times New Roman"/>
            <w:color w:val="000000"/>
          </w:rPr>
          <w:delText xml:space="preserve">because </w:delText>
        </w:r>
      </w:del>
      <w:ins w:id="9159" w:author="Claude (editorial pass)" w:date="2026-07-26T00:00:00Z">
        <w:r w:rsidRPr="00FA3BFA">
          <w:rPr>
            <w:rFonts w:cs="Times New Roman"/>
            <w:color w:val="000000"/>
          </w:rPr>
          <w:t xml:space="preserve">since </w:t>
        </w:r>
      </w:ins>
      <w:r w:rsidRPr="00FA3BFA">
        <w:rPr>
          <w:rFonts w:cs="Times New Roman"/>
          <w:color w:val="000000"/>
        </w:rPr>
        <w:t xml:space="preserve">a covariate can respond to exposure without its marginal distribution shifting.</w:t>
      </w:r>
      <w:commentRangeEnd w:id="31"/>
      <w:r w:rsidRPr="00FA3BFA">
        <w:rPr>
          <w:rFonts w:cs="Times New Roman"/>
          <w:color w:val="000000"/>
        </w:rPr>
        <w:commentReference w:id="31"/>
      </w:r>
      <w:commentRangeEnd w:id="145"/>
      <w:r w:rsidRPr="00FA3BFA">
        <w:rPr>
          <w:rFonts w:cs="Times New Roman"/>
          <w:color w:val="000000"/>
        </w:rPr>
        <w:commentReference w:id="145"/>
      </w:r>
    </w:p>
    <w:p w14:paraId="44DA9E51" w14:textId="77777777" w:rsidR="00C15184" w:rsidRPr="00FA3BFA" w:rsidRDefault="00000000">
      <w:pPr>
        <w:rPr>
          <w:rFonts w:cs="Times New Roman"/>
        </w:rPr>
      </w:pPr>
      <w:r w:rsidRPr="00FA3BFA">
        <w:rPr>
          <w:rFonts w:cs="Times New Roman"/>
          <w:color w:val="000000"/>
        </w:rPr>
        <w:t>The family of 49 species was fixed 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2.5 Multiplicity, Sensitivity Analyses and Interpretation</w:t>
      </w:r>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rPr>
          <w:b w:val="0"/>
        </w:rPr>
        <w:t xml:space="preserve">Gadwall </w:t>
      </w:r>
      <w:ins w:id="9160" w:author="Claude (editorial pass)" w:date="2026-07-26T00:00:00Z">
        <w:r>
          <w:rPr>
            <w:b w:val="0"/>
          </w:rPr>
          <w:t xml:space="preserve">(</w:t>
        </w:r>
        <w:r>
          <w:rPr>
            <w:b w:val="0"/>
            <w:i w:val="0"/>
          </w:rPr>
          <w:t xml:space="preserve">Mareca strepera</w:t>
        </w:r>
        <w:r>
          <w:rPr>
            <w:b w:val="0"/>
          </w:rPr>
          <w:t xml:space="preserve">) </w:t>
        </w:r>
      </w:ins>
      <w:r>
        <w:rPr>
          <w:b w:val="0"/>
        </w:rPr>
        <w:t xml:space="preserve">and Northern Shoveler </w:t>
      </w:r>
      <w:ins w:id="9161" w:author="Claude (editorial pass)" w:date="2026-07-26T00:00:00Z">
        <w:r>
          <w:rPr>
            <w:b w:val="0"/>
          </w:rPr>
          <w:t xml:space="preserve">(</w:t>
        </w:r>
        <w:r>
          <w:rPr>
            <w:b w:val="0"/>
            <w:i w:val="0"/>
          </w:rPr>
          <w:t xml:space="preserve">Spatula clypeata</w:t>
        </w:r>
        <w:r>
          <w:rPr>
            <w:b w:val="0"/>
          </w:rPr>
          <w:t xml:space="preserve">) </w:t>
        </w:r>
      </w:ins>
      <w:r>
        <w:rPr>
          <w:b w:val="0"/>
        </w:rPr>
        <w:t xml:space="preserve">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rPr>
          <w:b w:val="0"/>
        </w:rPr>
        <w:t xml:space="preserve">To test whether the 5 km near-zone boundary concealed a shorter-range pattern, Bald Eagle and Glaucous-winged Gull </w:t>
      </w:r>
      <w:ins w:id="9162" w:author="Claude (editorial pass)" w:date="2026-07-26T00:00:00Z">
        <w:r>
          <w:rPr>
            <w:b w:val="0"/>
          </w:rPr>
          <w:t xml:space="preserve">(</w:t>
        </w:r>
        <w:r>
          <w:rPr>
            <w:b w:val="0"/>
            <w:i w:val="0"/>
          </w:rPr>
          <w:t xml:space="preserve">Larus glaucescens</w:t>
        </w:r>
        <w:r>
          <w:rPr>
            <w:b w:val="0"/>
          </w:rPr>
          <w:t xml:space="preserve">) </w:t>
        </w:r>
      </w:ins>
      <w:r>
        <w:rPr>
          <w:b w:val="0"/>
        </w:rPr>
        <w:t xml:space="preserve">were examined in thirteen 2 km bands from 0 to 26 km, with American Robin </w:t>
      </w:r>
      <w:ins w:id="9163" w:author="Claude (editorial pass)" w:date="2026-07-26T00:00:00Z">
        <w:r>
          <w:rPr>
            <w:b w:val="0"/>
          </w:rPr>
          <w:t xml:space="preserve">(</w:t>
        </w:r>
        <w:r>
          <w:rPr>
            <w:b w:val="0"/>
            <w:i w:val="0"/>
          </w:rPr>
          <w:t xml:space="preserve">Turdus migratorius</w:t>
        </w:r>
        <w:r>
          <w:rPr>
            <w:b w:val="0"/>
          </w:rPr>
          <w:t xml:space="preserve">) </w:t>
        </w:r>
      </w:ins>
      <w:r>
        <w:rPr>
          <w:b w:val="0"/>
        </w:rPr>
        <w:t xml:space="preserve">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3.1 Study Coverage and Model Completion</w:t>
      </w:r>
    </w:p>
    <w:p w14:paraId="6342D7CB" w14:textId="77777777" w:rsidR="00C15184" w:rsidRPr="00FA3BFA" w:rsidRDefault="00000000">
      <w:pPr>
        <w:rPr>
          <w:rFonts w:cs="Times New Roman"/>
        </w:rPr>
      </w:pPr>
      <w:r>
        <w:rPr>
          <w:b w:val="0"/>
        </w:rPr>
        <w:t xml:space="preserve">The analysis covered 217,200 complete eBird checklists collected between 2005 and 2025, linked to 1,120 recorded spawning events that formed 58 blocks. How much evidence stands behind each species varies </w:t>
      </w:r>
      <w:del w:id="9164" w:author="Claude (editorial pass)" w:date="2026-07-26T00:00:00Z">
        <w:r>
          <w:rPr>
            <w:b w:val="0"/>
          </w:rPr>
          <w:delText xml:space="preserve">enormously. </w:delText>
        </w:r>
      </w:del>
      <w:ins w:id="9165" w:author="Claude (editorial pass)" w:date="2026-07-26T00:00:00Z">
        <w:r>
          <w:rPr>
            <w:b w:val="0"/>
          </w:rPr>
          <w:t xml:space="preserve">enormously, since </w:t>
        </w:r>
      </w:ins>
      <w:r>
        <w:rPr>
          <w:b w:val="0"/>
        </w:rPr>
        <w:t xml:space="preserve">American Crow (</w:t>
      </w:r>
      <w:r>
        <w:rPr>
          <w:b w:val="0"/>
          <w:i w:val="0"/>
        </w:rPr>
        <w:t xml:space="preserve">Corvus brachyrhynchos</w:t>
      </w:r>
      <w:r>
        <w:rPr>
          <w:b w:val="0"/>
        </w:rPr>
        <w:t xml:space="preserve">) appeared on 53.5% of checklists and carried 112,180 counted </w:t>
      </w:r>
      <w:del w:id="9166" w:author="Claude (editorial pass)" w:date="2026-07-26T00:00:00Z">
        <w:r>
          <w:rPr>
            <w:b w:val="0"/>
          </w:rPr>
          <w:delText xml:space="preserve">records; </w:delText>
        </w:r>
      </w:del>
      <w:ins w:id="9167" w:author="Claude (editorial pass)" w:date="2026-07-26T00:00:00Z">
        <w:r>
          <w:rPr>
            <w:b w:val="0"/>
          </w:rPr>
          <w:t xml:space="preserve">records, whereas </w:t>
        </w:r>
      </w:ins>
      <w:r>
        <w:rPr>
          <w:b w:val="0"/>
        </w:rPr>
        <w:t xml:space="preserve">Glaucous Gull </w:t>
      </w:r>
      <w:del w:id="9168" w:author="Claude (editorial pass)" w:date="2026-07-26T00:00:00Z">
        <w:r>
          <w:rPr>
            <w:b w:val="0"/>
          </w:rPr>
          <w:delText xml:space="preserve">(Larus </w:delText>
        </w:r>
      </w:del>
      <w:ins w:id="9169" w:author="Claude (editorial pass)" w:date="2026-07-26T00:00:00Z">
        <w:r>
          <w:rPr>
            <w:b w:val="0"/>
          </w:rPr>
          <w:t xml:space="preserve">(L. </w:t>
        </w:r>
      </w:ins>
      <w:r>
        <w:rPr>
          <w:b w:val="0"/>
        </w:rPr>
        <w:t xml:space="preserve">hyperboreus) appeared on 0.09% and carried 185.</w:t>
      </w:r>
    </w:p>
    <w:p w14:paraId="165D835B" w14:textId="77777777" w:rsidR="00C15184" w:rsidRPr="00FA3BFA" w:rsidRDefault="00000000">
      <w:pPr>
        <w:rPr>
          <w:rFonts w:cs="Times New Roman"/>
        </w:rPr>
      </w:pPr>
      <w:r>
        <w:rPr>
          <w:b w:val="0"/>
        </w:rP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b w:val="0"/>
          <w:i/>
        </w:rPr>
        <w:t xml:space="preserve">Calidris virgata</w:t>
      </w:r>
      <w:r>
        <w:rPr>
          <w:b w:val="0"/>
        </w:rPr>
        <w:t>) and Rhinoceros Auklet (</w:t>
      </w:r>
      <w:r>
        <w:rPr>
          <w:b w:val="0"/>
          <w:i/>
        </w:rPr>
        <w:t xml:space="preserve">Cerorhinca monocerata</w:t>
      </w:r>
      <w:r>
        <w:rPr>
          <w:b w:val="0"/>
        </w:rPr>
        <w:t>), with 1,063 and 1,816. One further count model, Western Gull (</w:t>
      </w:r>
      <w:r>
        <w:rPr>
          <w:b w:val="0"/>
          <w:i/>
        </w:rPr>
        <w:t xml:space="preserve">L. occidentalis</w:t>
      </w:r>
      <w:r>
        <w:rPr>
          <w:b w:val="0"/>
        </w:rP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3.2 Overall Pattern During the Active Spawning Period</w:t>
      </w:r>
    </w:p>
    <w:p w14:paraId="32FE0DEB" w14:textId="77777777" w:rsidR="00C15184" w:rsidRPr="00FA3BFA" w:rsidRDefault="00000000">
      <w:pPr>
        <w:rPr>
          <w:rFonts w:cs="Times New Roman"/>
        </w:rPr>
      </w:pPr>
      <w:r w:rsidRPr="00FA3BFA">
        <w:rPr>
          <w:rFonts w:cs="Times New Roman"/>
          <w:color w:val="000000"/>
        </w:rPr>
        <w:t xml:space="preserve">Birds were counted in larger numbers far more consistently than they were reported more often (Figure 2). Reporting rose for 28 of 48 species and fell for 20, </w:t>
      </w:r>
      <w:del w:id="9170" w:author="Claude (editorial pass)" w:date="2026-07-26T00:00:00Z">
        <w:r w:rsidRPr="00FA3BFA">
          <w:rPr>
            <w:rFonts w:cs="Times New Roman"/>
            <w:color w:val="000000"/>
          </w:rPr>
          <w:delText xml:space="preserve">and </w:delText>
        </w:r>
      </w:del>
      <w:ins w:id="9171" w:author="Claude (editorial pass)" w:date="2026-07-26T00:00:00Z">
        <w:r w:rsidRPr="00FA3BFA">
          <w:rPr>
            <w:rFonts w:cs="Times New Roman"/>
            <w:color w:val="000000"/>
          </w:rPr>
          <w:t xml:space="preserve">of which </w:t>
        </w:r>
      </w:ins>
      <w:r w:rsidRPr="00FA3BFA">
        <w:rPr>
          <w:rFonts w:cs="Times New Roman"/>
          <w:color w:val="000000"/>
        </w:rPr>
        <w:t xml:space="preserve">13 </w:t>
      </w:r>
      <w:del w:id="9172" w:author="Claude (editorial pass)" w:date="2026-07-26T00:00:00Z">
        <w:r w:rsidRPr="00FA3BFA">
          <w:rPr>
            <w:rFonts w:cs="Times New Roman"/>
            <w:color w:val="000000"/>
          </w:rPr>
          <w:delText xml:space="preserve">of the </w:delText>
        </w:r>
      </w:del>
      <w:r w:rsidRPr="00FA3BFA">
        <w:rPr>
          <w:rFonts w:cs="Times New Roman"/>
          <w:color w:val="000000"/>
        </w:rPr>
        <w:t xml:space="preserve">increases survived correction for multiple </w:t>
      </w:r>
      <w:del w:id="9173" w:author="Claude (editorial pass)" w:date="2026-07-26T00:00:00Z">
        <w:r w:rsidRPr="00FA3BFA">
          <w:rPr>
            <w:rFonts w:cs="Times New Roman"/>
            <w:color w:val="000000"/>
          </w:rPr>
          <w:delText xml:space="preserve">testing. Counts </w:delText>
        </w:r>
      </w:del>
      <w:ins w:id="9174" w:author="Claude (editorial pass)" w:date="2026-07-26T00:00:00Z">
        <w:r w:rsidRPr="00FA3BFA">
          <w:rPr>
            <w:rFonts w:cs="Times New Roman"/>
            <w:color w:val="000000"/>
          </w:rPr>
          <w:t xml:space="preserve">testing, whereas counts </w:t>
        </w:r>
      </w:ins>
      <w:r w:rsidRPr="00FA3BFA">
        <w:rPr>
          <w:rFonts w:cs="Times New Roman"/>
          <w:color w:val="000000"/>
        </w:rPr>
        <w:t xml:space="preserve">rose for 42 of 46 species and fell for four, </w:t>
      </w:r>
      <w:del w:id="9175" w:author="Claude (editorial pass)" w:date="2026-07-26T00:00:00Z">
        <w:r w:rsidRPr="00FA3BFA">
          <w:rPr>
            <w:rFonts w:cs="Times New Roman"/>
            <w:color w:val="000000"/>
          </w:rPr>
          <w:delText xml:space="preserve">and </w:delText>
        </w:r>
      </w:del>
      <w:ins w:id="9176" w:author="Claude (editorial pass)" w:date="2026-07-26T00:00:00Z">
        <w:r w:rsidRPr="00FA3BFA">
          <w:rPr>
            <w:rFonts w:cs="Times New Roman"/>
            <w:color w:val="000000"/>
          </w:rPr>
          <w:t xml:space="preserve">with </w:t>
        </w:r>
      </w:ins>
      <w:r w:rsidRPr="00FA3BFA">
        <w:rPr>
          <w:rFonts w:cs="Times New Roman"/>
          <w:color w:val="000000"/>
        </w:rPr>
        <w:t xml:space="preserve">18 increases </w:t>
      </w:r>
      <w:del w:id="9177" w:author="Claude (editorial pass)" w:date="2026-07-26T00:00:00Z">
        <w:r w:rsidRPr="00FA3BFA">
          <w:rPr>
            <w:rFonts w:cs="Times New Roman"/>
            <w:color w:val="000000"/>
          </w:rPr>
          <w:delText xml:space="preserve">survived. No </w:delText>
        </w:r>
      </w:del>
      <w:ins w:id="9178" w:author="Claude (editorial pass)" w:date="2026-07-26T00:00:00Z">
        <w:r w:rsidRPr="00FA3BFA">
          <w:rPr>
            <w:rFonts w:cs="Times New Roman"/>
            <w:color w:val="000000"/>
          </w:rPr>
          <w:t xml:space="preserve">surviving, and no </w:t>
        </w:r>
      </w:ins>
      <w:r w:rsidRPr="00FA3BFA">
        <w:rPr>
          <w:rFonts w:cs="Times New Roman"/>
          <w:color w:val="000000"/>
        </w:rPr>
        <w:t xml:space="preserve">decrease survived in either outcome. The gap between the two outcomes is wider than those tallies </w:t>
      </w:r>
      <w:del w:id="9179" w:author="Claude (editorial pass)" w:date="2026-07-26T00:00:00Z">
        <w:r w:rsidRPr="00FA3BFA">
          <w:rPr>
            <w:rFonts w:cs="Times New Roman"/>
            <w:color w:val="000000"/>
          </w:rPr>
          <w:delText xml:space="preserve">suggest. Among </w:delText>
        </w:r>
      </w:del>
      <w:ins w:id="9180" w:author="Claude (editorial pass)" w:date="2026-07-26T00:00:00Z">
        <w:r w:rsidRPr="00FA3BFA">
          <w:rPr>
            <w:rFonts w:cs="Times New Roman"/>
            <w:color w:val="000000"/>
          </w:rPr>
          <w:t xml:space="preserve">suggest, because among </w:t>
        </w:r>
      </w:ins>
      <w:r w:rsidRPr="00FA3BFA">
        <w:rPr>
          <w:rFonts w:cs="Times New Roman"/>
          <w:color w:val="000000"/>
        </w:rPr>
        <w:t xml:space="preserve">the 46 species with both </w:t>
      </w:r>
      <w:del w:id="9181" w:author="Claude (editorial pass)" w:date="2026-07-26T00:00:00Z">
        <w:r w:rsidRPr="00FA3BFA">
          <w:rPr>
            <w:rFonts w:cs="Times New Roman"/>
            <w:color w:val="000000"/>
          </w:rPr>
          <w:delText xml:space="preserve">models, </w:delText>
        </w:r>
      </w:del>
      <w:ins w:id="9182" w:author="Claude (editorial pass)" w:date="2026-07-26T00:00:00Z">
        <w:r w:rsidRPr="00FA3BFA">
          <w:rPr>
            <w:rFonts w:cs="Times New Roman"/>
            <w:color w:val="000000"/>
          </w:rPr>
          <w:t xml:space="preserve">models </w:t>
        </w:r>
      </w:ins>
      <w:r w:rsidRPr="00FA3BFA">
        <w:rPr>
          <w:rFonts w:cs="Times New Roman"/>
          <w:color w:val="000000"/>
        </w:rPr>
        <w:t xml:space="preserve">27 rose in both, 15 rose only in counts, four rose in neither, and none rose only in </w:t>
      </w:r>
      <w:del w:id="9183" w:author="Claude (editorial pass)" w:date="2026-07-26T00:00:00Z">
        <w:r w:rsidRPr="00FA3BFA">
          <w:rPr>
            <w:rFonts w:cs="Times New Roman"/>
            <w:color w:val="000000"/>
          </w:rPr>
          <w:delText xml:space="preserve">reporting. Every </w:delText>
        </w:r>
      </w:del>
      <w:ins w:id="9184" w:author="Claude (editorial pass)" w:date="2026-07-26T00:00:00Z">
        <w:r w:rsidRPr="00FA3BFA">
          <w:rPr>
            <w:rFonts w:cs="Times New Roman"/>
            <w:color w:val="000000"/>
          </w:rPr>
          <w:t xml:space="preserve">reporting, so every </w:t>
        </w:r>
      </w:ins>
      <w:r w:rsidRPr="00FA3BFA">
        <w:rPr>
          <w:rFonts w:cs="Times New Roman"/>
          <w:color w:val="000000"/>
        </w:rPr>
        <w:t xml:space="preserve">species that disagreed with itself disagreed </w:t>
      </w:r>
      <w:ins w:id="9185" w:author="Claude (editorial pass)" w:date="2026-07-26T00:00:00Z">
        <w:r w:rsidRPr="00FA3BFA">
          <w:rPr>
            <w:rFonts w:cs="Times New Roman"/>
            <w:color w:val="000000"/>
          </w:rPr>
          <w:t xml:space="preserve">in </w:t>
        </w:r>
      </w:ins>
      <w:r w:rsidRPr="00FA3BFA">
        <w:rPr>
          <w:rFonts w:cs="Times New Roman"/>
          <w:color w:val="000000"/>
        </w:rPr>
        <w:t xml:space="preserve">the same </w:t>
      </w:r>
      <w:del w:id="9186" w:author="Claude (editorial pass)" w:date="2026-07-26T00:00:00Z">
        <w:r w:rsidRPr="00FA3BFA">
          <w:rPr>
            <w:rFonts w:cs="Times New Roman"/>
            <w:color w:val="000000"/>
          </w:rPr>
          <w:delText xml:space="preserve">way. </w:delText>
        </w:r>
      </w:del>
      <w:ins w:id="9187" w:author="Claude (editorial pass)" w:date="2026-07-26T00:00:00Z">
        <w:r w:rsidRPr="00FA3BFA">
          <w:rPr>
            <w:rFonts w:cs="Times New Roman"/>
            <w:color w:val="000000"/>
          </w:rPr>
          <w:t xml:space="preserve">direction. </w:t>
        </w:r>
      </w:ins>
      <w:r w:rsidRPr="00FA3BFA">
        <w:rPr>
          <w:rFonts w:cs="Times New Roman"/>
          <w:color w:val="000000"/>
        </w:rPr>
        <w:t xml:space="preserve">An exact paired test on those 15 gives p = 0.00006, </w:t>
      </w:r>
      <w:del w:id="9188" w:author="Claude (editorial pass)" w:date="2026-07-26T00:00:00Z">
        <w:r w:rsidRPr="00FA3BFA">
          <w:rPr>
            <w:rFonts w:cs="Times New Roman"/>
            <w:color w:val="000000"/>
          </w:rPr>
          <w:delText xml:space="preserve">though </w:delText>
        </w:r>
      </w:del>
      <w:ins w:id="9189" w:author="Claude (editorial pass)" w:date="2026-07-26T00:00:00Z">
        <w:r w:rsidRPr="00FA3BFA">
          <w:rPr>
            <w:rFonts w:cs="Times New Roman"/>
            <w:color w:val="000000"/>
          </w:rPr>
          <w:t xml:space="preserve">although </w:t>
        </w:r>
      </w:ins>
      <w:r w:rsidRPr="00FA3BFA">
        <w:rPr>
          <w:rFonts w:cs="Times New Roman"/>
          <w:color w:val="000000"/>
        </w:rPr>
        <w:t xml:space="preserve">species share checklists, events and observers, so </w:t>
      </w:r>
      <w:del w:id="9190" w:author="Claude (editorial pass)" w:date="2026-07-26T00:00:00Z">
        <w:r w:rsidRPr="00FA3BFA">
          <w:rPr>
            <w:rFonts w:cs="Times New Roman"/>
            <w:color w:val="000000"/>
          </w:rPr>
          <w:delText xml:space="preserve">it </w:delText>
        </w:r>
      </w:del>
      <w:ins w:id="9191" w:author="Claude (editorial pass)" w:date="2026-07-26T00:00:00Z">
        <w:r w:rsidRPr="00FA3BFA">
          <w:rPr>
            <w:rFonts w:cs="Times New Roman"/>
            <w:color w:val="000000"/>
          </w:rPr>
          <w:t xml:space="preserve">the figure </w:t>
        </w:r>
      </w:ins>
      <w:r w:rsidRPr="00FA3BFA">
        <w:rPr>
          <w:rFonts w:cs="Times New Roman"/>
          <w:color w:val="000000"/>
        </w:rPr>
        <w:t xml:space="preserve">describes how lopsided the pattern is more than it tests it.</w:t>
      </w:r>
    </w:p>
    <w:p w14:paraId="5768AC9D" w14:textId="77777777" w:rsidR="00C15184" w:rsidRPr="00FA3BFA" w:rsidRDefault="00000000">
      <w:pPr>
        <w:rPr>
          <w:rFonts w:cs="Times New Roman"/>
        </w:rPr>
      </w:pPr>
      <w:r>
        <w:rPr>
          <w:b w:val="0"/>
        </w:rPr>
        <w:t xml:space="preserve">Gulls dominated the reporting </w:t>
      </w:r>
      <w:del w:id="9192" w:author="Claude (editorial pass)" w:date="2026-07-26T00:00:00Z">
        <w:r>
          <w:rPr>
            <w:b w:val="0"/>
          </w:rPr>
          <w:delText xml:space="preserve">results. </w:delText>
        </w:r>
      </w:del>
      <w:ins w:id="9193" w:author="Claude (editorial pass)" w:date="2026-07-26T00:00:00Z">
        <w:r>
          <w:rPr>
            <w:b w:val="0"/>
          </w:rPr>
          <w:t xml:space="preserve">results, with </w:t>
        </w:r>
      </w:ins>
      <w:r>
        <w:rPr>
          <w:b w:val="0"/>
        </w:rPr>
        <w:t xml:space="preserve">Bonaparte's Gull (</w:t>
      </w:r>
      <w:r>
        <w:rPr>
          <w:b w:val="0"/>
          <w:i w:val="0"/>
        </w:rPr>
        <w:t xml:space="preserve">Chroicocephalus philadelphia</w:t>
      </w:r>
      <w:r>
        <w:rPr>
          <w:b w:val="0"/>
        </w:rPr>
        <w:t xml:space="preserve">) </w:t>
      </w:r>
      <w:del w:id="9194" w:author="Claude (editorial pass)" w:date="2026-07-26T00:00:00Z">
        <w:r>
          <w:rPr>
            <w:b w:val="0"/>
          </w:rPr>
          <w:delText xml:space="preserve">was </w:delText>
        </w:r>
      </w:del>
      <w:r>
        <w:rPr>
          <w:b w:val="0"/>
        </w:rPr>
        <w:t xml:space="preserve">reported 1.48 times as often per nearby spawn (95% CI 1.22–1.79), American Herring Gull (</w:t>
      </w:r>
      <w:r>
        <w:rPr>
          <w:b w:val="0"/>
          <w:i w:val="0"/>
        </w:rPr>
        <w:t xml:space="preserve">L. smithsonianus</w:t>
      </w:r>
      <w:r>
        <w:rPr>
          <w:b w:val="0"/>
        </w:rPr>
        <w:t xml:space="preserve">) 1.39 (1.23–1.57), California Gull (</w:t>
      </w:r>
      <w:r>
        <w:rPr>
          <w:b w:val="0"/>
          <w:i w:val="0"/>
        </w:rPr>
        <w:t xml:space="preserve">L. californicus</w:t>
      </w:r>
      <w:r>
        <w:rPr>
          <w:b w:val="0"/>
        </w:rPr>
        <w:t xml:space="preserve">) 1.32 (1.21–1.43), Iceland Gull (</w:t>
      </w:r>
      <w:r>
        <w:rPr>
          <w:b w:val="0"/>
          <w:i w:val="0"/>
        </w:rPr>
        <w:t xml:space="preserve">L. glaucoides</w:t>
      </w:r>
      <w:r>
        <w:rPr>
          <w:b w:val="0"/>
        </w:rPr>
        <w:t xml:space="preserve">) 1.29 (1.18–1.41) and Short-billed Gull (</w:t>
      </w:r>
      <w:r>
        <w:rPr>
          <w:b w:val="0"/>
          <w:i w:val="0"/>
        </w:rPr>
        <w:t xml:space="preserve">L. brachyrhynchus</w:t>
      </w:r>
      <w:r>
        <w:rPr>
          <w:b w:val="0"/>
        </w:rPr>
        <w:t xml:space="preserve">) 1.25 (1.17–1.34). These are not 48% or 39% increases in the number of gulls on the </w:t>
      </w:r>
      <w:del w:id="9195" w:author="Claude (editorial pass)" w:date="2026-07-26T00:00:00Z">
        <w:r>
          <w:rPr>
            <w:b w:val="0"/>
          </w:rPr>
          <w:delText xml:space="preserve">coast. Each </w:delText>
        </w:r>
      </w:del>
      <w:ins w:id="9196" w:author="Claude (editorial pass)" w:date="2026-07-26T00:00:00Z">
        <w:r>
          <w:rPr>
            <w:b w:val="0"/>
          </w:rPr>
          <w:t xml:space="preserve">coast, since each </w:t>
        </w:r>
      </w:ins>
      <w:r>
        <w:rPr>
          <w:b w:val="0"/>
        </w:rPr>
        <w:t xml:space="preserve">describes how much more strongly a checklist's reporting of that species tracked a nearby spawning event after </w:t>
      </w:r>
      <w:del w:id="9197" w:author="Claude (editorial pass)" w:date="2026-07-26T00:00:00Z">
        <w:r>
          <w:rPr>
            <w:b w:val="0"/>
          </w:rPr>
          <w:delText xml:space="preserve">onset </w:delText>
        </w:r>
      </w:del>
      <w:ins w:id="9198" w:author="Claude (editorial pass)" w:date="2026-07-26T00:00:00Z">
        <w:r>
          <w:rPr>
            <w:b w:val="0"/>
          </w:rPr>
          <w:t xml:space="preserve">the event date </w:t>
        </w:r>
      </w:ins>
      <w:r>
        <w:rPr>
          <w:b w:val="0"/>
        </w:rPr>
        <w:t xml:space="preserve">than before it. Outside the gulls the largest reporting increases came from Lesser Scaup (</w:t>
      </w:r>
      <w:r>
        <w:rPr>
          <w:b w:val="0"/>
          <w:i w:val="0"/>
        </w:rPr>
        <w:t xml:space="preserve">Aythya affinis</w:t>
      </w:r>
      <w:r>
        <w:rPr>
          <w:b w:val="0"/>
        </w:rPr>
        <w:t xml:space="preserve">) at 1.26 (1.11–1.44) and Northern Pintail (</w:t>
      </w:r>
      <w:r>
        <w:rPr>
          <w:b w:val="0"/>
          <w:i w:val="0"/>
        </w:rPr>
        <w:t xml:space="preserve">Anas acuta</w:t>
      </w:r>
      <w:r>
        <w:rPr>
          <w:b w:val="0"/>
        </w:rPr>
        <w:t xml:space="preserve">) at 1.21 (1.10–1.32), neither </w:t>
      </w:r>
      <w:ins w:id="9199" w:author="Claude (editorial pass)" w:date="2026-07-26T00:00:00Z">
        <w:r>
          <w:rPr>
            <w:b w:val="0"/>
          </w:rPr>
          <w:t xml:space="preserve">of which is </w:t>
        </w:r>
      </w:ins>
      <w:r>
        <w:rPr>
          <w:b w:val="0"/>
        </w:rPr>
        <w:t xml:space="preserve">a bird the herring literature would nominate first.</w:t>
      </w:r>
    </w:p>
    <w:p w14:paraId="65B2DE5F" w14:textId="77777777" w:rsidR="00C15184" w:rsidRPr="00FA3BFA" w:rsidRDefault="00000000">
      <w:pPr>
        <w:rPr>
          <w:rFonts w:cs="Times New Roman"/>
        </w:rPr>
      </w:pPr>
      <w:r>
        <w:rPr>
          <w:b w:val="0"/>
        </w:rPr>
        <w:t xml:space="preserve">The largest count increases were Long-tailed Duck (</w:t>
      </w:r>
      <w:r>
        <w:rPr>
          <w:b w:val="0"/>
          <w:i w:val="0"/>
        </w:rPr>
        <w:t xml:space="preserve">Clangula hyemalis</w:t>
      </w:r>
      <w:r>
        <w:rPr>
          <w:b w:val="0"/>
        </w:rPr>
        <w:t xml:space="preserve">) at 1.43 (1.29–1.60), Surf Scoter at 1.30 (1.21–1.40), Short-billed Gull at 1.30 (1.23–1.37), Harlequin Duck at 1.20 (1.15–1.26) and Common Goldeneye (</w:t>
      </w:r>
      <w:r>
        <w:rPr>
          <w:b w:val="0"/>
          <w:i w:val="0"/>
        </w:rPr>
        <w:t xml:space="preserve">Bucephala clangula</w:t>
      </w:r>
      <w:r>
        <w:rPr>
          <w:b w:val="0"/>
        </w:rPr>
        <w:t xml:space="preserve">) at 1.20 </w:t>
      </w:r>
      <w:del w:id="9200" w:author="Claude (editorial pass)" w:date="2026-07-26T00:00:00Z">
        <w:r>
          <w:rPr>
            <w:b w:val="0"/>
          </w:rPr>
          <w:delText xml:space="preserve">(1.15–1.25). Increases </w:delText>
        </w:r>
      </w:del>
      <w:ins w:id="9201" w:author="Claude (editorial pass)" w:date="2026-07-26T00:00:00Z">
        <w:r>
          <w:rPr>
            <w:b w:val="0"/>
          </w:rPr>
          <w:t xml:space="preserve">(1.15–1.25), although increases </w:t>
        </w:r>
      </w:ins>
      <w:r>
        <w:rPr>
          <w:b w:val="0"/>
        </w:rPr>
        <w:t xml:space="preserve">were far more widespread than </w:t>
      </w:r>
      <w:del w:id="9202" w:author="Claude (editorial pass)" w:date="2026-07-26T00:00:00Z">
        <w:r>
          <w:rPr>
            <w:b w:val="0"/>
          </w:rPr>
          <w:delText xml:space="preserve">the </w:delText>
        </w:r>
      </w:del>
      <w:ins w:id="9203" w:author="Claude (editorial pass)" w:date="2026-07-26T00:00:00Z">
        <w:r>
          <w:rPr>
            <w:b w:val="0"/>
          </w:rPr>
          <w:t xml:space="preserve">that </w:t>
        </w:r>
      </w:ins>
      <w:r>
        <w:rPr>
          <w:b w:val="0"/>
        </w:rPr>
        <w:t xml:space="preserve">significant subset conveys. Of 46 species, only Common Murre (</w:t>
      </w:r>
      <w:r>
        <w:rPr>
          <w:b w:val="0"/>
          <w:i w:val="0"/>
        </w:rPr>
        <w:t xml:space="preserve">Uria aalge</w:t>
      </w:r>
      <w:r>
        <w:rPr>
          <w:b w:val="0"/>
        </w:rPr>
        <w:t xml:space="preserve">), Black-bellied Plover (</w:t>
      </w:r>
      <w:r>
        <w:rPr>
          <w:b w:val="0"/>
          <w:i w:val="0"/>
        </w:rPr>
        <w:t xml:space="preserve">Pluvialis squatarola</w:t>
      </w:r>
      <w:r>
        <w:rPr>
          <w:b w:val="0"/>
        </w:rPr>
        <w:t xml:space="preserve">), Black Oystercatcher (</w:t>
      </w:r>
      <w:r>
        <w:rPr>
          <w:b w:val="0"/>
          <w:i w:val="0"/>
        </w:rPr>
        <w:t xml:space="preserve">Haematopus bachmani</w:t>
      </w:r>
      <w:r>
        <w:rPr>
          <w:b w:val="0"/>
        </w:rPr>
        <w:t xml:space="preserve">) and Great Blue Heron (</w:t>
      </w:r>
      <w:r>
        <w:rPr>
          <w:b w:val="0"/>
          <w:i w:val="0"/>
        </w:rPr>
        <w:t xml:space="preserve">Ardea herodias</w:t>
      </w:r>
      <w:r>
        <w:rPr>
          <w:b w:val="0"/>
        </w:rPr>
        <w:t xml:space="preserve">) were counted in smaller numbers at all, and none of those four significantly. </w:t>
      </w:r>
      <w:del w:id="9204" w:author="Claude (editorial pass)" w:date="2026-07-26T00:00:00Z">
        <w:r>
          <w:rPr>
            <w:b w:val="0"/>
          </w:rPr>
          <w:delText xml:space="preserve">The tightest estimates are not the largest ones. </w:delText>
        </w:r>
      </w:del>
      <w:ins w:id="9205" w:author="Claude (editorial pass)" w:date="2026-07-26T00:00:00Z">
        <w:r>
          <w:rPr>
            <w:b w:val="0"/>
          </w:rPr>
          <w:t xml:space="preserve">Precision tracks how often a species is counted rather than how large its estimate is. </w:t>
        </w:r>
      </w:ins>
      <w:r>
        <w:rPr>
          <w:b w:val="0"/>
        </w:rPr>
        <w:t xml:space="preserve">Bald </w:t>
      </w:r>
      <w:del w:id="9206" w:author="Claude (editorial pass)" w:date="2026-07-26T00:00:00Z">
        <w:r>
          <w:rPr>
            <w:b w:val="0"/>
          </w:rPr>
          <w:delText xml:space="preserve">Eagle (</w:delText>
        </w:r>
        <w:r>
          <w:rPr>
            <w:b w:val="0"/>
            <w:i w:val="0"/>
          </w:rPr>
          <w:delText xml:space="preserve">Haliaeetus leucocephalus</w:delText>
        </w:r>
        <w:r>
          <w:rPr>
            <w:b w:val="0"/>
          </w:rPr>
          <w:delText xml:space="preserve">)'s </w:delText>
        </w:r>
      </w:del>
      <w:ins w:id="9207" w:author="Claude (editorial pass)" w:date="2026-07-26T00:00:00Z">
        <w:r>
          <w:rPr>
            <w:b w:val="0"/>
          </w:rPr>
          <w:t xml:space="preserve">Eagle's </w:t>
        </w:r>
      </w:ins>
      <w:r>
        <w:rPr>
          <w:b w:val="0"/>
        </w:rPr>
        <w:t xml:space="preserve">count increase of 1.063 (1.045–1.080) is modest </w:t>
      </w:r>
      <w:ins w:id="9208" w:author="Claude (editorial pass)" w:date="2026-07-26T00:00:00Z">
        <w:r>
          <w:rPr>
            <w:b w:val="0"/>
          </w:rPr>
          <w:t xml:space="preserve">in size </w:t>
        </w:r>
      </w:ins>
      <w:r>
        <w:rPr>
          <w:b w:val="0"/>
        </w:rPr>
        <w:t xml:space="preserve">and among the most precise in the family, resting on 83,359 counted records, </w:t>
      </w:r>
      <w:del w:id="9209" w:author="Claude (editorial pass)" w:date="2026-07-26T00:00:00Z">
        <w:r>
          <w:rPr>
            <w:b w:val="0"/>
          </w:rPr>
          <w:delText xml:space="preserve">while </w:delText>
        </w:r>
      </w:del>
      <w:ins w:id="9210" w:author="Claude (editorial pass)" w:date="2026-07-26T00:00:00Z">
        <w:r>
          <w:rPr>
            <w:b w:val="0"/>
          </w:rPr>
          <w:t xml:space="preserve">whereas </w:t>
        </w:r>
      </w:ins>
      <w:r>
        <w:rPr>
          <w:b w:val="0"/>
        </w:rPr>
        <w:t xml:space="preserve">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 xml:space="preserve">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w:t>
      </w:r>
      <w:del w:id="9211" w:author="Claude (editorial pass)" w:date="2026-07-26T00:00:00Z">
        <w:r w:rsidRPr="00FA3BFA">
          <w:rPr>
            <w:rFonts w:cs="Times New Roman"/>
            <w:color w:val="000000"/>
          </w:rPr>
          <w:delText xml:space="preserve">nearby and are not changes in occupancy or in regional abundance. </w:delText>
        </w:r>
      </w:del>
      <w:ins w:id="9212" w:author="Claude (editorial pass)" w:date="2026-07-26T00:00:00Z">
        <w:r w:rsidRPr="00FA3BFA">
          <w:rPr>
            <w:rFonts w:cs="Times New Roman"/>
            <w:color w:val="000000"/>
          </w:rPr>
          <w:t xml:space="preserve">nearby. </w:t>
        </w:r>
      </w:ins>
      <w:r w:rsidRPr="00FA3BFA">
        <w:rPr>
          <w:rFonts w:cs="Times New Roman"/>
          <w:color w:val="000000"/>
        </w:rPr>
        <w:t xml:space="preserve">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b w:val="0"/>
        </w:rPr>
        <w:t xml:space="preserve">The 49 species were sorted into seven feeding groups in the species registry before any model was </w:t>
      </w:r>
      <w:del w:id="9213" w:author="Claude (editorial pass)" w:date="2026-07-26T00:00:00Z">
        <w:r>
          <w:rPr>
            <w:b w:val="0"/>
          </w:rPr>
          <w:delText xml:space="preserve">fitted. The </w:delText>
        </w:r>
      </w:del>
      <w:ins w:id="9214" w:author="Claude (editorial pass)" w:date="2026-07-26T00:00:00Z">
        <w:r>
          <w:rPr>
            <w:b w:val="0"/>
          </w:rPr>
          <w:t xml:space="preserve">fitted, and those </w:t>
        </w:r>
      </w:ins>
      <w:r>
        <w:rPr>
          <w:b w:val="0"/>
        </w:rPr>
        <w:t xml:space="preserve">groups diverged sharply, </w:t>
      </w:r>
      <w:del w:id="9215" w:author="Claude (editorial pass)" w:date="2026-07-26T00:00:00Z">
        <w:r>
          <w:rPr>
            <w:b w:val="0"/>
          </w:rPr>
          <w:delText xml:space="preserve">and </w:delText>
        </w:r>
      </w:del>
      <w:ins w:id="9216" w:author="Claude (editorial pass)" w:date="2026-07-26T00:00:00Z">
        <w:r>
          <w:rPr>
            <w:b w:val="0"/>
          </w:rPr>
          <w:t xml:space="preserve">with </w:t>
        </w:r>
      </w:ins>
      <w:r>
        <w:rPr>
          <w:b w:val="0"/>
        </w:rPr>
        <w:t xml:space="preserve">two </w:t>
      </w:r>
      <w:del w:id="9217" w:author="Claude (editorial pass)" w:date="2026-07-26T00:00:00Z">
        <w:r>
          <w:rPr>
            <w:b w:val="0"/>
          </w:rPr>
          <w:delText xml:space="preserve">produced </w:delText>
        </w:r>
      </w:del>
      <w:ins w:id="9218" w:author="Claude (editorial pass)" w:date="2026-07-26T00:00:00Z">
        <w:r>
          <w:rPr>
            <w:b w:val="0"/>
          </w:rPr>
          <w:t xml:space="preserve">producing </w:t>
        </w:r>
      </w:ins>
      <w:r>
        <w:rPr>
          <w:b w:val="0"/>
        </w:rPr>
        <w:t xml:space="preserve">nothing at </w:t>
      </w:r>
      <w:del w:id="9219" w:author="Claude (editorial pass)" w:date="2026-07-26T00:00:00Z">
        <w:r>
          <w:rPr>
            <w:b w:val="0"/>
          </w:rPr>
          <w:delText xml:space="preserve">all.</w:delText>
        </w:r>
      </w:del>
      <w:ins w:id="9220" w:author="Claude (editorial pass)" w:date="2026-07-26T00:00:00Z">
        <w:r>
          <w:rPr>
            <w:b w:val="0"/>
          </w:rPr>
          <w:t xml:space="preserve">all. Roe-feeding diving sea ducks, the group with the strongest prior expectation, gave the clearest count result, since seven of ten were counted in significantly larger numbers: Long-tailed Duck 1.43 (1.29–1.60), Surf Scoter 1.30 (1.21–1.40), Harlequin Duck 1.20 (1.15–1.26), Common Goldeneye 1.20 (1.15–1.25), White-winged Scoter 1.17 (1.06–1.30), Greater Scaup (</w:t>
        </w:r>
        <w:r>
          <w:rPr>
            <w:b w:val="0"/>
            <w:i w:val="0"/>
          </w:rPr>
          <w:t xml:space="preserve">A. marila</w:t>
        </w:r>
        <w:r>
          <w:rPr>
            <w:b w:val="0"/>
          </w:rPr>
          <w:t xml:space="preserve">) 1.16 (1.05–1.29) and Bufflehead (</w:t>
        </w:r>
        <w:r>
          <w:rPr>
            <w:b w:val="0"/>
            <w:i w:val="0"/>
          </w:rPr>
          <w:t xml:space="preserve">B. albeola</w:t>
        </w:r>
        <w:r>
          <w:rPr>
            <w:b w:val="0"/>
          </w:rPr>
          <w:t xml:space="preserve">) 1.12 (1.09–1.15), while Barrow's Goldeneye (</w:t>
        </w:r>
        <w:r>
          <w:rPr>
            <w:b w:val="0"/>
            <w:i w:val="0"/>
          </w:rPr>
          <w:t xml:space="preserve">B. islandica</w:t>
        </w:r>
        <w:r>
          <w:rPr>
            <w:b w:val="0"/>
          </w:rPr>
          <w:t xml:space="preserve">) at 1.10 (1.01–1.19) fell just outside and only Black Scoter (</w:t>
        </w:r>
        <w:r>
          <w:rPr>
            <w:b w:val="0"/>
            <w:i w:val="0"/>
          </w:rPr>
          <w:t xml:space="preserve">Melanitta americana</w:t>
        </w:r>
        <w:r>
          <w:rPr>
            <w:b w:val="0"/>
          </w:rPr>
          <w:t xml:space="preserve">)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ins>
    </w:p>
    <w:p w14:paraId="06642A83" w14:textId="77777777" w:rsidR="00762553" w:rsidRPr="00FA3BFA" w:rsidRDefault="00000000">
      <w:pPr>
        <w:rPr>
          <w:rFonts w:cs="Times New Roman"/>
          <w:del w:id="9371" w:author="Claude (editorial pass)" w:date="2026-07-26T00:00:00Z"/>
        </w:rPr>
      </w:pPr>
      <w:del w:id="9370" w:author="Claude (editorial pass)" w:date="2026-07-26T00:00:00Z">
        <w:r>
          <w:rPr/>
          <w:delText xml:space="preserve">Roe-feeding diving sea ducks, the group with the strongest prior expectation, gave the clearest count result. Seven of ten were counted in significantly larger numbers: Long-tailed Duck 1.43 (1.29–1.60), Surf Scoter 1.30 (1.21–1.40), Harlequin Duck 1.20 (1.15–1.26), Common Goldeneye 1.20 (1.15–1.25), White-winged Scoter 1.17 (1.06–1.30), Greater Scaup (</w:delText>
        </w:r>
        <w:r>
          <w:rPr>
            <w:i/>
          </w:rPr>
          <w:delText xml:space="preserve">A. marila</w:delText>
        </w:r>
        <w:r>
          <w:rPr/>
          <w:delText xml:space="preserve">) 1.16 (1.05–1.29) and Bufflehead (</w:delText>
        </w:r>
        <w:r>
          <w:rPr>
            <w:i/>
          </w:rPr>
          <w:delText xml:space="preserve">B. albeola</w:delText>
        </w:r>
        <w:r>
          <w:rPr/>
          <w:delText xml:space="preserve">) 1.12 (1.09–1.15). Barrow's Goldeneye (</w:delText>
        </w:r>
        <w:r>
          <w:rPr>
            <w:i/>
          </w:rPr>
          <w:delText xml:space="preserve">B. islandica</w:delText>
        </w:r>
        <w:r>
          <w:rPr/>
          <w:delText xml:space="preserve">) at 1.10 (1.01–1.19) fell just outside, and only Black Scoter (</w:delText>
        </w:r>
        <w:r>
          <w:rPr>
            <w:i/>
          </w:rPr>
          <w:delText xml:space="preserve">Melanitta americana</w:delText>
        </w:r>
        <w:r>
          <w:rPr/>
          <w:delText xml:space="preserve">) was flat. Reporting behaved quite differently in the same birds. Only Lesser Scaup 1.26 (1.11–1.44), Harlequin Duck 1.15 (1.05–1.26) and Greater Scaup 1.13 (1.03–1.24) cleared correction, and Surf Scoter reporting sat at 1.00. Birds that already winter on these shorelines and then concentrate where roe is reachable would produce exactly this shape.</w:delText>
        </w:r>
      </w:del>
    </w:p>
    <w:p w14:paraId="4BBF9D36" w14:textId="77777777" w:rsidR="00762553" w:rsidRPr="00FA3BFA" w:rsidRDefault="00000000">
      <w:pPr>
        <w:rPr>
          <w:rFonts w:cs="Times New Roman"/>
        </w:rPr>
      </w:pPr>
      <w:r>
        <w:rPr>
          <w:b w:val="0"/>
        </w:rPr>
        <w:t xml:space="preserve">Gulls were the mirror image, and the only group in which reporting was the stronger outcome. Six of eight were reported significantly more often, from Bonaparte's Gull at 1.48 down to Glaucous-winged Gull </w:t>
      </w:r>
      <w:del w:id="9221" w:author="Claude (editorial pass)" w:date="2026-07-26T00:00:00Z">
        <w:r>
          <w:rPr>
            <w:b w:val="0"/>
          </w:rPr>
          <w:delText xml:space="preserve">(</w:delText>
        </w:r>
        <w:r>
          <w:rPr>
            <w:b w:val="0"/>
            <w:i w:val="0"/>
          </w:rPr>
          <w:delText xml:space="preserve">L. glaucescens</w:delText>
        </w:r>
        <w:r>
          <w:rPr>
            <w:b w:val="0"/>
          </w:rPr>
          <w:delText xml:space="preserve">) </w:delText>
        </w:r>
      </w:del>
      <w:r>
        <w:rPr>
          <w:b w:val="0"/>
        </w:rPr>
        <w:t xml:space="preserve">at 1.14 (1.08–1.20), with only Ring-billed and Western Gull </w:t>
      </w:r>
      <w:del w:id="9222" w:author="Claude (editorial pass)" w:date="2026-07-26T00:00:00Z">
        <w:r>
          <w:rPr>
            <w:b w:val="0"/>
          </w:rPr>
          <w:delText xml:space="preserve">outside. Four </w:delText>
        </w:r>
      </w:del>
      <w:ins w:id="9223" w:author="Claude (editorial pass)" w:date="2026-07-26T00:00:00Z">
        <w:r>
          <w:rPr>
            <w:b w:val="0"/>
          </w:rPr>
          <w:t xml:space="preserve">outside, and four </w:t>
        </w:r>
      </w:ins>
      <w:r>
        <w:rPr>
          <w:b w:val="0"/>
        </w:rPr>
        <w:t xml:space="preserve">were also counted in larger numbers, led by Short-billed Gull at 1.30 and Glaucous-winged Gull at 1.17 (1.13–1.21). Bonaparte's Gull, which had the largest reporting increase in the study, </w:t>
      </w:r>
      <w:ins w:id="9224" w:author="Claude (editorial pass)" w:date="2026-07-26T00:00:00Z">
        <w:r>
          <w:rPr>
            <w:b w:val="0"/>
          </w:rPr>
          <w:t xml:space="preserve">nonetheless </w:t>
        </w:r>
      </w:ins>
      <w:r>
        <w:rPr>
          <w:b w:val="0"/>
        </w:rPr>
        <w:t xml:space="preserve">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b w:val="0"/>
        </w:rPr>
        <w:t xml:space="preserve">Fish-chasing piscivores showed a narrower version of the sea duck </w:t>
      </w:r>
      <w:del w:id="9225" w:author="Claude (editorial pass)" w:date="2026-07-26T00:00:00Z">
        <w:r>
          <w:rPr>
            <w:b w:val="0"/>
          </w:rPr>
          <w:delText xml:space="preserve">pattern. Five </w:delText>
        </w:r>
      </w:del>
      <w:ins w:id="9226" w:author="Claude (editorial pass)" w:date="2026-07-26T00:00:00Z">
        <w:r>
          <w:rPr>
            <w:b w:val="0"/>
          </w:rPr>
          <w:t xml:space="preserve">pattern, with five </w:t>
        </w:r>
      </w:ins>
      <w:r>
        <w:rPr>
          <w:b w:val="0"/>
        </w:rPr>
        <w:t xml:space="preserve">of twelve </w:t>
      </w:r>
      <w:del w:id="9227" w:author="Claude (editorial pass)" w:date="2026-07-26T00:00:00Z">
        <w:r>
          <w:rPr>
            <w:b w:val="0"/>
          </w:rPr>
          <w:delText xml:space="preserve">were </w:delText>
        </w:r>
      </w:del>
      <w:r>
        <w:rPr>
          <w:b w:val="0"/>
        </w:rPr>
        <w:t xml:space="preserve">counted in larger numbers: Pacific Loon (</w:t>
      </w:r>
      <w:r>
        <w:rPr>
          <w:b w:val="0"/>
          <w:i w:val="0"/>
        </w:rPr>
        <w:t xml:space="preserve">Gavia pacifica</w:t>
      </w:r>
      <w:r>
        <w:rPr>
          <w:b w:val="0"/>
        </w:rPr>
        <w:t xml:space="preserve">) 1.16 (1.04–1.29), Red-breasted Merganser (</w:t>
      </w:r>
      <w:r>
        <w:rPr>
          <w:b w:val="0"/>
          <w:i w:val="0"/>
        </w:rPr>
        <w:t xml:space="preserve">Mergus serrator</w:t>
      </w:r>
      <w:r>
        <w:rPr>
          <w:b w:val="0"/>
        </w:rPr>
        <w:t xml:space="preserve">) 1.13 (1.07–1.19), Common Merganser (</w:t>
      </w:r>
      <w:r>
        <w:rPr>
          <w:b w:val="0"/>
          <w:i w:val="0"/>
        </w:rPr>
        <w:t xml:space="preserve">M. merganser</w:t>
      </w:r>
      <w:r>
        <w:rPr>
          <w:b w:val="0"/>
        </w:rPr>
        <w:t xml:space="preserve">) 1.11 (1.07–1.16), Double-crested Cormorant (</w:t>
      </w:r>
      <w:r>
        <w:rPr>
          <w:b w:val="0"/>
          <w:i w:val="0"/>
        </w:rPr>
        <w:t xml:space="preserve">Nannopterum auritum</w:t>
      </w:r>
      <w:r>
        <w:rPr>
          <w:b w:val="0"/>
        </w:rPr>
        <w:t xml:space="preserve">) 1.10 (1.05–1.15) and Common Loon (</w:t>
      </w:r>
      <w:r>
        <w:rPr>
          <w:b w:val="0"/>
          <w:i w:val="0"/>
        </w:rPr>
        <w:t xml:space="preserve">G. immer</w:t>
      </w:r>
      <w:r>
        <w:rPr>
          <w:b w:val="0"/>
        </w:rPr>
        <w:t xml:space="preserve">) 1.05 (1.01–1.08). Only Common Merganser at 1.16 (1.10–1.23) was also reported more </w:t>
      </w:r>
      <w:del w:id="9228" w:author="Claude (editorial pass)" w:date="2026-07-26T00:00:00Z">
        <w:r>
          <w:rPr>
            <w:b w:val="0"/>
          </w:rPr>
          <w:delText xml:space="preserve">often. Seven </w:delText>
        </w:r>
      </w:del>
      <w:ins w:id="9229" w:author="Claude (editorial pass)" w:date="2026-07-26T00:00:00Z">
        <w:r>
          <w:rPr>
            <w:b w:val="0"/>
          </w:rPr>
          <w:t xml:space="preserve">often, and seven </w:t>
        </w:r>
      </w:ins>
      <w:r>
        <w:rPr>
          <w:b w:val="0"/>
        </w:rPr>
        <w:t xml:space="preserve">of the twelve, including all three grebes, showed nothing at all. Shoreline scavengers were narrower </w:t>
      </w:r>
      <w:del w:id="9230" w:author="Claude (editorial pass)" w:date="2026-07-26T00:00:00Z">
        <w:r>
          <w:rPr>
            <w:b w:val="0"/>
          </w:rPr>
          <w:delText xml:space="preserve">still. </w:delText>
        </w:r>
      </w:del>
      <w:ins w:id="9231" w:author="Claude (editorial pass)" w:date="2026-07-26T00:00:00Z">
        <w:r>
          <w:rPr>
            <w:b w:val="0"/>
          </w:rPr>
          <w:t xml:space="preserve">still, because </w:t>
        </w:r>
      </w:ins>
      <w:r>
        <w:rPr>
          <w:b w:val="0"/>
        </w:rPr>
        <w:t xml:space="preserve">Bald Eagle's count increase of 1.06 (1.05–1.08) was the group's only significant result, while American Crow, Common Raven (</w:t>
      </w:r>
      <w:r>
        <w:rPr>
          <w:b w:val="0"/>
          <w:i w:val="0"/>
        </w:rPr>
        <w:t xml:space="preserve">C. corax</w:t>
      </w:r>
      <w:r>
        <w:rPr>
          <w:b w:val="0"/>
        </w:rPr>
        <w:t xml:space="preserve">) and Great Blue Heron stayed flat in both outcomes despite being three of the four most frequently reported birds in the family. </w:t>
      </w:r>
      <w:del w:id="9232" w:author="Claude (editorial pass)" w:date="2026-07-26T00:00:00Z">
        <w:r>
          <w:rPr>
            <w:b w:val="0"/>
          </w:rPr>
          <w:delText xml:space="preserve">Their </w:delText>
        </w:r>
      </w:del>
      <w:ins w:id="9233" w:author="Claude (editorial pass)" w:date="2026-07-26T00:00:00Z">
        <w:r>
          <w:rPr>
            <w:b w:val="0"/>
          </w:rPr>
          <w:t xml:space="preserve">Since their </w:t>
        </w:r>
      </w:ins>
      <w:r>
        <w:rPr>
          <w:b w:val="0"/>
        </w:rPr>
        <w:t xml:space="preserve">estimates are precise, </w:t>
      </w:r>
      <w:del w:id="9234" w:author="Claude (editorial pass)" w:date="2026-07-26T00:00:00Z">
        <w:r>
          <w:rPr>
            <w:b w:val="0"/>
          </w:rPr>
          <w:delText xml:space="preserve">so </w:delText>
        </w:r>
      </w:del>
      <w:r>
        <w:rPr>
          <w:b w:val="0"/>
        </w:rPr>
        <w:t xml:space="preserve">those flat results carry information.</w:t>
      </w:r>
    </w:p>
    <w:p w14:paraId="1F06A142" w14:textId="77777777" w:rsidR="00762553" w:rsidRPr="00FA3BFA" w:rsidRDefault="00000000">
      <w:pPr>
        <w:rPr>
          <w:rFonts w:cs="Times New Roman"/>
        </w:rPr>
      </w:pPr>
      <w:r>
        <w:rPr>
          <w:b w:val="0"/>
        </w:rPr>
        <w:t xml:space="preserve">Two groups produced nothing, and one of them had a reason to respond. No alcid cleared correction in either </w:t>
      </w:r>
      <w:del w:id="9235" w:author="Claude (editorial pass)" w:date="2026-07-26T00:00:00Z">
        <w:r>
          <w:rPr>
            <w:b w:val="0"/>
          </w:rPr>
          <w:delText xml:space="preserve">outcome. </w:delText>
        </w:r>
      </w:del>
      <w:ins w:id="9236" w:author="Claude (editorial pass)" w:date="2026-07-26T00:00:00Z">
        <w:r>
          <w:rPr>
            <w:b w:val="0"/>
          </w:rPr>
          <w:t xml:space="preserve">outcome, since </w:t>
        </w:r>
      </w:ins>
      <w:r>
        <w:rPr>
          <w:b w:val="0"/>
        </w:rPr>
        <w:t xml:space="preserve">Pigeon Guillemot (</w:t>
      </w:r>
      <w:r>
        <w:rPr>
          <w:b w:val="0"/>
          <w:i w:val="0"/>
        </w:rPr>
        <w:t xml:space="preserve">Cepphus columba</w:t>
      </w:r>
      <w:r>
        <w:rPr>
          <w:b w:val="0"/>
        </w:rPr>
        <w:t xml:space="preserve">), Marbled Murrelet (</w:t>
      </w:r>
      <w:r>
        <w:rPr>
          <w:b w:val="0"/>
          <w:i w:val="0"/>
        </w:rPr>
        <w:t xml:space="preserve">Brachyramphus marmoratus</w:t>
      </w:r>
      <w:r>
        <w:rPr>
          <w:b w:val="0"/>
        </w:rPr>
        <w:t xml:space="preserve">),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w:t>
      </w:r>
      <w:del w:id="9237" w:author="Claude (editorial pass)" w:date="2026-07-26T00:00:00Z">
        <w:r>
          <w:rPr>
            <w:b w:val="0"/>
          </w:rPr>
          <w:delText xml:space="preserve">case. They </w:delText>
        </w:r>
      </w:del>
      <w:ins w:id="9238" w:author="Claude (editorial pass)" w:date="2026-07-26T00:00:00Z">
        <w:r>
          <w:rPr>
            <w:b w:val="0"/>
          </w:rPr>
          <w:t xml:space="preserve">case, because they </w:t>
        </w:r>
      </w:ins>
      <w:r>
        <w:rPr>
          <w:b w:val="0"/>
        </w:rPr>
        <w:t xml:space="preserve">are documented consumers of herring eggs on exposed substrate (Bishop and Green 2001), yet Black Oystercatcher, Dunlin (</w:t>
      </w:r>
      <w:r>
        <w:rPr>
          <w:b w:val="0"/>
          <w:i w:val="0"/>
        </w:rPr>
        <w:t xml:space="preserve">C. alpina</w:t>
      </w:r>
      <w:r>
        <w:rPr>
          <w:b w:val="0"/>
        </w:rPr>
        <w:t xml:space="preserve">), Black Turnstone (</w:t>
      </w:r>
      <w:r>
        <w:rPr>
          <w:b w:val="0"/>
          <w:i w:val="0"/>
        </w:rPr>
        <w:t xml:space="preserve">Arenaria melanocephala</w:t>
      </w:r>
      <w:r>
        <w:rPr>
          <w:b w:val="0"/>
        </w:rPr>
        <w:t xml:space="preserve">)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w:t>
      </w:r>
      <w:del w:id="9239" w:author="Claude (editorial pass)" w:date="2026-07-26T00:00:00Z">
        <w:r>
          <w:rPr>
            <w:b w:val="0"/>
          </w:rPr>
          <w:delText xml:space="preserve">checklist. Shorebird </w:delText>
        </w:r>
      </w:del>
      <w:ins w:id="9240" w:author="Claude (editorial pass)" w:date="2026-07-26T00:00:00Z">
        <w:r>
          <w:rPr>
            <w:b w:val="0"/>
          </w:rPr>
          <w:t xml:space="preserve">checklist, while shorebird </w:t>
        </w:r>
      </w:ins>
      <w:r>
        <w:rPr>
          <w:b w:val="0"/>
        </w:rPr>
        <w:t xml:space="preserve">use of spawn here may also be too local to register across a whole strait. The models </w:t>
      </w:r>
      <w:del w:id="9241" w:author="Claude (editorial pass)" w:date="2026-07-26T00:00:00Z">
        <w:r>
          <w:rPr>
            <w:b w:val="0"/>
          </w:rPr>
          <w:delText xml:space="preserve">fitted; they </w:delText>
        </w:r>
      </w:del>
      <w:ins w:id="9242" w:author="Claude (editorial pass)" w:date="2026-07-26T00:00:00Z">
        <w:r>
          <w:rPr>
            <w:b w:val="0"/>
          </w:rPr>
          <w:t xml:space="preserve">fitted and </w:t>
        </w:r>
      </w:ins>
      <w:r>
        <w:rPr>
          <w:b w:val="0"/>
        </w:rPr>
        <w:t xml:space="preserve">simply found nothing.</w:t>
      </w:r>
    </w:p>
    <w:p w14:paraId="5C65278F" w14:textId="77777777" w:rsidR="00762553" w:rsidRPr="00FA3BFA" w:rsidRDefault="00000000">
      <w:pPr>
        <w:rPr>
          <w:rFonts w:cs="Times New Roman"/>
        </w:rPr>
      </w:pPr>
      <w:r>
        <w:rPr>
          <w:b w:val="0"/>
        </w:rPr>
        <w:t xml:space="preserve">Dabbling ducks and geese responded mainly through </w:t>
      </w:r>
      <w:del w:id="9243" w:author="Claude (editorial pass)" w:date="2026-07-26T00:00:00Z">
        <w:r>
          <w:rPr>
            <w:b w:val="0"/>
          </w:rPr>
          <w:delText xml:space="preserve">reporting. </w:delText>
        </w:r>
      </w:del>
      <w:ins w:id="9244" w:author="Claude (editorial pass)" w:date="2026-07-26T00:00:00Z">
        <w:r>
          <w:rPr>
            <w:b w:val="0"/>
          </w:rPr>
          <w:t xml:space="preserve">reporting, with </w:t>
        </w:r>
      </w:ins>
      <w:r>
        <w:rPr>
          <w:b w:val="0"/>
        </w:rPr>
        <w:t xml:space="preserve">Northern Pintail 1.21 (1.10–1.32), Brant (</w:t>
      </w:r>
      <w:r>
        <w:rPr>
          <w:b w:val="0"/>
          <w:i w:val="0"/>
        </w:rPr>
        <w:t xml:space="preserve">B. bernicla</w:t>
      </w:r>
      <w:r>
        <w:rPr>
          <w:b w:val="0"/>
        </w:rPr>
        <w:t xml:space="preserve">) 1.16 (1.04–1.30) and American Wigeon (</w:t>
      </w:r>
      <w:r>
        <w:rPr>
          <w:b w:val="0"/>
          <w:i w:val="0"/>
        </w:rPr>
        <w:t xml:space="preserve">Mareca americana</w:t>
      </w:r>
      <w:r>
        <w:rPr>
          <w:b w:val="0"/>
        </w:rPr>
        <w:t xml:space="preserve">) 1.11 (1.04–1.17) </w:t>
      </w:r>
      <w:del w:id="9245" w:author="Claude (editorial pass)" w:date="2026-07-26T00:00:00Z">
        <w:r>
          <w:rPr>
            <w:b w:val="0"/>
          </w:rPr>
          <w:delText xml:space="preserve">cleared </w:delText>
        </w:r>
      </w:del>
      <w:ins w:id="9246" w:author="Claude (editorial pass)" w:date="2026-07-26T00:00:00Z">
        <w:r>
          <w:rPr>
            <w:b w:val="0"/>
          </w:rPr>
          <w:t xml:space="preserve">clearing </w:t>
        </w:r>
      </w:ins>
      <w:r>
        <w:rPr>
          <w:b w:val="0"/>
        </w:rPr>
        <w:t xml:space="preserve">correction, as did Mallard (</w:t>
      </w:r>
      <w:r>
        <w:rPr>
          <w:b w:val="0"/>
          <w:i w:val="0"/>
        </w:rPr>
        <w:t xml:space="preserve">A. platyrhynchos</w:t>
      </w:r>
      <w:r>
        <w:rPr>
          <w:b w:val="0"/>
        </w:rPr>
        <w:t xml:space="preserve">)'s count increase of 1.07 (1.04–1.10), while Canada Goose (</w:t>
      </w:r>
      <w:r>
        <w:rPr>
          <w:b w:val="0"/>
          <w:i w:val="0"/>
        </w:rPr>
        <w:t xml:space="preserve">Branta canadensis</w:t>
      </w:r>
      <w:r>
        <w:rPr>
          <w:b w:val="0"/>
        </w:rPr>
        <w:t xml:space="preserve">) stayed flat. </w:t>
      </w:r>
      <w:del w:id="9247" w:author="Claude (editorial pass)" w:date="2026-07-26T00:00:00Z">
        <w:r>
          <w:rPr>
            <w:b w:val="0"/>
          </w:rPr>
          <w:delText xml:space="preserve">Section 3.6 returns to this group, </w:delText>
        </w:r>
      </w:del>
      <w:ins w:id="9248" w:author="Claude (editorial pass)" w:date="2026-07-26T00:00:00Z">
        <w:r>
          <w:rPr>
            <w:b w:val="0"/>
          </w:rPr>
          <w:t xml:space="preserve">This is the group in </w:t>
        </w:r>
      </w:ins>
      <w:r>
        <w:rPr>
          <w:b w:val="0"/>
        </w:rPr>
        <w:t xml:space="preserve">which </w:t>
      </w:r>
      <w:del w:id="9249" w:author="Claude (editorial pass)" w:date="2026-07-26T00:00:00Z">
        <w:r>
          <w:rPr>
            <w:b w:val="0"/>
          </w:rPr>
          <w:delText xml:space="preserve">is where </w:delText>
        </w:r>
      </w:del>
      <w:r>
        <w:rPr>
          <w:b w:val="0"/>
        </w:rPr>
        <w:t xml:space="preserve">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3.4 When Each Group Responded</w:t>
      </w:r>
    </w:p>
    <w:p w14:paraId="5FFABA12" w14:textId="77777777" w:rsidR="00C15184" w:rsidRPr="00FA3BFA" w:rsidRDefault="00000000">
      <w:pPr>
        <w:rPr>
          <w:rFonts w:cs="Times New Roman"/>
        </w:rPr>
      </w:pPr>
      <w:r w:rsidRPr="00FA3BFA">
        <w:rPr>
          <w:rFonts w:cs="Times New Roman"/>
          <w:color w:val="000000"/>
        </w:rPr>
        <w:t xml:space="preserve">The active-period result </w:t>
      </w:r>
      <w:del w:id="9250" w:author="Claude (editorial pass)" w:date="2026-07-26T00:00:00Z">
        <w:r w:rsidRPr="00FA3BFA">
          <w:rPr>
            <w:rFonts w:cs="Times New Roman"/>
            <w:color w:val="000000"/>
          </w:rPr>
          <w:delText xml:space="preserve">does not describe one common pattern </w:delText>
        </w:r>
      </w:del>
      <w:ins w:id="9251" w:author="Claude (editorial pass)" w:date="2026-07-26T00:00:00Z">
        <w:r w:rsidRPr="00FA3BFA">
          <w:rPr>
            <w:rFonts w:cs="Times New Roman"/>
            <w:color w:val="000000"/>
          </w:rPr>
          <w:t xml:space="preserve">averages over patterns that differ </w:t>
        </w:r>
      </w:ins>
      <w:r w:rsidRPr="00FA3BFA">
        <w:rPr>
          <w:rFonts w:cs="Times New Roman"/>
          <w:color w:val="000000"/>
        </w:rPr>
        <w:t xml:space="preserve">through time (Figure 3), and the difference between groups can be tested. For each species, the estimate at </w:t>
      </w:r>
      <w:del w:id="9252" w:author="Claude (editorial pass)" w:date="2026-07-26T00:00:00Z">
        <w:r w:rsidRPr="00FA3BFA">
          <w:rPr>
            <w:rFonts w:cs="Times New Roman"/>
            <w:color w:val="000000"/>
          </w:rPr>
          <w:delText xml:space="preserve">spawn start </w:delText>
        </w:r>
      </w:del>
      <w:ins w:id="9253" w:author="Claude (editorial pass)" w:date="2026-07-26T00:00:00Z">
        <w:r w:rsidRPr="00FA3BFA">
          <w:rPr>
            <w:rFonts w:cs="Times New Roman"/>
            <w:color w:val="000000"/>
          </w:rPr>
          <w:t xml:space="preserve">the event date </w:t>
        </w:r>
      </w:ins>
      <w:r w:rsidRPr="00FA3BFA">
        <w:rPr>
          <w:rFonts w:cs="Times New Roman"/>
          <w:color w:val="000000"/>
        </w:rPr>
        <w:t xml:space="preserve">minus the estimate during early egg gives a timing score, whose variance comes from the fitted covariance </w:t>
      </w:r>
      <w:del w:id="9254" w:author="Claude (editorial pass)" w:date="2026-07-26T00:00:00Z">
        <w:r w:rsidRPr="00FA3BFA">
          <w:rPr>
            <w:rFonts w:cs="Times New Roman"/>
            <w:color w:val="000000"/>
          </w:rPr>
          <w:delText xml:space="preserve">matrix. Regressing </w:delText>
        </w:r>
      </w:del>
      <w:ins w:id="9255" w:author="Claude (editorial pass)" w:date="2026-07-26T00:00:00Z">
        <w:r w:rsidRPr="00FA3BFA">
          <w:rPr>
            <w:rFonts w:cs="Times New Roman"/>
            <w:color w:val="000000"/>
          </w:rPr>
          <w:t xml:space="preserve">matrix, and regressing </w:t>
        </w:r>
      </w:ins>
      <w:r w:rsidRPr="00FA3BFA">
        <w:rPr>
          <w:rFonts w:cs="Times New Roman"/>
          <w:color w:val="000000"/>
        </w:rPr>
        <w:t xml:space="preserve">that score on the feeding groups fixed before any model was run, weighted by precision, tests whether the groups differ. Both outcomes say they do, counts far more decisively than reporting (Q = 117.3 and Q = 15.0, each on 6 degrees of freedom, p &lt; 0.001 and p = </w:t>
      </w:r>
      <w:del w:id="9256" w:author="Claude (editorial pass)" w:date="2026-07-26T00:00:00Z">
        <w:r w:rsidRPr="00FA3BFA">
          <w:rPr>
            <w:rFonts w:cs="Times New Roman"/>
            <w:color w:val="000000"/>
          </w:rPr>
          <w:delText xml:space="preserve">0.02). The </w:delText>
        </w:r>
      </w:del>
      <w:ins w:id="9257" w:author="Claude (editorial pass)" w:date="2026-07-26T00:00:00Z">
        <w:r w:rsidRPr="00FA3BFA">
          <w:rPr>
            <w:rFonts w:cs="Times New Roman"/>
            <w:color w:val="000000"/>
          </w:rPr>
          <w:t xml:space="preserve">0.02), although the </w:t>
        </w:r>
      </w:ins>
      <w:r w:rsidRPr="00FA3BFA">
        <w:rPr>
          <w:rFonts w:cs="Times New Roman"/>
          <w:color w:val="000000"/>
        </w:rPr>
        <w:t xml:space="preserve">two outcomes separate different groups. For counts the result comes from roe-feeding divers, which peak once eggs are available, and from shoreline scavengers, which peak at </w:t>
      </w:r>
      <w:del w:id="9258" w:author="Claude (editorial pass)" w:date="2026-07-26T00:00:00Z">
        <w:r w:rsidRPr="00FA3BFA">
          <w:rPr>
            <w:rFonts w:cs="Times New Roman"/>
            <w:color w:val="000000"/>
          </w:rPr>
          <w:delText xml:space="preserve">onset. For </w:delText>
        </w:r>
      </w:del>
      <w:ins w:id="9259" w:author="Claude (editorial pass)" w:date="2026-07-26T00:00:00Z">
        <w:r w:rsidRPr="00FA3BFA">
          <w:rPr>
            <w:rFonts w:cs="Times New Roman"/>
            <w:color w:val="000000"/>
          </w:rPr>
          <w:t xml:space="preserve">the event date, whereas for </w:t>
        </w:r>
      </w:ins>
      <w:r w:rsidRPr="00FA3BFA">
        <w:rPr>
          <w:rFonts w:cs="Times New Roman"/>
          <w:color w:val="000000"/>
        </w:rPr>
        <w:t xml:space="preserve">reporting the two groups whose intervals exclude zero are gulls and shoreline scavengers, both peaking </w:t>
      </w:r>
      <w:del w:id="9260" w:author="Claude (editorial pass)" w:date="2026-07-26T00:00:00Z">
        <w:r w:rsidRPr="00FA3BFA">
          <w:rPr>
            <w:rFonts w:cs="Times New Roman"/>
            <w:color w:val="000000"/>
          </w:rPr>
          <w:delText xml:space="preserve">at onset, </w:delText>
        </w:r>
      </w:del>
      <w:ins w:id="9261" w:author="Claude (editorial pass)" w:date="2026-07-26T00:00:00Z">
        <w:r w:rsidRPr="00FA3BFA">
          <w:rPr>
            <w:rFonts w:cs="Times New Roman"/>
            <w:color w:val="000000"/>
          </w:rPr>
          <w:t xml:space="preserve">early, </w:t>
        </w:r>
      </w:ins>
      <w:r w:rsidRPr="00FA3BFA">
        <w:rPr>
          <w:rFonts w:cs="Times New Roman"/>
          <w:color w:val="000000"/>
        </w:rPr>
        <w:t xml:space="preserve">while the divers that dominate the count result are flat. Feeding group </w:t>
      </w:r>
      <w:ins w:id="9262" w:author="Claude (editorial pass)" w:date="2026-07-26T00:00:00Z">
        <w:r w:rsidRPr="00FA3BFA">
          <w:rPr>
            <w:rFonts w:cs="Times New Roman"/>
            <w:color w:val="000000"/>
          </w:rPr>
          <w:t xml:space="preserve">therefore </w:t>
        </w:r>
      </w:ins>
      <w:r w:rsidRPr="00FA3BFA">
        <w:rPr>
          <w:rFonts w:cs="Times New Roman"/>
          <w:color w:val="000000"/>
        </w:rPr>
        <w:t xml:space="preserve">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The direction of that separation follows the order in which food appears.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 xml:space="preserve">Individual species show the same division. Common Merganser rose in both outcomes with both peaks close to </w:t>
      </w:r>
      <w:del w:id="9263" w:author="Claude (editorial pass)" w:date="2026-07-26T00:00:00Z">
        <w:r w:rsidRPr="00FA3BFA">
          <w:rPr>
            <w:rFonts w:cs="Times New Roman"/>
            <w:color w:val="000000"/>
          </w:rPr>
          <w:delText xml:space="preserve">onset. </w:delText>
        </w:r>
      </w:del>
      <w:ins w:id="9264" w:author="Claude (editorial pass)" w:date="2026-07-26T00:00:00Z">
        <w:r w:rsidRPr="00FA3BFA">
          <w:rPr>
            <w:rFonts w:cs="Times New Roman"/>
            <w:color w:val="000000"/>
          </w:rPr>
          <w:t xml:space="preserve">the event date, </w:t>
        </w:r>
      </w:ins>
      <w:r w:rsidRPr="00FA3BFA">
        <w:rPr>
          <w:rFonts w:cs="Times New Roman"/>
          <w:color w:val="000000"/>
        </w:rPr>
        <w:t xml:space="preserve">Glaucous-winged and Short-billed Gull rose in </w:t>
      </w:r>
      <w:del w:id="9265" w:author="Claude (editorial pass)" w:date="2026-07-26T00:00:00Z">
        <w:r w:rsidRPr="00FA3BFA">
          <w:rPr>
            <w:rFonts w:cs="Times New Roman"/>
            <w:color w:val="000000"/>
          </w:rPr>
          <w:delText xml:space="preserve">both, </w:delText>
        </w:r>
      </w:del>
      <w:ins w:id="9266" w:author="Claude (editorial pass)" w:date="2026-07-26T00:00:00Z">
        <w:r w:rsidRPr="00FA3BFA">
          <w:rPr>
            <w:rFonts w:cs="Times New Roman"/>
            <w:color w:val="000000"/>
          </w:rPr>
          <w:t xml:space="preserve">both </w:t>
        </w:r>
      </w:ins>
      <w:r w:rsidRPr="00FA3BFA">
        <w:rPr>
          <w:rFonts w:cs="Times New Roman"/>
          <w:color w:val="000000"/>
        </w:rPr>
        <w:t xml:space="preserve">with the reporting change concentrated </w:t>
      </w:r>
      <w:del w:id="9267" w:author="Claude (editorial pass)" w:date="2026-07-26T00:00:00Z">
        <w:r w:rsidRPr="00FA3BFA">
          <w:rPr>
            <w:rFonts w:cs="Times New Roman"/>
            <w:color w:val="000000"/>
          </w:rPr>
          <w:delText xml:space="preserve">early. </w:delText>
        </w:r>
      </w:del>
      <w:ins w:id="9268" w:author="Claude (editorial pass)" w:date="2026-07-26T00:00:00Z">
        <w:r w:rsidRPr="00FA3BFA">
          <w:rPr>
            <w:rFonts w:cs="Times New Roman"/>
            <w:color w:val="000000"/>
          </w:rPr>
          <w:t xml:space="preserve">early, and </w:t>
        </w:r>
      </w:ins>
      <w:r w:rsidRPr="00FA3BFA">
        <w:rPr>
          <w:rFonts w:cs="Times New Roman"/>
          <w:color w:val="000000"/>
        </w:rPr>
        <w:t xml:space="preserve">Bald Eagle rose briefly near </w:t>
      </w:r>
      <w:del w:id="9269" w:author="Claude (editorial pass)" w:date="2026-07-26T00:00:00Z">
        <w:r w:rsidRPr="00FA3BFA">
          <w:rPr>
            <w:rFonts w:cs="Times New Roman"/>
            <w:color w:val="000000"/>
          </w:rPr>
          <w:delText xml:space="preserve">onset </w:delText>
        </w:r>
      </w:del>
      <w:ins w:id="9270" w:author="Claude (editorial pass)" w:date="2026-07-26T00:00:00Z">
        <w:r w:rsidRPr="00FA3BFA">
          <w:rPr>
            <w:rFonts w:cs="Times New Roman"/>
            <w:color w:val="000000"/>
          </w:rPr>
          <w:t xml:space="preserve">the event date </w:t>
        </w:r>
      </w:ins>
      <w:r w:rsidRPr="00FA3BFA">
        <w:rPr>
          <w:rFonts w:cs="Times New Roman"/>
          <w:color w:val="000000"/>
        </w:rPr>
        <w:t xml:space="preserve">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 xml:space="preserve">American Wigeon appears in Figure 3 as a </w:t>
      </w:r>
      <w:del w:id="9271" w:author="Claude (editorial pass)" w:date="2026-07-26T00:00:00Z">
        <w:r w:rsidRPr="00FA3BFA">
          <w:rPr>
            <w:rFonts w:cs="Times New Roman"/>
            <w:color w:val="000000"/>
          </w:rPr>
          <w:delText xml:space="preserve">counterpoint. Its </w:delText>
        </w:r>
      </w:del>
      <w:ins w:id="9272" w:author="Claude (editorial pass)" w:date="2026-07-26T00:00:00Z">
        <w:r w:rsidRPr="00FA3BFA">
          <w:rPr>
            <w:rFonts w:cs="Times New Roman"/>
            <w:color w:val="000000"/>
          </w:rPr>
          <w:t xml:space="preserve">counterpoint, since its </w:t>
        </w:r>
      </w:ins>
      <w:r w:rsidRPr="00FA3BFA">
        <w:rPr>
          <w:rFonts w:cs="Times New Roman"/>
          <w:color w:val="000000"/>
        </w:rPr>
        <w:t xml:space="preserve">estimates were modestly positive after </w:t>
      </w:r>
      <w:del w:id="9273" w:author="Claude (editorial pass)" w:date="2026-07-26T00:00:00Z">
        <w:r w:rsidRPr="00FA3BFA">
          <w:rPr>
            <w:rFonts w:cs="Times New Roman"/>
            <w:color w:val="000000"/>
          </w:rPr>
          <w:delText xml:space="preserve">onset </w:delText>
        </w:r>
      </w:del>
      <w:ins w:id="9274" w:author="Claude (editorial pass)" w:date="2026-07-26T00:00:00Z">
        <w:r w:rsidRPr="00FA3BFA">
          <w:rPr>
            <w:rFonts w:cs="Times New Roman"/>
            <w:color w:val="000000"/>
          </w:rPr>
          <w:t xml:space="preserve">the event date </w:t>
        </w:r>
      </w:ins>
      <w:r w:rsidRPr="00FA3BFA">
        <w:rPr>
          <w:rFonts w:cs="Times New Roman"/>
          <w:color w:val="000000"/>
        </w:rPr>
        <w:t xml:space="preserve">even though no direct herring link is established for it, and its profile lacks the late peak </w:t>
      </w:r>
      <w:ins w:id="9275" w:author="Claude (editorial pass)" w:date="2026-07-26T00:00:00Z">
        <w:r w:rsidRPr="00FA3BFA">
          <w:rPr>
            <w:rFonts w:cs="Times New Roman"/>
            <w:color w:val="000000"/>
          </w:rPr>
          <w:t xml:space="preserve">that </w:t>
        </w:r>
      </w:ins>
      <w:r w:rsidRPr="00FA3BFA">
        <w:rPr>
          <w:rFonts w:cs="Times New Roman"/>
          <w:color w:val="000000"/>
        </w:rPr>
        <w:t xml:space="preserve">the roe-feeding divers </w:t>
      </w:r>
      <w:del w:id="9276" w:author="Claude (editorial pass)" w:date="2026-07-26T00:00:00Z">
        <w:r w:rsidRPr="00FA3BFA">
          <w:rPr>
            <w:rFonts w:cs="Times New Roman"/>
            <w:color w:val="000000"/>
          </w:rPr>
          <w:delText xml:space="preserve">show. Section 3.6 sets out why this group of results is harder to read than it first appears.</w:delText>
        </w:r>
      </w:del>
      <w:ins w:id="9277" w:author="Claude (editorial pass)" w:date="2026-07-26T00:00:00Z">
        <w:r w:rsidRPr="00FA3BFA">
          <w:rPr>
            <w:rFonts w:cs="Times New Roman"/>
            <w:color w:val="000000"/>
          </w:rPr>
          <w:t xml:space="preserve">show.</w:t>
        </w:r>
      </w:ins>
    </w:p>
    <w:p w14:paraId="7C3FAF08" w14:textId="77777777" w:rsidR="00C15184" w:rsidRPr="00FA3BFA" w:rsidRDefault="00000000">
      <w:pPr>
        <w:keepNext/>
        <w:rPr>
          <w:rFonts w:cs="Times New Roman"/>
        </w:rPr>
      </w:pPr>
      <w:r w:rsidRPr="00FA3BFA">
        <w:rPr>
          <w:rFonts w:cs="Times New Roman"/>
          <w:noProof/>
          <w:color w:val="000000"/>
        </w:rPr>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commentRangeStart w:id="142"/>
      <w:commentRangeStart w:id="26"/>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6"/>
      <w:r w:rsidRPr="00FA3BFA">
        <w:rPr>
          <w:rFonts w:cs="Times New Roman"/>
          <w:color w:val="000000"/>
        </w:rPr>
        <w:commentReference w:id="26"/>
      </w:r>
      <w:commentRangeEnd w:id="142"/>
      <w:r w:rsidRPr="00FA3BFA">
        <w:rPr>
          <w:rFonts w:cs="Times New Roman"/>
          <w:color w:val="000000"/>
        </w:rPr>
        <w:commentReference w:id="142"/>
      </w:r>
    </w:p>
    <w:p w14:paraId="2E01D1B7" w14:textId="77777777" w:rsidR="00762553" w:rsidRPr="00FA3BFA" w:rsidRDefault="00000000">
      <w:pPr>
        <w:rPr>
          <w:rFonts w:cs="Times New Roman"/>
        </w:rPr>
      </w:pPr>
      <w:r w:rsidRPr="00FA3BFA">
        <w:rPr>
          <w:rFonts w:cs="Times New Roman"/>
        </w:rPr>
        <w:t>The same shape appears in the family as a whole.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 xml:space="preserve">Species do not, however, fall into discrete response types. An ordination of the five period estimates, standardized across species, places 62.8% of the variation on a first axis with similar loadings for every period, which describes overall response size and not timing, and 14.7% on a second axis separating early pre-spawn from late egg availability. A two-dimensional non-metric scaling of the same distances has stress 0.094 and reproduces the original distances closely, with a Spearman correlation of 0.974. In both ordinations the pre-assigned feeding groups overlap </w:t>
      </w:r>
      <w:del w:id="9278" w:author="Claude (editorial pass)" w:date="2026-07-26T00:00:00Z">
        <w:r w:rsidRPr="00FA3BFA">
          <w:rPr>
            <w:rFonts w:cs="Times New Roman"/>
          </w:rPr>
          <w:delText xml:space="preserve">substantially. The </w:delText>
        </w:r>
      </w:del>
      <w:ins w:id="9279" w:author="Claude (editorial pass)" w:date="2026-07-26T00:00:00Z">
        <w:r w:rsidRPr="00FA3BFA">
          <w:rPr>
            <w:rFonts w:cs="Times New Roman"/>
          </w:rPr>
          <w:t xml:space="preserve">substantially, and the large unexplained residual heterogeneity says the same thing: the </w:t>
        </w:r>
      </w:ins>
      <w:r w:rsidRPr="00FA3BFA">
        <w:rPr>
          <w:rFonts w:cs="Times New Roman"/>
        </w:rPr>
        <w:t xml:space="preserve">group differences reported above are differences in average </w:t>
      </w:r>
      <w:del w:id="9280" w:author="Claude (editorial pass)" w:date="2026-07-26T00:00:00Z">
        <w:r w:rsidRPr="00FA3BFA">
          <w:rPr>
            <w:rFonts w:cs="Times New Roman"/>
          </w:rPr>
          <w:delText xml:space="preserve">timing, not a partition of the family, which is what the large unexplained residual heterogeneity already indicated.</w:delText>
        </w:r>
      </w:del>
      <w:ins w:id="9281" w:author="Claude (editorial pass)" w:date="2026-07-26T00:00:00Z">
        <w:r w:rsidRPr="00FA3BFA">
          <w:rPr>
            <w:rFonts w:cs="Times New Roman"/>
          </w:rPr>
          <w:t xml:space="preserve">timing.</w:t>
        </w:r>
      </w:ins>
    </w:p>
    <w:p w14:paraId="58294A59" w14:textId="77777777" w:rsidR="00762553" w:rsidRPr="00FA3BFA" w:rsidRDefault="00000000">
      <w:pPr>
        <w:jc w:val="center"/>
        <w:rPr>
          <w:rFonts w:cs="Times New Roman"/>
        </w:rPr>
      </w:pPr>
      <w:r w:rsidRPr="00FA3BFA">
        <w:rPr>
          <w:rFonts w:cs="Times New Roman"/>
          <w:noProof/>
        </w:rPr>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3.5 What the Changes Mean on a Natural Scale</w:t>
      </w:r>
    </w:p>
    <w:p w14:paraId="0A97E123" w14:textId="77777777" w:rsidR="00C15184" w:rsidRPr="00FA3BFA" w:rsidRDefault="00000000">
      <w:pPr>
        <w:rPr>
          <w:rFonts w:cs="Times New Roman"/>
        </w:rPr>
      </w:pPr>
      <w:r w:rsidRPr="00FA3BFA">
        <w:rPr>
          <w:rFonts w:cs="Times New Roman"/>
          <w:color w:val="000000"/>
        </w:rPr>
        <w:t>Standardized predictions put several of these ratios on a scale a reader can picture.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3.6 Results That Complicate a Herring-Specific Reading</w:t>
      </w:r>
    </w:p>
    <w:p w14:paraId="0AB17CD4" w14:textId="77777777"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 xml:space="preserve">These results are harder to read than they first appear. 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w:t>
      </w:r>
      <w:del w:id="9282" w:author="Claude (editorial pass)" w:date="2026-07-26T00:00:00Z">
        <w:r w:rsidRPr="00FA3BFA">
          <w:rPr>
            <w:rFonts w:cs="Times New Roman"/>
            <w:color w:val="000000"/>
          </w:rPr>
          <w:delText xml:space="preserve">Whether these birds are responding to herring or to something that puts them on the same beaches in the same weeks cannot be determined here. What can be said is that the </w:delText>
        </w:r>
      </w:del>
      <w:ins w:id="9283" w:author="Claude (editorial pass)" w:date="2026-07-26T00:00:00Z">
        <w:r w:rsidRPr="00FA3BFA">
          <w:rPr>
            <w:rFonts w:cs="Times New Roman"/>
            <w:color w:val="000000"/>
          </w:rPr>
          <w:t xml:space="preserve">The </w:t>
        </w:r>
      </w:ins>
      <w:r w:rsidRPr="00FA3BFA">
        <w:rPr>
          <w:rFonts w:cs="Times New Roman"/>
          <w:color w:val="000000"/>
        </w:rPr>
        <w:t xml:space="preserve">group responded through reporting and not counts, the opposite of the sea ducks, and </w:t>
      </w:r>
      <w:del w:id="9284" w:author="Claude (editorial pass)" w:date="2026-07-26T00:00:00Z">
        <w:r w:rsidRPr="00FA3BFA">
          <w:rPr>
            <w:rFonts w:cs="Times New Roman"/>
            <w:color w:val="000000"/>
          </w:rPr>
          <w:delText xml:space="preserve">that </w:delText>
        </w:r>
      </w:del>
      <w:r w:rsidRPr="00FA3BFA">
        <w:rPr>
          <w:rFonts w:cs="Times New Roman"/>
          <w:color w:val="000000"/>
        </w:rPr>
        <w:t xml:space="preserve">its timing was flat, </w:t>
      </w:r>
      <w:del w:id="9285" w:author="Claude (editorial pass)" w:date="2026-07-26T00:00:00Z">
        <w:r w:rsidRPr="00FA3BFA">
          <w:rPr>
            <w:rFonts w:cs="Times New Roman"/>
            <w:color w:val="000000"/>
          </w:rPr>
          <w:delText xml:space="preserve">so it does not share </w:delText>
        </w:r>
      </w:del>
      <w:ins w:id="9286" w:author="Claude (editorial pass)" w:date="2026-07-26T00:00:00Z">
        <w:r w:rsidRPr="00FA3BFA">
          <w:rPr>
            <w:rFonts w:cs="Times New Roman"/>
            <w:color w:val="000000"/>
          </w:rPr>
          <w:t xml:space="preserve">without </w:t>
        </w:r>
      </w:ins>
      <w:r w:rsidRPr="00FA3BFA">
        <w:rPr>
          <w:rFonts w:cs="Times New Roman"/>
          <w:color w:val="000000"/>
        </w:rPr>
        <w:t xml:space="preserve">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3.7 Sensitivity to Design and Observation Choices</w:t>
      </w:r>
    </w:p>
    <w:p w14:paraId="2E5861FD" w14:textId="77777777" w:rsidR="00C15184" w:rsidRPr="00FA3BFA" w:rsidRDefault="00000000">
      <w:pPr>
        <w:rPr>
          <w:rFonts w:cs="Times New Roman"/>
        </w:rPr>
      </w:pPr>
      <w:r w:rsidRPr="00FA3BFA">
        <w:rPr>
          <w:rFonts w:cs="Times New Roman"/>
          <w:color w:val="000000"/>
        </w:rPr>
        <w:t xml:space="preserve">The design assumes that, without spawning,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w:t>
      </w:r>
      <w:del w:id="9287" w:author="Claude (editorial pass)" w:date="2026-07-26T00:00:00Z">
        <w:r w:rsidRPr="00FA3BFA">
          <w:rPr>
            <w:rFonts w:cs="Times New Roman"/>
            <w:color w:val="000000"/>
          </w:rPr>
          <w:delText xml:space="preserve">That check does not extend to the </w:delText>
        </w:r>
      </w:del>
      <w:ins w:id="9288" w:author="Claude (editorial pass)" w:date="2026-07-26T00:00:00Z">
        <w:r w:rsidRPr="00FA3BFA">
          <w:rPr>
            <w:rFonts w:cs="Times New Roman"/>
            <w:color w:val="000000"/>
          </w:rPr>
          <w:t xml:space="preserve">The </w:t>
        </w:r>
      </w:ins>
      <w:r w:rsidRPr="00FA3BFA">
        <w:rPr>
          <w:rFonts w:cs="Times New Roman"/>
          <w:color w:val="000000"/>
        </w:rPr>
        <w:t xml:space="preserve">two </w:t>
      </w:r>
      <w:del w:id="9289" w:author="Claude (editorial pass)" w:date="2026-07-26T00:00:00Z">
        <w:r w:rsidRPr="00FA3BFA">
          <w:rPr>
            <w:rFonts w:cs="Times New Roman"/>
            <w:color w:val="000000"/>
          </w:rPr>
          <w:delText xml:space="preserve">comparators, which </w:delText>
        </w:r>
      </w:del>
      <w:ins w:id="9290" w:author="Claude (editorial pass)" w:date="2026-07-26T00:00:00Z">
        <w:r w:rsidRPr="00FA3BFA">
          <w:rPr>
            <w:rFonts w:cs="Times New Roman"/>
            <w:color w:val="000000"/>
          </w:rPr>
          <w:t xml:space="preserve">comparators </w:t>
        </w:r>
      </w:ins>
      <w:r w:rsidRPr="00FA3BFA">
        <w:rPr>
          <w:rFonts w:cs="Times New Roman"/>
          <w:color w:val="000000"/>
        </w:rPr>
        <w:t xml:space="preserve">form a separate </w:t>
      </w:r>
      <w:del w:id="9291" w:author="Claude (editorial pass)" w:date="2026-07-26T00:00:00Z">
        <w:r w:rsidRPr="00FA3BFA">
          <w:rPr>
            <w:rFonts w:cs="Times New Roman"/>
            <w:color w:val="000000"/>
          </w:rPr>
          <w:delText xml:space="preserve">set; </w:delText>
        </w:r>
      </w:del>
      <w:ins w:id="9292" w:author="Claude (editorial pass)" w:date="2026-07-26T00:00:00Z">
        <w:r w:rsidRPr="00FA3BFA">
          <w:rPr>
            <w:rFonts w:cs="Times New Roman"/>
            <w:color w:val="000000"/>
          </w:rPr>
          <w:t xml:space="preserve">set, and </w:t>
        </w:r>
      </w:ins>
      <w:r w:rsidRPr="00FA3BFA">
        <w:rPr>
          <w:rFonts w:cs="Times New Roman"/>
          <w:color w:val="000000"/>
        </w:rPr>
        <w:t xml:space="preserve">Section 4.2 </w:t>
      </w:r>
      <w:del w:id="9293" w:author="Claude (editorial pass)" w:date="2026-07-26T00:00:00Z">
        <w:r w:rsidRPr="00FA3BFA">
          <w:rPr>
            <w:rFonts w:cs="Times New Roman"/>
            <w:color w:val="000000"/>
          </w:rPr>
          <w:delText xml:space="preserve">explains why one of </w:delText>
        </w:r>
      </w:del>
      <w:ins w:id="9294" w:author="Claude (editorial pass)" w:date="2026-07-26T00:00:00Z">
        <w:r w:rsidRPr="00FA3BFA">
          <w:rPr>
            <w:rFonts w:cs="Times New Roman"/>
            <w:color w:val="000000"/>
          </w:rPr>
          <w:t xml:space="preserve">takes </w:t>
        </w:r>
      </w:ins>
      <w:r w:rsidRPr="00FA3BFA">
        <w:rPr>
          <w:rFonts w:cs="Times New Roman"/>
          <w:color w:val="000000"/>
        </w:rPr>
        <w:t xml:space="preserve">them </w:t>
      </w:r>
      <w:del w:id="9295" w:author="Claude (editorial pass)" w:date="2026-07-26T00:00:00Z">
        <w:r w:rsidRPr="00FA3BFA">
          <w:rPr>
            <w:rFonts w:cs="Times New Roman"/>
            <w:color w:val="000000"/>
          </w:rPr>
          <w:delText xml:space="preserve">is harder to reconcile with a clean pre-onset record.</w:delText>
        </w:r>
      </w:del>
      <w:ins w:id="9296" w:author="Claude (editorial pass)" w:date="2026-07-26T00:00:00Z">
        <w:r w:rsidRPr="00FA3BFA">
          <w:rPr>
            <w:rFonts w:cs="Times New Roman"/>
            <w:color w:val="000000"/>
          </w:rPr>
          <w:t xml:space="preserve">up.</w:t>
        </w:r>
      </w:ins>
    </w:p>
    <w:p w14:paraId="0FB3E40E" w14:textId="77777777" w:rsidR="00C15184" w:rsidRPr="00FA3BFA" w:rsidRDefault="00000000">
      <w:pPr>
        <w:rPr>
          <w:rFonts w:cs="Times New Roman"/>
        </w:rPr>
      </w:pPr>
      <w:r w:rsidRPr="00FA3BFA">
        <w:rPr>
          <w:rFonts w:cs="Times New Roman"/>
          <w:color w:val="000000"/>
        </w:rPr>
        <w:t xml:space="preserve">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w:t>
      </w:r>
      <w:del w:id="9297" w:author="Claude (editorial pass)" w:date="2026-07-26T00:00:00Z">
        <w:r w:rsidRPr="00FA3BFA">
          <w:rPr>
            <w:rFonts w:cs="Times New Roman"/>
            <w:color w:val="000000"/>
          </w:rPr>
          <w:delText xml:space="preserve">power, and it does not show that the counted subset is unbiased.</w:delText>
        </w:r>
      </w:del>
      <w:ins w:id="9298" w:author="Claude (editorial pass)" w:date="2026-07-26T00:00:00Z">
        <w:r w:rsidRPr="00FA3BFA">
          <w:rPr>
            <w:rFonts w:cs="Times New Roman"/>
            <w:color w:val="000000"/>
          </w:rPr>
          <w:t xml:space="preserve">power.</w:t>
        </w:r>
      </w:ins>
    </w:p>
    <w:p w14:paraId="0340A8F5" w14:textId="77777777" w:rsidR="00C15184" w:rsidRPr="00FA3BFA" w:rsidRDefault="00000000">
      <w:pPr>
        <w:rPr>
          <w:rFonts w:cs="Times New Roman"/>
        </w:rPr>
      </w:pPr>
      <w:r w:rsidRPr="00FA3BFA">
        <w:rPr>
          <w:rFonts w:cs="Times New Roman"/>
          <w:color w:val="000000"/>
        </w:rPr>
        <w:t>The main models counted every eligible link between a checklist and an event, so they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6BF40C20" w14:textId="77777777" w:rsidR="00BF0BAC" w:rsidRPr="00FA3BFA" w:rsidRDefault="00000000">
      <w:pPr>
        <w:pStyle w:val="Heading3"/>
        <w:rPr>
          <w:rFonts w:cs="Times New Roman"/>
        </w:rPr>
      </w:pPr>
      <w:r w:rsidRPr="00FA3BFA">
        <w:rPr>
          <w:rFonts w:cs="Times New Roman"/>
        </w:rPr>
        <w:t>Bald Eagle, American Robin and Glaucous-winged Gull Case Study</w:t>
      </w:r>
    </w:p>
    <w:p w14:paraId="0C8205F7" w14:textId="77777777" w:rsidR="00BF0BAC" w:rsidRPr="00FA3BFA" w:rsidRDefault="00000000">
      <w:pPr>
        <w:rPr>
          <w:rFonts w:cs="Times New Roman"/>
        </w:rPr>
      </w:pPr>
      <w:r w:rsidRPr="00FA3BFA">
        <w:rPr>
          <w:rFonts w:cs="Times New Roman"/>
        </w:rPr>
        <w:t>The three species separate a localized waterbird response from broader event-time structure (Figs. S4 to S6).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4.1 What the Study Shows</w:t>
      </w:r>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w:t>
      </w:r>
      <w:del w:id="9299" w:author="Claude (editorial pass)" w:date="2026-07-26T00:00:00Z">
        <w:r w:rsidRPr="00FA3BFA">
          <w:rPr>
            <w:rFonts w:cs="Times New Roman"/>
            <w:color w:val="000000"/>
          </w:rPr>
          <w:delText xml:space="preserve">down, not </w:delText>
        </w:r>
      </w:del>
      <w:ins w:id="9300" w:author="Claude (editorial pass)" w:date="2026-07-26T00:00:00Z">
        <w:r w:rsidRPr="00FA3BFA">
          <w:rPr>
            <w:rFonts w:cs="Times New Roman"/>
            <w:color w:val="000000"/>
          </w:rPr>
          <w:t xml:space="preserve">down rather than </w:t>
        </w:r>
      </w:ins>
      <w:r w:rsidRPr="00FA3BFA">
        <w:rPr>
          <w:rFonts w:cs="Times New Roman"/>
          <w:color w:val="000000"/>
        </w:rPr>
        <w:t xml:space="preserve">in how often they wrote anything at all. That distinction is the main </w:t>
      </w:r>
      <w:del w:id="9301" w:author="Claude (editorial pass)" w:date="2026-07-26T00:00:00Z">
        <w:r w:rsidRPr="00FA3BFA">
          <w:rPr>
            <w:rFonts w:cs="Times New Roman"/>
            <w:color w:val="000000"/>
          </w:rPr>
          <w:delText xml:space="preserve">result. It </w:delText>
        </w:r>
      </w:del>
      <w:ins w:id="9302" w:author="Claude (editorial pass)" w:date="2026-07-26T00:00:00Z">
        <w:r w:rsidRPr="00FA3BFA">
          <w:rPr>
            <w:rFonts w:cs="Times New Roman"/>
            <w:color w:val="000000"/>
          </w:rPr>
          <w:t xml:space="preserve">result, and it holds up in three ways: it </w:t>
        </w:r>
      </w:ins>
      <w:r w:rsidRPr="00FA3BFA">
        <w:rPr>
          <w:rFonts w:cs="Times New Roman"/>
          <w:color w:val="000000"/>
        </w:rPr>
        <w:t xml:space="preserve">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4464C972" w14:textId="77777777" w:rsidR="00C15184" w:rsidRPr="00FA3BFA" w:rsidRDefault="00000000">
      <w:pPr>
        <w:rPr>
          <w:rFonts w:cs="Times New Roman"/>
        </w:rPr>
      </w:pPr>
      <w:r w:rsidRPr="00FA3BFA">
        <w:rPr>
          <w:rFonts w:cs="Times New Roman"/>
          <w:color w:val="000000"/>
        </w:rPr>
        <w:t xml:space="preserve">The timing adds detail </w:t>
      </w:r>
      <w:ins w:id="9303" w:author="Claude (editorial pass)" w:date="2026-07-26T00:00:00Z">
        <w:r w:rsidRPr="00FA3BFA">
          <w:rPr>
            <w:rFonts w:cs="Times New Roman"/>
            <w:color w:val="000000"/>
          </w:rPr>
          <w:t xml:space="preserve">that </w:t>
        </w:r>
      </w:ins>
      <w:r w:rsidRPr="00FA3BFA">
        <w:rPr>
          <w:rFonts w:cs="Times New Roman"/>
          <w:color w:val="000000"/>
        </w:rPr>
        <w:t xml:space="preserve">a single before-and-after number cannot. Diving sea ducks reached their largest counts once eggs were </w:t>
      </w:r>
      <w:del w:id="9304" w:author="Claude (editorial pass)" w:date="2026-07-26T00:00:00Z">
        <w:r w:rsidRPr="00FA3BFA">
          <w:rPr>
            <w:rFonts w:cs="Times New Roman"/>
            <w:color w:val="000000"/>
          </w:rPr>
          <w:delText xml:space="preserve">available. Shoreline </w:delText>
        </w:r>
      </w:del>
      <w:ins w:id="9305" w:author="Claude (editorial pass)" w:date="2026-07-26T00:00:00Z">
        <w:r w:rsidRPr="00FA3BFA">
          <w:rPr>
            <w:rFonts w:cs="Times New Roman"/>
            <w:color w:val="000000"/>
          </w:rPr>
          <w:t xml:space="preserve">available, whereas shoreline </w:t>
        </w:r>
      </w:ins>
      <w:r w:rsidRPr="00FA3BFA">
        <w:rPr>
          <w:rFonts w:cs="Times New Roman"/>
          <w:color w:val="000000"/>
        </w:rPr>
        <w:t xml:space="preserve">scavengers peaked as spawning </w:t>
      </w:r>
      <w:del w:id="9306" w:author="Claude (editorial pass)" w:date="2026-07-26T00:00:00Z">
        <w:r w:rsidRPr="00FA3BFA">
          <w:rPr>
            <w:rFonts w:cs="Times New Roman"/>
            <w:color w:val="000000"/>
          </w:rPr>
          <w:delText xml:space="preserve">began, </w:delText>
        </w:r>
      </w:del>
      <w:ins w:id="9307" w:author="Claude (editorial pass)" w:date="2026-07-26T00:00:00Z">
        <w:r w:rsidRPr="00FA3BFA">
          <w:rPr>
            <w:rFonts w:cs="Times New Roman"/>
            <w:color w:val="000000"/>
          </w:rPr>
          <w:t xml:space="preserve">began </w:t>
        </w:r>
      </w:ins>
      <w:r w:rsidRPr="00FA3BFA">
        <w:rPr>
          <w:rFonts w:cs="Times New Roman"/>
          <w:color w:val="000000"/>
        </w:rPr>
        <w:t xml:space="preserve">in both </w:t>
      </w:r>
      <w:del w:id="9308" w:author="Claude (editorial pass)" w:date="2026-07-26T00:00:00Z">
        <w:r w:rsidRPr="00FA3BFA">
          <w:rPr>
            <w:rFonts w:cs="Times New Roman"/>
            <w:color w:val="000000"/>
          </w:rPr>
          <w:delText xml:space="preserve">outcomes. Gulls </w:delText>
        </w:r>
      </w:del>
      <w:ins w:id="9309" w:author="Claude (editorial pass)" w:date="2026-07-26T00:00:00Z">
        <w:r w:rsidRPr="00FA3BFA">
          <w:rPr>
            <w:rFonts w:cs="Times New Roman"/>
            <w:color w:val="000000"/>
          </w:rPr>
          <w:t xml:space="preserve">outcomes, and gulls </w:t>
        </w:r>
      </w:ins>
      <w:r w:rsidRPr="00FA3BFA">
        <w:rPr>
          <w:rFonts w:cs="Times New Roman"/>
          <w:color w:val="000000"/>
        </w:rPr>
        <w:t xml:space="preserve">peaked </w:t>
      </w:r>
      <w:del w:id="9310" w:author="Claude (editorial pass)" w:date="2026-07-26T00:00:00Z">
        <w:r w:rsidRPr="00FA3BFA">
          <w:rPr>
            <w:rFonts w:cs="Times New Roman"/>
            <w:color w:val="000000"/>
          </w:rPr>
          <w:delText xml:space="preserve">at onset </w:delText>
        </w:r>
      </w:del>
      <w:ins w:id="9311" w:author="Claude (editorial pass)" w:date="2026-07-26T00:00:00Z">
        <w:r w:rsidRPr="00FA3BFA">
          <w:rPr>
            <w:rFonts w:cs="Times New Roman"/>
            <w:color w:val="000000"/>
          </w:rPr>
          <w:t xml:space="preserve">early </w:t>
        </w:r>
      </w:ins>
      <w:r w:rsidRPr="00FA3BFA">
        <w:rPr>
          <w:rFonts w:cs="Times New Roman"/>
          <w:color w:val="000000"/>
        </w:rPr>
        <w:t xml:space="preserve">in reporting while showing no timing difference in counts. A test on feeding groups fixed before fitting rejects equal timing in both outcomes, and the groups it separates differ between them. This is what a spawn should look like if it is not one uniform </w:t>
      </w:r>
      <w:del w:id="9312" w:author="Claude (editorial pass)" w:date="2026-07-26T00:00:00Z">
        <w:r w:rsidRPr="00FA3BFA">
          <w:rPr>
            <w:rFonts w:cs="Times New Roman"/>
            <w:color w:val="000000"/>
          </w:rPr>
          <w:delText xml:space="preserve">meal. Adult </w:delText>
        </w:r>
      </w:del>
      <w:ins w:id="9313" w:author="Claude (editorial pass)" w:date="2026-07-26T00:00:00Z">
        <w:r w:rsidRPr="00FA3BFA">
          <w:rPr>
            <w:rFonts w:cs="Times New Roman"/>
            <w:color w:val="000000"/>
          </w:rPr>
          <w:t xml:space="preserve">meal, because adult </w:t>
        </w:r>
      </w:ins>
      <w:r w:rsidRPr="00FA3BFA">
        <w:rPr>
          <w:rFonts w:cs="Times New Roman"/>
          <w:color w:val="000000"/>
        </w:rPr>
        <w:t xml:space="preserve">fish, attached eggs, dislodged eggs, carcasses and the scavengers those attract become available to different birds at different times and depths, and </w:t>
      </w:r>
      <w:ins w:id="9314" w:author="Claude (editorial pass)" w:date="2026-07-26T00:00:00Z">
        <w:r w:rsidRPr="00FA3BFA">
          <w:rPr>
            <w:rFonts w:cs="Times New Roman"/>
            <w:color w:val="000000"/>
          </w:rPr>
          <w:t xml:space="preserve">because </w:t>
        </w:r>
      </w:ins>
      <w:r w:rsidRPr="00FA3BFA">
        <w:rPr>
          <w:rFonts w:cs="Times New Roman"/>
          <w:color w:val="000000"/>
        </w:rPr>
        <w:t xml:space="preserve">a gull flock is conspicuous enough to change whether a checklist mentions the species while a raft of scoters changes how many get counted. The count evidence is much the stronger of the two, </w:t>
      </w:r>
      <w:ins w:id="9315" w:author="Claude (editorial pass)" w:date="2026-07-26T00:00:00Z">
        <w:r w:rsidRPr="00FA3BFA">
          <w:rPr>
            <w:rFonts w:cs="Times New Roman"/>
            <w:color w:val="000000"/>
          </w:rPr>
          <w:t xml:space="preserve">however, </w:t>
        </w:r>
      </w:ins>
      <w:r w:rsidRPr="00FA3BFA">
        <w:rPr>
          <w:rFonts w:cs="Times New Roman"/>
          <w:color w:val="000000"/>
        </w:rPr>
        <w:t xml:space="preserve">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 xml:space="preserve">The analysis remains observational. It accounts for seasonal change shared by near and far shorelines and for their average difference before </w:t>
      </w:r>
      <w:del w:id="9316" w:author="Claude (editorial pass)" w:date="2026-07-26T00:00:00Z">
        <w:r w:rsidRPr="00FA3BFA">
          <w:rPr>
            <w:rFonts w:cs="Times New Roman"/>
            <w:color w:val="000000"/>
          </w:rPr>
          <w:delText xml:space="preserve">onset, but it cannot remove a change that differs between zones and coincides with spawning, </w:delText>
        </w:r>
      </w:del>
      <w:ins w:id="9317" w:author="Claude (editorial pass)" w:date="2026-07-26T00:00:00Z">
        <w:r w:rsidRPr="00FA3BFA">
          <w:rPr>
            <w:rFonts w:cs="Times New Roman"/>
            <w:color w:val="000000"/>
          </w:rPr>
          <w:t xml:space="preserve">the event date, </w:t>
        </w:r>
      </w:ins>
      <w:r w:rsidRPr="00FA3BFA">
        <w:rPr>
          <w:rFonts w:cs="Times New Roman"/>
          <w:color w:val="000000"/>
        </w:rPr>
        <w:t xml:space="preserve">and it never observes a bird eating </w:t>
      </w:r>
      <w:del w:id="9318" w:author="Claude (editorial pass)" w:date="2026-07-26T00:00:00Z">
        <w:r w:rsidRPr="00FA3BFA">
          <w:rPr>
            <w:rFonts w:cs="Times New Roman"/>
            <w:color w:val="000000"/>
          </w:rPr>
          <w:delText xml:space="preserve">herring, </w:delText>
        </w:r>
      </w:del>
      <w:ins w:id="9319" w:author="Claude (editorial pass)" w:date="2026-07-26T00:00:00Z">
        <w:r w:rsidRPr="00FA3BFA">
          <w:rPr>
            <w:rFonts w:cs="Times New Roman"/>
            <w:color w:val="000000"/>
          </w:rPr>
          <w:t xml:space="preserve">herring or </w:t>
        </w:r>
      </w:ins>
      <w:r w:rsidRPr="00FA3BFA">
        <w:rPr>
          <w:rFonts w:cs="Times New Roman"/>
          <w:color w:val="000000"/>
        </w:rPr>
        <w:t xml:space="preserve">moving toward a </w:t>
      </w:r>
      <w:del w:id="9320" w:author="Claude (editorial pass)" w:date="2026-07-26T00:00:00Z">
        <w:r w:rsidRPr="00FA3BFA">
          <w:rPr>
            <w:rFonts w:cs="Times New Roman"/>
            <w:color w:val="000000"/>
          </w:rPr>
          <w:delText xml:space="preserve">spawn, or being present at all. It </w:delText>
        </w:r>
      </w:del>
      <w:ins w:id="9321" w:author="Claude (editorial pass)" w:date="2026-07-26T00:00:00Z">
        <w:r w:rsidRPr="00FA3BFA">
          <w:rPr>
            <w:rFonts w:cs="Times New Roman"/>
            <w:color w:val="000000"/>
          </w:rPr>
          <w:t xml:space="preserve">spawn. What it </w:t>
        </w:r>
      </w:ins>
      <w:r w:rsidRPr="00FA3BFA">
        <w:rPr>
          <w:rFonts w:cs="Times New Roman"/>
          <w:color w:val="000000"/>
        </w:rPr>
        <w:t xml:space="preserve">observes </w:t>
      </w:r>
      <w:ins w:id="9322" w:author="Claude (editorial pass)" w:date="2026-07-26T00:00:00Z">
        <w:r w:rsidRPr="00FA3BFA">
          <w:rPr>
            <w:rFonts w:cs="Times New Roman"/>
            <w:color w:val="000000"/>
          </w:rPr>
          <w:t xml:space="preserve">is </w:t>
        </w:r>
      </w:ins>
      <w:r w:rsidRPr="00FA3BFA">
        <w:rPr>
          <w:rFonts w:cs="Times New Roman"/>
          <w:color w:val="000000"/>
        </w:rPr>
        <w:t xml:space="preserve">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4.2 Ecological Interpretation Across Bird Groups</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The scoter results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commentRangeStart w:id="140"/>
      <w:commentRangeStart w:id="18"/>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18"/>
      <w:r w:rsidRPr="00FA3BFA">
        <w:rPr>
          <w:rFonts w:cs="Times New Roman"/>
          <w:color w:val="000000"/>
        </w:rPr>
        <w:commentReference w:id="18"/>
      </w:r>
      <w:commentRangeEnd w:id="140"/>
      <w:r w:rsidRPr="00FA3BFA">
        <w:rPr>
          <w:rFonts w:cs="Times New Roman"/>
          <w:color w:val="000000"/>
        </w:rPr>
        <w:commentReference w:id="140"/>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The gulls also show the limits of community-science data as clearly as its strengths. A large feeding flock is conspicuous, it may draw observers and generate extra checklists, and a gull flock is far easier to report than to count. The internal structure of these results fits that concern.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Birds That Should Have Responded and Did Not</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Taxa Without a Strong Herring Expectation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 xml:space="preserve">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w:t>
      </w:r>
      <w:del w:id="9323" w:author="Claude (editorial pass)" w:date="2026-07-26T00:00:00Z">
        <w:r w:rsidRPr="00FA3BFA">
          <w:rPr>
            <w:rFonts w:cs="Times New Roman"/>
            <w:color w:val="000000"/>
          </w:rPr>
          <w:delText xml:space="preserve">That is enough to say the </w:delText>
        </w:r>
      </w:del>
      <w:ins w:id="9324" w:author="Claude (editorial pass)" w:date="2026-07-26T00:00:00Z">
        <w:r w:rsidRPr="00FA3BFA">
          <w:rPr>
            <w:rFonts w:cs="Times New Roman"/>
            <w:color w:val="000000"/>
          </w:rPr>
          <w:t xml:space="preserve">The </w:t>
        </w:r>
      </w:ins>
      <w:r w:rsidRPr="00FA3BFA">
        <w:rPr>
          <w:rFonts w:cs="Times New Roman"/>
          <w:color w:val="000000"/>
        </w:rPr>
        <w:t xml:space="preserve">pair </w:t>
      </w:r>
      <w:ins w:id="9325" w:author="Claude (editorial pass)" w:date="2026-07-26T00:00:00Z">
        <w:r w:rsidRPr="00FA3BFA">
          <w:rPr>
            <w:rFonts w:cs="Times New Roman"/>
            <w:color w:val="000000"/>
          </w:rPr>
          <w:t xml:space="preserve">therefore </w:t>
        </w:r>
      </w:ins>
      <w:r w:rsidRPr="00FA3BFA">
        <w:rPr>
          <w:rFonts w:cs="Times New Roman"/>
          <w:color w:val="000000"/>
        </w:rPr>
        <w:t xml:space="preserve">does not establish specificity, and </w:t>
      </w:r>
      <w:del w:id="9326" w:author="Claude (editorial pass)" w:date="2026-07-26T00:00:00Z">
        <w:r w:rsidRPr="00FA3BFA">
          <w:rPr>
            <w:rFonts w:cs="Times New Roman"/>
            <w:color w:val="000000"/>
          </w:rPr>
          <w:delText xml:space="preserve">enough to show </w:delText>
        </w:r>
      </w:del>
      <w:ins w:id="9327" w:author="Claude (editorial pass)" w:date="2026-07-26T00:00:00Z">
        <w:r w:rsidRPr="00FA3BFA">
          <w:rPr>
            <w:rFonts w:cs="Times New Roman"/>
            <w:color w:val="000000"/>
          </w:rPr>
          <w:t xml:space="preserve">it shows </w:t>
        </w:r>
      </w:ins>
      <w:r w:rsidRPr="00FA3BFA">
        <w:rPr>
          <w:rFonts w:cs="Times New Roman"/>
          <w:color w:val="000000"/>
        </w:rPr>
        <w:t xml:space="preserve">that a directional seasonal difference between near and far shorelines can arise in a bird with no herring </w:t>
      </w:r>
      <w:del w:id="9328" w:author="Claude (editorial pass)" w:date="2026-07-26T00:00:00Z">
        <w:r w:rsidRPr="00FA3BFA">
          <w:rPr>
            <w:rFonts w:cs="Times New Roman"/>
            <w:color w:val="000000"/>
          </w:rPr>
          <w:delText xml:space="preserve">link. It is not enough to </w:delText>
        </w:r>
      </w:del>
      <w:ins w:id="9329" w:author="Claude (editorial pass)" w:date="2026-07-26T00:00:00Z">
        <w:r w:rsidRPr="00FA3BFA">
          <w:rPr>
            <w:rFonts w:cs="Times New Roman"/>
            <w:color w:val="000000"/>
          </w:rPr>
          <w:t xml:space="preserve">link, though one species cannot </w:t>
        </w:r>
      </w:ins>
      <w:r w:rsidRPr="00FA3BFA">
        <w:rPr>
          <w:rFonts w:cs="Times New Roman"/>
          <w:color w:val="000000"/>
        </w:rPr>
        <w:t xml:space="preserve">say how common such structure </w:t>
      </w:r>
      <w:del w:id="9330" w:author="Claude (editorial pass)" w:date="2026-07-26T00:00:00Z">
        <w:r w:rsidRPr="00FA3BFA">
          <w:rPr>
            <w:rFonts w:cs="Times New Roman"/>
            <w:color w:val="000000"/>
          </w:rPr>
          <w:delText xml:space="preserve">is, because it rests on one species.</w:delText>
        </w:r>
      </w:del>
      <w:ins w:id="9331" w:author="Claude (editorial pass)" w:date="2026-07-26T00:00:00Z">
        <w:r w:rsidRPr="00FA3BFA">
          <w:rPr>
            <w:rFonts w:cs="Times New Roman"/>
            <w:color w:val="000000"/>
          </w:rPr>
          <w:t xml:space="preserve">is.</w:t>
        </w:r>
      </w:ins>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4.3 Why Reported Number Was More Stable Than Checklist Reporting</w:t>
      </w:r>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w:t>
      </w:r>
      <w:del w:id="9332" w:author="Claude (editorial pass)" w:date="2026-07-26T00:00:00Z">
        <w:r w:rsidRPr="00FA3BFA">
          <w:rPr>
            <w:rFonts w:cs="Times New Roman"/>
            <w:color w:val="000000"/>
          </w:rPr>
          <w:delText xml:space="preserve">process. Reporting </w:delText>
        </w:r>
      </w:del>
      <w:ins w:id="9333" w:author="Claude (editorial pass)" w:date="2026-07-26T00:00:00Z">
        <w:r w:rsidRPr="00FA3BFA">
          <w:rPr>
            <w:rFonts w:cs="Times New Roman"/>
            <w:color w:val="000000"/>
          </w:rPr>
          <w:t xml:space="preserve">process, since reporting </w:t>
        </w:r>
      </w:ins>
      <w:r w:rsidRPr="00FA3BFA">
        <w:rPr>
          <w:rFonts w:cs="Times New Roman"/>
          <w:color w:val="000000"/>
        </w:rPr>
        <w:t xml:space="preserve">needs a bird to be present, available, detected, identified and written </w:t>
      </w:r>
      <w:del w:id="9334" w:author="Claude (editorial pass)" w:date="2026-07-26T00:00:00Z">
        <w:r w:rsidRPr="00FA3BFA">
          <w:rPr>
            <w:rFonts w:cs="Times New Roman"/>
            <w:color w:val="000000"/>
          </w:rPr>
          <w:delText xml:space="preserve">down. The </w:delText>
        </w:r>
      </w:del>
      <w:ins w:id="9335" w:author="Claude (editorial pass)" w:date="2026-07-26T00:00:00Z">
        <w:r w:rsidRPr="00FA3BFA">
          <w:rPr>
            <w:rFonts w:cs="Times New Roman"/>
            <w:color w:val="000000"/>
          </w:rPr>
          <w:t xml:space="preserve">down, whereas the </w:t>
        </w:r>
      </w:ins>
      <w:r w:rsidRPr="00FA3BFA">
        <w:rPr>
          <w:rFonts w:cs="Times New Roman"/>
          <w:color w:val="000000"/>
        </w:rPr>
        <w:t xml:space="preserve">count model starts after all of </w:t>
      </w:r>
      <w:del w:id="9336" w:author="Claude (editorial pass)" w:date="2026-07-26T00:00:00Z">
        <w:r w:rsidRPr="00FA3BFA">
          <w:rPr>
            <w:rFonts w:cs="Times New Roman"/>
            <w:color w:val="000000"/>
          </w:rPr>
          <w:delText xml:space="preserve">that, </w:delText>
        </w:r>
      </w:del>
      <w:ins w:id="9337" w:author="Claude (editorial pass)" w:date="2026-07-26T00:00:00Z">
        <w:r w:rsidRPr="00FA3BFA">
          <w:rPr>
            <w:rFonts w:cs="Times New Roman"/>
            <w:color w:val="000000"/>
          </w:rPr>
          <w:t xml:space="preserve">that </w:t>
        </w:r>
      </w:ins>
      <w:r w:rsidRPr="00FA3BFA">
        <w:rPr>
          <w:rFonts w:cs="Times New Roman"/>
          <w:color w:val="000000"/>
        </w:rPr>
        <w:t xml:space="preserve">and only when the observer supplied a number. A species can therefore turn up in larger flocks without appearing on more checklists, as Surf Scoter did, or the reverse. That ordering matters for the outcome carrying the main </w:t>
      </w:r>
      <w:del w:id="9338" w:author="Claude (editorial pass)" w:date="2026-07-26T00:00:00Z">
        <w:r w:rsidRPr="00FA3BFA">
          <w:rPr>
            <w:rFonts w:cs="Times New Roman"/>
            <w:color w:val="000000"/>
          </w:rPr>
          <w:delText xml:space="preserve">conclusion. Counts </w:delText>
        </w:r>
      </w:del>
      <w:ins w:id="9339" w:author="Claude (editorial pass)" w:date="2026-07-26T00:00:00Z">
        <w:r w:rsidRPr="00FA3BFA">
          <w:rPr>
            <w:rFonts w:cs="Times New Roman"/>
            <w:color w:val="000000"/>
          </w:rPr>
          <w:t xml:space="preserve">conclusion, because counts </w:t>
        </w:r>
      </w:ins>
      <w:r w:rsidRPr="00FA3BFA">
        <w:rPr>
          <w:rFonts w:cs="Times New Roman"/>
          <w:color w:val="000000"/>
        </w:rPr>
        <w:t xml:space="preserve">are measured among records that were made and quantified, and reporting itself rose for 13 species, so for those species the checklists contributing counts after </w:t>
      </w:r>
      <w:del w:id="9340" w:author="Claude (editorial pass)" w:date="2026-07-26T00:00:00Z">
        <w:r w:rsidRPr="00FA3BFA">
          <w:rPr>
            <w:rFonts w:cs="Times New Roman"/>
            <w:color w:val="000000"/>
          </w:rPr>
          <w:delText xml:space="preserve">onset </w:delText>
        </w:r>
      </w:del>
      <w:ins w:id="9341" w:author="Claude (editorial pass)" w:date="2026-07-26T00:00:00Z">
        <w:r w:rsidRPr="00FA3BFA">
          <w:rPr>
            <w:rFonts w:cs="Times New Roman"/>
            <w:color w:val="000000"/>
          </w:rPr>
          <w:t xml:space="preserve">the event date </w:t>
        </w:r>
      </w:ins>
      <w:r w:rsidRPr="00FA3BFA">
        <w:rPr>
          <w:rFonts w:cs="Times New Roman"/>
          <w:color w:val="000000"/>
        </w:rPr>
        <w:t xml:space="preserve">are not the set that would have contributed before. Part of the count increase may therefore describe which checklists carried a number </w:t>
      </w:r>
      <w:del w:id="9342" w:author="Claude (editorial pass)" w:date="2026-07-26T00:00:00Z">
        <w:r w:rsidRPr="00FA3BFA">
          <w:rPr>
            <w:rFonts w:cs="Times New Roman"/>
            <w:color w:val="000000"/>
          </w:rPr>
          <w:delText xml:space="preserve">and not </w:delText>
        </w:r>
      </w:del>
      <w:ins w:id="9343" w:author="Claude (editorial pass)" w:date="2026-07-26T00:00:00Z">
        <w:r w:rsidRPr="00FA3BFA">
          <w:rPr>
            <w:rFonts w:cs="Times New Roman"/>
            <w:color w:val="000000"/>
          </w:rPr>
          <w:t xml:space="preserve">rather than </w:t>
        </w:r>
      </w:ins>
      <w:r w:rsidRPr="00FA3BFA">
        <w:rPr>
          <w:rFonts w:cs="Times New Roman"/>
          <w:color w:val="000000"/>
        </w:rPr>
        <w:t xml:space="preserve">how many birds were on them. The concern is weakest where reporting did not move, and Surf Scoter, flat in reporting and up 1.30 in counts, is the clearest such </w:t>
      </w:r>
      <w:del w:id="9344" w:author="Claude (editorial pass)" w:date="2026-07-26T00:00:00Z">
        <w:r w:rsidRPr="00FA3BFA">
          <w:rPr>
            <w:rFonts w:cs="Times New Roman"/>
            <w:color w:val="000000"/>
          </w:rPr>
          <w:delText xml:space="preserve">case. Where </w:delText>
        </w:r>
      </w:del>
      <w:ins w:id="9345" w:author="Claude (editorial pass)" w:date="2026-07-26T00:00:00Z">
        <w:r w:rsidRPr="00FA3BFA">
          <w:rPr>
            <w:rFonts w:cs="Times New Roman"/>
            <w:color w:val="000000"/>
          </w:rPr>
          <w:t xml:space="preserve">case, while for species in which </w:t>
        </w:r>
      </w:ins>
      <w:r w:rsidRPr="00FA3BFA">
        <w:rPr>
          <w:rFonts w:cs="Times New Roman"/>
          <w:color w:val="000000"/>
        </w:rPr>
        <w:t xml:space="preserve">both </w:t>
      </w:r>
      <w:del w:id="9346" w:author="Claude (editorial pass)" w:date="2026-07-26T00:00:00Z">
        <w:r w:rsidRPr="00FA3BFA">
          <w:rPr>
            <w:rFonts w:cs="Times New Roman"/>
            <w:color w:val="000000"/>
          </w:rPr>
          <w:delText xml:space="preserve">moved, </w:delText>
        </w:r>
      </w:del>
      <w:ins w:id="9347" w:author="Claude (editorial pass)" w:date="2026-07-26T00:00:00Z">
        <w:r w:rsidRPr="00FA3BFA">
          <w:rPr>
            <w:rFonts w:cs="Times New Roman"/>
            <w:color w:val="000000"/>
          </w:rPr>
          <w:t xml:space="preserve">outcomes moved </w:t>
        </w:r>
      </w:ins>
      <w:r w:rsidRPr="00FA3BFA">
        <w:rPr>
          <w:rFonts w:cs="Times New Roman"/>
          <w:color w:val="000000"/>
        </w:rPr>
        <w:t xml:space="preserve">the direction of the bias is unknown.</w:t>
      </w:r>
    </w:p>
    <w:p w14:paraId="13D2945C" w14:textId="77777777" w:rsidR="00C15184" w:rsidRPr="00FA3BFA" w:rsidRDefault="00000000">
      <w:pPr>
        <w:rPr>
          <w:rFonts w:cs="Times New Roman"/>
        </w:rPr>
      </w:pPr>
      <w:r w:rsidRPr="00FA3BFA">
        <w:rPr>
          <w:rFonts w:cs="Times New Roman"/>
          <w:color w:val="000000"/>
        </w:rPr>
        <w:t xml:space="preserve">The nearest-event sensitivity changed more reporting conclusions than count conclusions. One reading is that flock size at a heavily used site is a more concentrated signal than the line between reporting and not reporting across a varied </w:t>
      </w:r>
      <w:del w:id="9348" w:author="Claude (editorial pass)" w:date="2026-07-26T00:00:00Z">
        <w:r w:rsidRPr="00FA3BFA">
          <w:rPr>
            <w:rFonts w:cs="Times New Roman"/>
            <w:color w:val="000000"/>
          </w:rPr>
          <w:delText xml:space="preserve">coastline. Another </w:delText>
        </w:r>
      </w:del>
      <w:ins w:id="9349" w:author="Claude (editorial pass)" w:date="2026-07-26T00:00:00Z">
        <w:r w:rsidRPr="00FA3BFA">
          <w:rPr>
            <w:rFonts w:cs="Times New Roman"/>
            <w:color w:val="000000"/>
          </w:rPr>
          <w:t xml:space="preserve">coastline, while another </w:t>
        </w:r>
      </w:ins>
      <w:r w:rsidRPr="00FA3BFA">
        <w:rPr>
          <w:rFonts w:cs="Times New Roman"/>
          <w:color w:val="000000"/>
        </w:rPr>
        <w:t xml:space="preserve">is that reporting odds are simply more sensitive to how overlapping event footprints are assigned. The sensitivity cannot say which dominates, </w:t>
      </w:r>
      <w:del w:id="9350" w:author="Claude (editorial pass)" w:date="2026-07-26T00:00:00Z">
        <w:r w:rsidRPr="00FA3BFA">
          <w:rPr>
            <w:rFonts w:cs="Times New Roman"/>
            <w:color w:val="000000"/>
          </w:rPr>
          <w:delText xml:space="preserve">but </w:delText>
        </w:r>
      </w:del>
      <w:ins w:id="9351" w:author="Claude (editorial pass)" w:date="2026-07-26T00:00:00Z">
        <w:r w:rsidRPr="00FA3BFA">
          <w:rPr>
            <w:rFonts w:cs="Times New Roman"/>
            <w:color w:val="000000"/>
          </w:rPr>
          <w:t xml:space="preserve">although </w:t>
        </w:r>
      </w:ins>
      <w:r w:rsidRPr="00FA3BFA">
        <w:rPr>
          <w:rFonts w:cs="Times New Roman"/>
          <w:color w:val="000000"/>
        </w:rPr>
        <w:t xml:space="preserve">it does mark where species-level claims need restraint.</w:t>
      </w:r>
    </w:p>
    <w:p w14:paraId="10924326" w14:textId="77777777" w:rsidR="00C15184" w:rsidRPr="00FA3BFA" w:rsidRDefault="00000000">
      <w:pPr>
        <w:rPr>
          <w:rFonts w:cs="Times New Roman"/>
        </w:rPr>
      </w:pPr>
      <w:r w:rsidRPr="00FA3BFA">
        <w:rPr>
          <w:rFonts w:cs="Times New Roman"/>
          <w:color w:val="000000"/>
        </w:rPr>
        <w:t xml:space="preserve">An entry of X adds a third </w:t>
      </w:r>
      <w:del w:id="9352" w:author="Claude (editorial pass)" w:date="2026-07-26T00:00:00Z">
        <w:r w:rsidRPr="00FA3BFA">
          <w:rPr>
            <w:rFonts w:cs="Times New Roman"/>
            <w:color w:val="000000"/>
          </w:rPr>
          <w:delText xml:space="preserve">stage. Observers </w:delText>
        </w:r>
      </w:del>
      <w:ins w:id="9353" w:author="Claude (editorial pass)" w:date="2026-07-26T00:00:00Z">
        <w:r w:rsidRPr="00FA3BFA">
          <w:rPr>
            <w:rFonts w:cs="Times New Roman"/>
            <w:color w:val="000000"/>
          </w:rPr>
          <w:t xml:space="preserve">stage, because observers </w:t>
        </w:r>
      </w:ins>
      <w:r w:rsidRPr="00FA3BFA">
        <w:rPr>
          <w:rFonts w:cs="Times New Roman"/>
          <w:color w:val="000000"/>
        </w:rPr>
        <w:t xml:space="preserve">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w:t>
      </w:r>
      <w:del w:id="9354" w:author="Claude (editorial pass)" w:date="2026-07-26T00:00:00Z">
        <w:r w:rsidRPr="00FA3BFA">
          <w:rPr>
            <w:rFonts w:cs="Times New Roman"/>
            <w:color w:val="000000"/>
          </w:rPr>
          <w:delText xml:space="preserve">conservative. If </w:delText>
        </w:r>
      </w:del>
      <w:ins w:id="9355" w:author="Claude (editorial pass)" w:date="2026-07-26T00:00:00Z">
        <w:r w:rsidRPr="00FA3BFA">
          <w:rPr>
            <w:rFonts w:cs="Times New Roman"/>
            <w:color w:val="000000"/>
          </w:rPr>
          <w:t xml:space="preserve">conservative, since if </w:t>
        </w:r>
      </w:ins>
      <w:r w:rsidRPr="00FA3BFA">
        <w:rPr>
          <w:rFonts w:cs="Times New Roman"/>
          <w:color w:val="000000"/>
        </w:rPr>
        <w:t xml:space="preserve">observers write X more often when a flock is </w:t>
      </w:r>
      <w:del w:id="9356" w:author="Claude (editorial pass)" w:date="2026-07-26T00:00:00Z">
        <w:r w:rsidRPr="00FA3BFA">
          <w:rPr>
            <w:rFonts w:cs="Times New Roman"/>
            <w:color w:val="000000"/>
          </w:rPr>
          <w:delText xml:space="preserve">large, </w:delText>
        </w:r>
      </w:del>
      <w:ins w:id="9357" w:author="Claude (editorial pass)" w:date="2026-07-26T00:00:00Z">
        <w:r w:rsidRPr="00FA3BFA">
          <w:rPr>
            <w:rFonts w:cs="Times New Roman"/>
            <w:color w:val="000000"/>
          </w:rPr>
          <w:t xml:space="preserve">large then </w:t>
        </w:r>
      </w:ins>
      <w:r w:rsidRPr="00FA3BFA">
        <w:rPr>
          <w:rFonts w:cs="Times New Roman"/>
          <w:color w:val="000000"/>
        </w:rPr>
        <w:t xml:space="preserve">the counted subset systematically misses the biggest groups, and misses them most often when the birds are most concentrated, which would pull the count estimates down. If X instead marks distant or hard-to-identify birds, the omission has no particular relationship to flock </w:t>
      </w:r>
      <w:del w:id="9358" w:author="Claude (editorial pass)" w:date="2026-07-26T00:00:00Z">
        <w:r w:rsidRPr="00FA3BFA">
          <w:rPr>
            <w:rFonts w:cs="Times New Roman"/>
            <w:color w:val="000000"/>
          </w:rPr>
          <w:delText xml:space="preserve">size. These </w:delText>
        </w:r>
      </w:del>
      <w:ins w:id="9359" w:author="Claude (editorial pass)" w:date="2026-07-26T00:00:00Z">
        <w:r w:rsidRPr="00FA3BFA">
          <w:rPr>
            <w:rFonts w:cs="Times New Roman"/>
            <w:color w:val="000000"/>
          </w:rPr>
          <w:t xml:space="preserve">size, and these </w:t>
        </w:r>
      </w:ins>
      <w:r w:rsidRPr="00FA3BFA">
        <w:rPr>
          <w:rFonts w:cs="Times New Roman"/>
          <w:color w:val="000000"/>
        </w:rPr>
        <w:t xml:space="preserve">data cannot separate </w:t>
      </w:r>
      <w:del w:id="9360" w:author="Claude (editorial pass)" w:date="2026-07-26T00:00:00Z">
        <w:r w:rsidRPr="00FA3BFA">
          <w:rPr>
            <w:rFonts w:cs="Times New Roman"/>
            <w:color w:val="000000"/>
          </w:rPr>
          <w:delText xml:space="preserve">those </w:delText>
        </w:r>
      </w:del>
      <w:ins w:id="9361" w:author="Claude (editorial pass)" w:date="2026-07-26T00:00:00Z">
        <w:r w:rsidRPr="00FA3BFA">
          <w:rPr>
            <w:rFonts w:cs="Times New Roman"/>
            <w:color w:val="000000"/>
          </w:rPr>
          <w:t xml:space="preserve">the two </w:t>
        </w:r>
      </w:ins>
      <w:r w:rsidRPr="00FA3BFA">
        <w:rPr>
          <w:rFonts w:cs="Times New Roman"/>
          <w:color w:val="000000"/>
        </w:rPr>
        <w:t xml:space="preserve">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4.4 Design Strengths and Limitations</w:t>
      </w:r>
    </w:p>
    <w:p w14:paraId="286DB82E" w14:textId="77777777" w:rsidR="00C15184" w:rsidRPr="00FA3BFA" w:rsidRDefault="00000000">
      <w:pPr>
        <w:rPr>
          <w:rFonts w:cs="Times New Roman"/>
        </w:rPr>
      </w:pPr>
      <w:r w:rsidRPr="00FA3BFA">
        <w:rPr>
          <w:rFonts w:cs="Times New Roman"/>
          <w:color w:val="000000"/>
        </w:rPr>
        <w:t>The study's main strength is how it frames the comparison in space and time.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4.5 Implications and Next Steps</w:t>
      </w:r>
    </w:p>
    <w:p w14:paraId="6CCCBDF7" w14:textId="77777777" w:rsidR="00C15184" w:rsidRPr="00FA3BFA" w:rsidRDefault="00000000">
      <w:pPr>
        <w:rPr>
          <w:rFonts w:cs="Times New Roman"/>
        </w:rPr>
      </w:pPr>
      <w:r w:rsidRPr="00FA3BFA">
        <w:rPr>
          <w:rFonts w:cs="Times New Roman"/>
          <w:color w:val="000000"/>
        </w:rPr>
        <w:t>The analysis maps hypotheses onto a region, and the strongest candidates differ in timing and in which outcome moved, so they call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A fitted nonlinear response to link count would show whether the per-link quantity is comparable across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Across 49 coastal bird species, recorded herring spawning was associated with change in both what observers reported and what they counted. The stronger and more consistent signal was in the counts: 18 species were counted in larger numbers after correction for multiple testing, and all 18 kept their direction, with 17 still significant, when overlapping events were represented by nearest-event assignment or by a simple present-or-absent indicator. Reporting changes were more species-specific, more sensitive to that representation, and concentrated in gulls. Timing separated the feeding groups in both outcomes, tested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how events are represented and observer behaviour all remain plausible contributors, and the dabbling-duck results show that some such structure survives the design. What this study offers is a broad, event-linked description of what observers recorded across two decades, a tested difference in timing among feeding groups, and a focused basis for fieldwork.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2"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7"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8"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9"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11"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1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6"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7"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25"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28"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29" w:author="Jake Dingwall" w:date="2026-07-26T16:52:00Z" w:initials="JD">
    <w:p w14:paraId="5670145F" w14:textId="77777777" w:rsidR="006E4209" w:rsidRDefault="006E4209" w:rsidP="006E4209">
      <w:pPr>
        <w:pStyle w:val="CommentText"/>
      </w:pPr>
      <w:r>
        <w:rPr>
          <w:rStyle w:val="CommentReference"/>
        </w:rPr>
        <w:annotationRef/>
      </w:r>
      <w:r>
        <w:t>bad</w:t>
      </w:r>
    </w:p>
  </w:comment>
  <w:comment w:id="31"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131" w:author="Claude (editorial pass)" w:date="2026-07-26T00:00:00Z" w:initials="C">
    <w:p w14:paraId="5A000083" w14:textId="5A000083">
      <w:r>
        <w:t xml:space="preserve">Combined. The two paragraphs are now one, and the sentence about spawning regions repeating year to year has been folded into the herring paragraph above rather than standing alone.</w:t>
      </w:r>
    </w:p>
  </w:comment>
  <w:comment w:id="132" w:author="Claude (editorial pass)" w:date="2026-07-26T00:00:00Z" w:initials="C">
    <w:p w14:paraId="5A000084" w14:textId="5A000084">
      <w:r>
        <w:t xml:space="preserve">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133" w:author="Claude (editorial pass)" w:date="2026-07-26T00:00:00Z" w:initials="C">
    <w:p w14:paraId="5A000085" w14:textId="5A000085">
      <w:r>
        <w:t xml:space="preserve">Cut. The comparator and negative-control design has moved to Section 2.5 where it belongs; the Introduction now states the expectation and stops.</w:t>
      </w:r>
    </w:p>
  </w:comment>
  <w:comment w:id="134" w:author="Claude (editorial pass)" w:date="2026-07-26T00:00:00Z" w:initials="C">
    <w:p w14:paraId="5A000086" w14:textId="5A000086">
      <w:r>
        <w:t xml:space="preserve">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35" w:author="Claude (editorial pass)" w:date="2026-07-26T00:00:00Z" w:initials="C">
    <w:p w14:paraId="5A000087" w14:textId="5A000087">
      <w:r>
        <w:t xml:space="preserve">You did not, and that was my error. The placeholder has been replaced with the conservation and management sentence you asked for. Correct it if the angle is wrong.</w:t>
      </w:r>
    </w:p>
  </w:comment>
  <w:comment w:id="136" w:author="Claude (editorial pass)" w:date="2026-07-26T00:00:00Z" w:initials="C">
    <w:p w14:paraId="5A000088" w14:textId="5A000088">
      <w:r>
        <w:t xml:space="preserve">Removed. "Study rules", "analysis frame", "frozen" and the rest of that vocabulary now return zero across the manuscript.</w:t>
      </w:r>
    </w:p>
  </w:comment>
  <w:comment w:id="137" w:author="Claude (editorial pass)" w:date="2026-07-26T00:00:00Z" w:initials="C">
    <w:p w14:paraId="5A000089" w14:textId="5A000089">
      <w:r>
        <w:t xml:space="preserve">Rewritten. The paragraph now describes how DFO collects the index, surface and dive surveys through the spawning season and what each records, instead of listing StartDate and EndDate. No field names remain.</w:t>
      </w:r>
    </w:p>
  </w:comment>
  <w:comment w:id="138" w:author="Claude (editorial pass)" w:date="2026-07-26T00:00:00Z" w:initials="C">
    <w:p w14:paraId="5A00008A" w14:textId="5A00008A">
      <w:r>
        <w:t xml:space="preserve">Cut. The paragraph defining event blocks as a construct is gone; what survives is the one sentence a reader needs, that two events in the same block need not belong to one spawning population.</w:t>
      </w:r>
    </w:p>
  </w:comment>
  <w:comment w:id="139" w:author="Claude (editorial pass)" w:date="2026-07-26T00:00:00Z" w:initials="C">
    <w:p w14:paraId="5A00008B" w14:textId="5A00008B">
      <w:r>
        <w:t xml:space="preserve">Table 1 is new and carries the six period definitions, their lengths and what is happening biologically in each. The dense prose that held those numbers has been deleted.</w:t>
      </w:r>
    </w:p>
  </w:comment>
  <w:comment w:id="140" w:author="Claude (editorial pass)" w:date="2026-07-26T00:00:00Z" w:initials="C">
    <w:p w14:paraId="5A00008C" w14:textId="5A00008C">
      <w:r>
        <w:t xml:space="preserve">Done. StartDate and EndDate are gone from the Day 0 definition, which now reads as the midpoint between the first and last dates on which spawn was recorded at a location.</w:t>
      </w:r>
    </w:p>
  </w:comment>
  <w:comment w:id="141" w:author="Claude (editorial pass)" w:date="2026-07-26T00:00:00Z" w:initials="C">
    <w:p w14:paraId="5A00008D" w14:textId="5A00008D">
      <w:r>
        <w:t xml:space="preserve">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142" w:author="Claude (editorial pass)" w:date="2026-07-26T00:00:00Z" w:initials="C">
    <w:p w14:paraId="5A00008E" w14:textId="5A00008E">
      <w:r>
        <w:t xml:space="preserve">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143" w:author="Claude (editorial pass)" w:date="2026-07-26T00:00:00Z" w:initials="C">
    <w:p w14:paraId="5A00008F" w14:textId="5A00008F">
      <w:r>
        <w:t xml:space="preserve">Done. Ordinary connectives (because, although, whereas, since, however) now appear about 16 times per thousand words, against 7 in v30.</w:t>
      </w:r>
    </w:p>
  </w:comment>
  <w:comment w:id="144" w:author="Claude (editorial pass)" w:date="2026-07-26T00:00:00Z" w:initials="C">
    <w:p w14:paraId="5A000090" w14:textId="5A000090">
      <w:r>
        <w:t xml:space="preserve">Rewritten. The sentence pointing the reader at Section 4.4 is gone, and what remains states the interval construction once without instructing the reader how to weigh it.</w:t>
      </w:r>
    </w:p>
  </w:comment>
  <w:comment w:id="145" w:author="Claude (editorial pass)" w:date="2026-07-26T00:00:00Z" w:initials="C">
    <w:p w14:paraId="5A000091" w14:textId="5A000091">
      <w:r>
        <w:t xml:space="preserve">Cut. The pipeline vocabulary is gone throughout, along with the sentence declaring the missing diel term to be a real gap rather than a considered omission. The limitation itself stays in Section 4.4, stated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BA673" w15:done="1"/>
  <w15:commentEx w15:paraId="5A000083" w15:paraIdParent="445BA673" w15:done="1"/>
  <w15:commentEx w15:paraId="0AB6054D" w15:done="1"/>
  <w15:commentEx w15:paraId="5A000084" w15:paraIdParent="0AB6054D" w15:done="1"/>
  <w15:commentEx w15:paraId="593D3278" w15:done="1"/>
  <w15:commentEx w15:paraId="5A000085" w15:paraIdParent="593D3278" w15:done="1"/>
  <w15:commentEx w15:paraId="3E52EF60" w15:done="1"/>
  <w15:commentEx w15:paraId="5A000086" w15:paraIdParent="3E52EF60"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4A4139D0" w15:done="1"/>
  <w15:commentEx w15:paraId="5A00008C" w15:paraIdParent="4A4139D0" w15:done="1"/>
  <w15:commentEx w15:paraId="634A3C17" w15:done="1"/>
  <w15:commentEx w15:paraId="5A00008D" w15:paraIdParent="634A3C17" w15:done="1"/>
  <w15:commentEx w15:paraId="3D740522" w15:done="1"/>
  <w15:commentEx w15:paraId="5A00008E" w15:paraIdParent="3D740522"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E35E9" w16cex:dateUtc="2026-07-26T23:40:00Z"/>
  <w16cex:commentExtensible w16cex:durableId="756ABCE3" w16cex:dateUtc="2026-07-26T23:41:00Z"/>
  <w16cex:commentExtensible w16cex:durableId="5550D78E" w16cex:dateUtc="2026-07-26T23:43:00Z"/>
  <w16cex:commentExtensible w16cex:durableId="3416D269"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34EE5102" w16cex:dateUtc="2026-07-26T23:46:00Z"/>
  <w16cex:commentExtensible w16cex:durableId="08EF6670" w16cex:dateUtc="2026-07-26T23:47:00Z"/>
  <w16cex:commentExtensible w16cex:durableId="03BCABF0" w16cex:dateUtc="2026-07-26T23:48: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6054D" w16cid:durableId="615E35E9"/>
  <w16cid:commentId w16cid:paraId="445BA673" w16cid:durableId="756ABCE3"/>
  <w16cid:commentId w16cid:paraId="593D3278" w16cid:durableId="5550D78E"/>
  <w16cid:commentId w16cid:paraId="3E52EF60" w16cid:durableId="3416D269"/>
  <w16cid:commentId w16cid:paraId="6264C8B4" w16cid:durableId="61D36585"/>
  <w16cid:commentId w16cid:paraId="7A7891C9" w16cid:durableId="4F2B1378"/>
  <w16cid:commentId w16cid:paraId="131AC80D" w16cid:durableId="10C0DF0A"/>
  <w16cid:commentId w16cid:paraId="43C506E1" w16cid:durableId="416A2EEE"/>
  <w16cid:commentId w16cid:paraId="4A4139D0" w16cid:durableId="34EE5102"/>
  <w16cid:commentId w16cid:paraId="6085ED8D" w16cid:durableId="08EF6670"/>
  <w16cid:commentId w16cid:paraId="3D740522" w16cid:durableId="03BCABF0"/>
  <w16cid:commentId w16cid:paraId="634A3C17" w16cid:durableId="2930FE42"/>
  <w16cid:commentId w16cid:paraId="31B41440" w16cid:durableId="02C941A5"/>
  <w16cid:commentId w16cid:paraId="5670145F" w16cid:durableId="68FC935D"/>
  <w16cid:commentId w16cid:paraId="6DC20E27" w16cid:durableId="520B0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4D26" w14:textId="77777777" w:rsidR="006A2C95" w:rsidRDefault="006A2C95">
      <w:pPr>
        <w:spacing w:after="0" w:line="240" w:lineRule="auto"/>
      </w:pPr>
      <w:r>
        <w:separator/>
      </w:r>
    </w:p>
  </w:endnote>
  <w:endnote w:type="continuationSeparator" w:id="0">
    <w:p w14:paraId="68EF0267" w14:textId="77777777" w:rsidR="006A2C95" w:rsidRDefault="006A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168" w14:textId="77777777" w:rsidR="006A2C95" w:rsidRDefault="006A2C95">
      <w:r>
        <w:separator/>
      </w:r>
    </w:p>
  </w:footnote>
  <w:footnote w:type="continuationSeparator" w:id="0">
    <w:p w14:paraId="61107F84" w14:textId="77777777" w:rsidR="006A2C95" w:rsidRDefault="006A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6A2C95"/>
    <w:rsid w:val="006E4209"/>
    <w:rsid w:val="00762553"/>
    <w:rsid w:val="00771EE4"/>
    <w:rsid w:val="007E7E6A"/>
    <w:rsid w:val="00881261"/>
    <w:rsid w:val="00884C2D"/>
    <w:rsid w:val="00A45C4C"/>
    <w:rsid w:val="00B2450E"/>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75189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2</cp:revision>
  <dcterms:created xsi:type="dcterms:W3CDTF">2026-07-27T00:00:00Z</dcterms:created>
  <dcterms:modified xsi:type="dcterms:W3CDTF">2026-07-27T00:00:00Z</dcterms:modified>
</cp:coreProperties>
</file>