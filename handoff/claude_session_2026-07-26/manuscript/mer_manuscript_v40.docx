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pPr>
        <w:rPr>
          <w:rFonts w:cs="Times New Roman"/>
        </w:rPr>
      </w:pPr>
      <w:commentRangeStart w:id="132"/>
      <w:commentRangeStart w:id="3"/>
      <w:commentRangeEnd w:id="3"/>
      <w:r>
        <w:rPr>
          <w:b w:val="0"/>
        </w:rPr>
        <w:commentReference w:id="3"/>
      </w:r>
      <w:commentRangeEnd w:id="132"/>
      <w:r>
        <w:rPr>
          <w:b w:val="0"/>
        </w:rPr>
        <w:commentReference w:id="132"/>
      </w: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and early spring and attach adhesive eggs onto marine vegetation in the intertidal and shallow subtidal (Haegele and Schweigert 1985; Dingwall et al. 2026). Spawning at any one shoreline can pass quickly, and on the day of spawn the fish are vulnerable and very close to shore, with some left stranded as the tide recedes. The eggs then remain on marine vegetation for around two weeks before hatching or washing away. </w:t>
      </w:r>
      <w:del w:id="40001" w:author="Claude (editorial pass)" w:date="2026-07-26T00:00:00Z">
        <w:r>
          <w:rPr>
            <w:b w:val="0"/>
          </w:rPr>
          <w:delText xml:space="preserve">Although the </w:delText>
        </w:r>
      </w:del>
      <w:ins w:id="40002" w:author="Claude (editorial pass)" w:date="2026-07-26T00:00:00Z">
        <w:r>
          <w:rPr>
            <w:b w:val="0"/>
          </w:rPr>
          <w:t xml:space="preserve">The </w:t>
        </w:r>
      </w:ins>
      <w:r>
        <w:rPr>
          <w:b w:val="0"/>
        </w:rPr>
        <w:t xml:space="preserve">same general regions are used again from year to year, </w:t>
      </w:r>
      <w:ins w:id="40003" w:author="Claude (editorial pass)" w:date="2026-07-26T00:00:00Z">
        <w:r>
          <w:rPr>
            <w:b w:val="0"/>
          </w:rPr>
          <w:t xml:space="preserve">but </w:t>
        </w:r>
      </w:ins>
      <w:r>
        <w:rPr>
          <w:b w:val="0"/>
        </w:rPr>
        <w:t xml:space="preserve">the exact shoreline, extent and date shift among years (Hay and Kronlund 1987; Hay et al. 2009; Rooper et al. </w:t>
      </w:r>
      <w:del w:id="40004" w:author="Claude (editorial pass)" w:date="2026-07-26T00:00:00Z">
        <w:r>
          <w:rPr>
            <w:b w:val="0"/>
          </w:rPr>
          <w:delText xml:space="preserve">2024), so the </w:delText>
        </w:r>
      </w:del>
      <w:ins w:id="40005" w:author="Claude (editorial pass)" w:date="2026-07-26T00:00:00Z">
        <w:r>
          <w:rPr>
            <w:b w:val="0"/>
          </w:rPr>
          <w:t xml:space="preserve">2024). The </w:t>
        </w:r>
      </w:ins>
      <w:r>
        <w:rPr>
          <w:b w:val="0"/>
        </w:rPr>
        <w:t xml:space="preserve">pulse is </w:t>
      </w:r>
      <w:ins w:id="40006" w:author="Claude (editorial pass)" w:date="2026-07-26T00:00:00Z">
        <w:r>
          <w:rPr>
            <w:b w:val="0"/>
          </w:rPr>
          <w:t xml:space="preserve">therefore </w:t>
        </w:r>
      </w:ins>
      <w:r>
        <w:rPr>
          <w:b w:val="0"/>
        </w:rPr>
        <w:t xml:space="preserve">predictable at the scale of a coastal region </w:t>
      </w:r>
      <w:del w:id="40007" w:author="Claude (editorial pass)" w:date="2026-07-26T00:00:00Z">
        <w:r>
          <w:rPr>
            <w:b w:val="0"/>
          </w:rPr>
          <w:delText xml:space="preserve">but </w:delText>
        </w:r>
      </w:del>
      <w:ins w:id="40008" w:author="Claude (editorial pass)" w:date="2026-07-26T00:00:00Z">
        <w:r>
          <w:rPr>
            <w:b w:val="0"/>
          </w:rPr>
          <w:t xml:space="preserve">and </w:t>
        </w:r>
      </w:ins>
      <w:r>
        <w:rPr>
          <w:b w:val="0"/>
        </w:rPr>
        <w:t xml:space="preserve">much less so at any particular beach. What is available also changes as an event </w:t>
      </w:r>
      <w:del w:id="40009" w:author="Claude (editorial pass)" w:date="2026-07-26T00:00:00Z">
        <w:r>
          <w:rPr>
            <w:b w:val="0"/>
          </w:rPr>
          <w:delText xml:space="preserve">proceeds, because adult </w:delText>
        </w:r>
      </w:del>
      <w:ins w:id="40010" w:author="Claude (editorial pass)" w:date="2026-07-26T00:00:00Z">
        <w:r>
          <w:rPr>
            <w:b w:val="0"/>
          </w:rPr>
          <w:t xml:space="preserve">proceeds. Adult </w:t>
        </w:r>
      </w:ins>
      <w:r>
        <w:rPr>
          <w:b w:val="0"/>
        </w:rPr>
        <w:t xml:space="preserve">fish create a short feeding opportunity when they enter the </w:t>
      </w:r>
      <w:del w:id="40011" w:author="Claude (editorial pass)" w:date="2026-07-26T00:00:00Z">
        <w:r>
          <w:rPr>
            <w:b w:val="0"/>
          </w:rPr>
          <w:delText xml:space="preserve">shallows, whereas attached </w:delText>
        </w:r>
      </w:del>
      <w:ins w:id="40012" w:author="Claude (editorial pass)" w:date="2026-07-26T00:00:00Z">
        <w:r>
          <w:rPr>
            <w:b w:val="0"/>
          </w:rPr>
          <w:t xml:space="preserve">shallows. Attached </w:t>
        </w:r>
      </w:ins>
      <w:r>
        <w:rPr>
          <w:b w:val="0"/>
        </w:rPr>
        <w:t xml:space="preserve">eggs persist after the adults have left, and eggs on floating vegetation or exposed by a falling tide remain reachable by other routes.</w:t>
      </w:r>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r>
        <w:rPr>
          <w:b w:val="0"/>
        </w:rPr>
        <w:t xml:space="preserve">eggs, whereas loons, mergansers, </w:t>
      </w:r>
      <w:r>
        <w:rPr>
          <w:b w:val="0"/>
        </w:rPr>
        <w:t xml:space="preserve">grebes </w:t>
      </w:r>
      <w:r>
        <w:rPr>
          <w:b w:val="0"/>
        </w:rPr>
        <w:t xml:space="preserve">and cormorants </w:t>
      </w:r>
      <w:r>
        <w:rPr>
          <w:b w:val="0"/>
        </w:rPr>
        <w:t xml:space="preserve">pursue fish </w:t>
      </w:r>
      <w:r>
        <w:rPr>
          <w:b w:val="0"/>
        </w:rPr>
        <w:t xml:space="preserve">and </w:t>
      </w:r>
      <w:r>
        <w:rPr>
          <w:b w:val="0"/>
        </w:rPr>
        <w:t xml:space="preserve">are </w:t>
      </w:r>
      <w:r>
        <w:rPr>
          <w:b w:val="0"/>
        </w:rPr>
        <w:t xml:space="preserve">therefore </w:t>
      </w:r>
      <w:r>
        <w:rPr>
          <w:b w:val="0"/>
        </w:rPr>
        <w:t xml:space="preserve">expected to </w:t>
      </w:r>
      <w:r>
        <w:rPr>
          <w:b w:val="0"/>
        </w:rPr>
        <w:t xml:space="preserve">concentrate </w:t>
      </w:r>
      <w:r>
        <w:rPr>
          <w:b w:val="0"/>
        </w:rPr>
        <w:t xml:space="preserve">on adults, although they may </w:t>
      </w:r>
      <w:r>
        <w:rPr>
          <w:b w:val="0"/>
        </w:rPr>
        <w:t xml:space="preserve">take eggs </w:t>
      </w:r>
      <w:r>
        <w:rPr>
          <w:b w:val="0"/>
        </w:rPr>
        <w:t xml:space="preserve">as well. Gulls are more flexible again, taking eggs from </w:t>
      </w:r>
      <w:r>
        <w:rPr>
          <w:b w:val="0"/>
        </w:rPr>
        <w:t xml:space="preserve">floating vegetation and herring pushed to the surface or into very shallow water, as well as eggs and spent fish </w:t>
      </w:r>
      <w:r>
        <w:rPr>
          <w:b w:val="0"/>
        </w:rPr>
        <w:t xml:space="preserve">stranded </w:t>
      </w:r>
      <w:r>
        <w:rPr>
          <w:b w:val="0"/>
        </w:rPr>
        <w:t xml:space="preserve">along the shore. Bald Eagles </w:t>
      </w:r>
      <w:r>
        <w:rPr>
          <w:b w:val="0"/>
        </w:rPr>
        <w:t xml:space="preserve">(</w:t>
      </w:r>
      <w:r>
        <w:rPr>
          <w:b w:val="0"/>
          <w:i/>
        </w:rPr>
        <w:t xml:space="preserve">Haliaeetus leucocephalus</w:t>
      </w:r>
      <w:r>
        <w:rPr>
          <w:b w:val="0"/>
        </w:rPr>
        <w:t xml:space="preserve">) </w:t>
      </w:r>
      <w:r>
        <w:rPr>
          <w:b w:val="0"/>
        </w:rPr>
        <w:t xml:space="preserve">and corvids work the shoreline, shorebirds take eggs exposed by a falling tide, and alcids pursue fish in open </w:t>
      </w:r>
      <w:r>
        <w:rPr>
          <w:b w:val="0"/>
        </w:rPr>
        <w:t xml:space="preserve">water and have little reason to gather at a shoreline deposit at all.</w:t>
      </w:r>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 xml:space="preserve">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w:t>
      </w:r>
      <w:del w:id="40013" w:author="Claude (editorial pass)" w:date="2026-07-26T00:00:00Z">
        <w:r w:rsidRPr="00FA3BFA">
          <w:rPr>
            <w:rFonts w:cs="Times New Roman"/>
          </w:rPr>
          <w:delText xml:space="preserve">2018), and many </w:delText>
        </w:r>
      </w:del>
      <w:ins w:id="40014" w:author="Claude (editorial pass)" w:date="2026-07-26T00:00:00Z">
        <w:r w:rsidRPr="00FA3BFA">
          <w:rPr>
            <w:rFonts w:cs="Times New Roman"/>
          </w:rPr>
          <w:t xml:space="preserve">2018). Many </w:t>
        </w:r>
      </w:ins>
      <w:r w:rsidRPr="00FA3BFA">
        <w:rPr>
          <w:rFonts w:cs="Times New Roman"/>
        </w:rPr>
        <w:t xml:space="preserve">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 xml:space="preserve">Two records overlap in the </w:t>
      </w:r>
      <w:r w:rsidRPr="00FA3BFA">
        <w:rPr>
          <w:rFonts w:cs="Times New Roman"/>
        </w:rPr>
        <w:t xml:space="preserve">Strait of Georgia </w:t>
      </w:r>
      <w:r w:rsidRPr="00FA3BFA">
        <w:rPr>
          <w:rFonts w:cs="Times New Roman"/>
        </w:rPr>
        <w:t xml:space="preserve">more than anywhere else on </w:t>
      </w:r>
      <w:r w:rsidRPr="00FA3BFA">
        <w:rPr>
          <w:rFonts w:cs="Times New Roman"/>
        </w:rPr>
        <w:t xml:space="preserve">this </w:t>
      </w:r>
      <w:r w:rsidRPr="00FA3BFA">
        <w:rPr>
          <w:rFonts w:cs="Times New Roman"/>
        </w:rPr>
        <w:t xml:space="preserve">coast, which is why the </w:t>
      </w:r>
      <w:r w:rsidRPr="00FA3BFA">
        <w:rPr>
          <w:rFonts w:cs="Times New Roman"/>
        </w:rPr>
        <w:t xml:space="preserve">study </w:t>
      </w:r>
      <w:r w:rsidRPr="00FA3BFA">
        <w:rPr>
          <w:rFonts w:cs="Times New Roman"/>
        </w:rPr>
        <w:t xml:space="preserve">is set there. </w:t>
      </w:r>
      <w:r w:rsidRPr="00FA3BFA">
        <w:rPr>
          <w:rFonts w:cs="Times New Roman"/>
        </w:rPr>
        <w:t xml:space="preserve">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r w:rsidRPr="00FA3BFA">
        <w:rPr>
          <w:rFonts w:cs="Times New Roman"/>
        </w:rPr>
        <w:t xml:space="preserve">event date, </w:t>
      </w:r>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r w:rsidRPr="00FA3BFA">
        <w:rPr>
          <w:rFonts w:cs="Times New Roman"/>
        </w:rPr>
        <w:t xml:space="preserve">checklists.</w:t>
      </w:r>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pPr>
        <w:rPr>
          <w:rFonts w:cs="Times New Roman"/>
        </w:rPr>
      </w:pPr>
      <w:commentRangeStart w:id="135"/>
      <w:commentRangeStart w:id="9"/>
      <w:commentRangeEnd w:id="9"/>
      <w:r w:rsidRPr="00FA3BFA">
        <w:rPr>
          <w:rFonts w:cs="Times New Roman"/>
        </w:rPr>
        <w:commentReference w:id="9"/>
      </w:r>
      <w:commentRangeEnd w:id="135"/>
      <w:r w:rsidRPr="00FA3BFA">
        <w:rPr>
          <w:rFonts w:cs="Times New Roman"/>
        </w:rPr>
        <w:commentReference w:id="135"/>
      </w:r>
      <w:r w:rsidRPr="00FA3BFA">
        <w:rPr>
          <w:rFonts w:cs="Times New Roman"/>
        </w:rPr>
        <w:t xml:space="preserve">Species with established or plausible herring links were expected to be reported more often, counted in larger numbers, or both once spawning began, and the feeding groups were expected to differ in when they responded. Gulls and shoreline scavengers should respond near the event </w:t>
      </w:r>
      <w:del w:id="40015" w:author="Claude (editorial pass)" w:date="2026-07-26T00:00:00Z">
        <w:r w:rsidRPr="00FA3BFA">
          <w:rPr>
            <w:rFonts w:cs="Times New Roman"/>
          </w:rPr>
          <w:delText xml:space="preserve">date, whereas diving </w:delText>
        </w:r>
      </w:del>
      <w:ins w:id="40016" w:author="Claude (editorial pass)" w:date="2026-07-26T00:00:00Z">
        <w:r w:rsidRPr="00FA3BFA">
          <w:rPr>
            <w:rFonts w:cs="Times New Roman"/>
          </w:rPr>
          <w:t xml:space="preserve">date. Diving </w:t>
        </w:r>
      </w:ins>
      <w:r w:rsidRPr="00FA3BFA">
        <w:rPr>
          <w:rFonts w:cs="Times New Roman"/>
        </w:rPr>
        <w:t xml:space="preserve">ducks that feed on attached roe should respond once eggs are </w:t>
      </w:r>
      <w:del w:id="40017" w:author="Claude (editorial pass)" w:date="2026-07-26T00:00:00Z">
        <w:r w:rsidRPr="00FA3BFA">
          <w:rPr>
            <w:rFonts w:cs="Times New Roman"/>
          </w:rPr>
          <w:delText xml:space="preserve">available, and alcids that </w:delText>
        </w:r>
      </w:del>
      <w:ins w:id="40018" w:author="Claude (editorial pass)" w:date="2026-07-26T00:00:00Z">
        <w:r w:rsidRPr="00FA3BFA">
          <w:rPr>
            <w:rFonts w:cs="Times New Roman"/>
          </w:rPr>
          <w:t xml:space="preserve">available. Alcids </w:t>
        </w:r>
      </w:ins>
      <w:r w:rsidRPr="00FA3BFA">
        <w:rPr>
          <w:rFonts w:cs="Times New Roman"/>
        </w:rPr>
        <w:t xml:space="preserve">feed away from the shoreline deposit </w:t>
      </w:r>
      <w:ins w:id="40019" w:author="Claude (editorial pass)" w:date="2026-07-26T00:00:00Z">
        <w:r w:rsidRPr="00FA3BFA">
          <w:rPr>
            <w:rFonts w:cs="Times New Roman"/>
          </w:rPr>
          <w:t xml:space="preserve">and </w:t>
        </w:r>
      </w:ins>
      <w:r w:rsidRPr="00FA3BFA">
        <w:rPr>
          <w:rFonts w:cs="Times New Roman"/>
        </w:rPr>
        <w:t xml:space="preserve">were expected to show little response at all. Testing all 49 species places the well-studied birds inside a broader coastal community and identifies which species, and which time windows, would repay focused fieldwork. Herring on this coast are managed from spawn surveys that were never designed to describe the predators a deposit </w:t>
      </w:r>
      <w:del w:id="40020" w:author="Claude (editorial pass)" w:date="2026-07-26T00:00:00Z">
        <w:r w:rsidRPr="00FA3BFA">
          <w:rPr>
            <w:rFonts w:cs="Times New Roman"/>
          </w:rPr>
          <w:delText xml:space="preserve">supports, so a </w:delText>
        </w:r>
      </w:del>
      <w:ins w:id="40021" w:author="Claude (editorial pass)" w:date="2026-07-26T00:00:00Z">
        <w:r w:rsidRPr="00FA3BFA">
          <w:rPr>
            <w:rFonts w:cs="Times New Roman"/>
          </w:rPr>
          <w:t xml:space="preserve">supports. A </w:t>
        </w:r>
      </w:ins>
      <w:r w:rsidRPr="00FA3BFA">
        <w:rPr>
          <w:rFonts w:cs="Times New Roman"/>
        </w:rPr>
        <w:t xml:space="preserve">regional account of which species track spawning, and when, would give fisheries management and coastal bird conservation a shared description of what a spawning event is worth.</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 xml:space="preserve">Fieldwork and observation both concentrate in </w:t>
      </w:r>
      <w:r w:rsidRPr="00FA3BFA">
        <w:rPr>
          <w:rFonts w:cs="Times New Roman"/>
        </w:rPr>
        <w:t xml:space="preserve">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r w:rsidRPr="00FA3BFA">
        <w:rPr>
          <w:rFonts w:cs="Times New Roman"/>
        </w:rPr>
        <w:t xml:space="preserve">retained, </w:t>
      </w:r>
      <w:r w:rsidRPr="00FA3BFA">
        <w:rPr>
          <w:rFonts w:cs="Times New Roman"/>
        </w:rPr>
        <w:t xml:space="preserve">because </w:t>
      </w:r>
      <w:r w:rsidRPr="00FA3BFA">
        <w:rPr>
          <w:rFonts w:cs="Times New Roman"/>
        </w:rPr>
        <w:t xml:space="preserve">marking a checklist </w:t>
      </w:r>
      <w:r w:rsidRPr="00FA3BFA">
        <w:rPr>
          <w:rFonts w:cs="Times New Roman"/>
        </w:rPr>
        <w:t xml:space="preserve">complete </w:t>
      </w:r>
      <w:r w:rsidRPr="00FA3BFA">
        <w:rPr>
          <w:rFonts w:cs="Times New Roman"/>
        </w:rPr>
        <w:t xml:space="preserve">means the observer reported every species </w:t>
      </w:r>
      <w:r w:rsidRPr="00FA3BFA">
        <w:rPr>
          <w:rFonts w:cs="Times New Roman"/>
        </w:rPr>
        <w:t xml:space="preserve">they </w:t>
      </w:r>
      <w:r w:rsidRPr="00FA3BFA">
        <w:rPr>
          <w:rFonts w:cs="Times New Roman"/>
        </w:rPr>
        <w:t xml:space="preserve">detected and identified, </w:t>
      </w:r>
      <w:r w:rsidRPr="00FA3BFA">
        <w:rPr>
          <w:rFonts w:cs="Times New Roman"/>
        </w:rPr>
        <w:t xml:space="preserve">so a </w:t>
      </w:r>
      <w:r w:rsidRPr="00FA3BFA">
        <w:rPr>
          <w:rFonts w:cs="Times New Roman"/>
        </w:rPr>
        <w:t xml:space="preserve">species </w:t>
      </w:r>
      <w:r w:rsidRPr="00FA3BFA">
        <w:rPr>
          <w:rFonts w:cs="Times New Roman"/>
        </w:rPr>
        <w:t xml:space="preserve">that does not appear on one can </w:t>
      </w:r>
      <w:r w:rsidRPr="00FA3BFA">
        <w:rPr>
          <w:rFonts w:cs="Times New Roman"/>
        </w:rPr>
        <w:t xml:space="preserve">be treated as a </w:t>
      </w:r>
      <w:r w:rsidRPr="00FA3BFA">
        <w:rPr>
          <w:rFonts w:cs="Times New Roman"/>
        </w:rPr>
        <w:t xml:space="preserve">genuine non-detection rather than as missing information.</w:t>
      </w:r>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r w:rsidRPr="00FA3BFA">
        <w:rPr>
          <w:rFonts w:cs="Times New Roman"/>
        </w:rPr>
        <w:t xml:space="preserve">(Fisheries and Oceans Canada 2026; Grinnell et al. 2023). </w:t>
      </w:r>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r w:rsidRPr="00FA3BFA">
        <w:rPr>
          <w:rFonts w:cs="Times New Roman"/>
        </w:rPr>
        <w:t xml:space="preserve">Each record </w:t>
      </w:r>
      <w:r w:rsidRPr="00FA3BFA">
        <w:rPr>
          <w:rFonts w:cs="Times New Roman"/>
        </w:rPr>
        <w:t xml:space="preserve">therefore carries </w:t>
      </w:r>
      <w:r w:rsidRPr="00FA3BFA">
        <w:rPr>
          <w:rFonts w:cs="Times New Roman"/>
        </w:rPr>
        <w:t xml:space="preserve">a </w:t>
      </w:r>
      <w:r w:rsidRPr="00FA3BFA">
        <w:rPr>
          <w:rFonts w:cs="Times New Roman"/>
        </w:rPr>
        <w:t xml:space="preserve">location </w:t>
      </w:r>
      <w:r w:rsidRPr="00FA3BFA">
        <w:rPr>
          <w:rFonts w:cs="Times New Roman"/>
        </w:rPr>
        <w:t xml:space="preserve">together with the dates over which spawn was observed at that place. </w:t>
      </w:r>
      <w:r w:rsidRPr="00FA3BFA">
        <w:rPr>
          <w:rFonts w:cs="Times New Roman"/>
        </w:rPr>
        <w:t xml:space="preserve">The </w:t>
      </w:r>
      <w:r w:rsidRPr="00FA3BFA">
        <w:rPr>
          <w:rFonts w:cs="Times New Roman"/>
        </w:rPr>
        <w:t xml:space="preserve">resulting </w:t>
      </w:r>
      <w:r w:rsidRPr="00FA3BFA">
        <w:rPr>
          <w:rFonts w:cs="Times New Roman"/>
        </w:rPr>
        <w:t xml:space="preserve">index is </w:t>
      </w:r>
      <w:r w:rsidRPr="00FA3BFA">
        <w:rPr>
          <w:rFonts w:cs="Times New Roman"/>
        </w:rPr>
        <w:t xml:space="preserve">relative rather than absolute, because </w:t>
      </w:r>
      <w:r w:rsidRPr="00FA3BFA">
        <w:rPr>
          <w:rFonts w:cs="Times New Roman"/>
        </w:rPr>
        <w:t xml:space="preserve">it describes </w:t>
      </w:r>
      <w:r w:rsidRPr="00FA3BFA">
        <w:rPr>
          <w:rFonts w:cs="Times New Roman"/>
        </w:rPr>
        <w:t xml:space="preserve">what surveyors found, and </w:t>
      </w:r>
      <w:r w:rsidRPr="00FA3BFA">
        <w:rPr>
          <w:rFonts w:cs="Times New Roman"/>
        </w:rPr>
        <w:t xml:space="preserve">coastline </w:t>
      </w:r>
      <w:r w:rsidRPr="00FA3BFA">
        <w:rPr>
          <w:rFonts w:cs="Times New Roman"/>
        </w:rPr>
        <w:t xml:space="preserve">that was not surveyed </w:t>
      </w:r>
      <w:r w:rsidRPr="00FA3BFA">
        <w:rPr>
          <w:rFonts w:cs="Times New Roman"/>
        </w:rPr>
        <w:t xml:space="preserve">yields no record </w:t>
      </w:r>
      <w:r w:rsidRPr="00FA3BFA">
        <w:rPr>
          <w:rFonts w:cs="Times New Roman"/>
        </w:rPr>
        <w:t xml:space="preserve">rather than </w:t>
      </w:r>
      <w:r w:rsidRPr="00FA3BFA">
        <w:rPr>
          <w:rFonts w:cs="Times New Roman"/>
        </w:rPr>
        <w:t xml:space="preserve">a zero. Only the presence, location and timing of a recorded event entered the </w:t>
      </w:r>
      <w:r w:rsidRPr="00FA3BFA">
        <w:rPr>
          <w:rFonts w:cs="Times New Roman"/>
        </w:rPr>
        <w:t xml:space="preserve">models.</w:t>
      </w:r>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r w:rsidRPr="00FA3BFA">
        <w:rPr>
          <w:rFonts w:cs="Times New Roman"/>
        </w:rPr>
        <w:t xml:space="preserve">events, which fell into </w:t>
      </w:r>
      <w:r w:rsidRPr="00FA3BFA">
        <w:rPr>
          <w:rFonts w:cs="Times New Roman"/>
        </w:rPr>
        <w:t xml:space="preserve">58 event blocks, 29,248 observer clusters and 22,980 generalized location clusters. </w:t>
      </w:r>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6"/>
      <w:r w:rsidRPr="00FA3BFA">
        <w:rPr>
          <w:rFonts w:cs="Times New Roman"/>
        </w:rPr>
        <w:commentReference w:id="16"/>
      </w:r>
      <w:commentRangeEnd w:id="138"/>
      <w:r w:rsidRPr="00FA3BFA">
        <w:rPr>
          <w:rFonts w:cs="Times New Roman"/>
        </w:rPr>
        <w:commentReference w:id="138"/>
      </w:r>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r w:rsidRPr="00FA3BFA">
        <w:rPr>
          <w:rFonts w:cs="Times New Roman"/>
        </w:rPr>
        <w:t xml:space="preserve">first </w:t>
      </w:r>
      <w:r w:rsidRPr="00FA3BFA">
        <w:rPr>
          <w:rFonts w:cs="Times New Roman"/>
        </w:rPr>
        <w:t xml:space="preserve">and </w:t>
      </w:r>
      <w:r w:rsidRPr="00FA3BFA">
        <w:rPr>
          <w:rFonts w:cs="Times New Roman"/>
        </w:rPr>
        <w:t xml:space="preserve">last dates on which spawn was recorded at a location, </w:t>
      </w:r>
      <w:r w:rsidRPr="00FA3BFA">
        <w:rPr>
          <w:rFonts w:cs="Times New Roman"/>
        </w:rPr>
        <w:t xml:space="preserve">rounded down to a whole </w:t>
      </w:r>
      <w:r w:rsidRPr="00FA3BFA">
        <w:rPr>
          <w:rFonts w:cs="Times New Roman"/>
        </w:rPr>
        <w:t xml:space="preserve">day, or that single date where </w:t>
      </w:r>
      <w:r w:rsidRPr="00FA3BFA">
        <w:rPr>
          <w:rFonts w:cs="Times New Roman"/>
        </w:rPr>
        <w:t xml:space="preserve">only one </w:t>
      </w:r>
      <w:r w:rsidRPr="00FA3BFA">
        <w:rPr>
          <w:rFonts w:cs="Times New Roman"/>
        </w:rPr>
        <w:t xml:space="preserve">was </w:t>
      </w:r>
      <w:r w:rsidRPr="00FA3BFA">
        <w:rPr>
          <w:rFonts w:cs="Times New Roman"/>
        </w:rPr>
        <w:t xml:space="preserve">available. </w:t>
      </w:r>
      <w:r w:rsidRPr="00FA3BFA">
        <w:rPr>
          <w:rFonts w:cs="Times New Roman"/>
        </w:rPr>
        <w:t xml:space="preserve">It is an event-date </w:t>
      </w:r>
      <w:r w:rsidRPr="00FA3BFA">
        <w:rPr>
          <w:rFonts w:cs="Times New Roman"/>
        </w:rPr>
        <w:t xml:space="preserve">anchor and </w:t>
      </w:r>
      <w:r w:rsidRPr="00FA3BFA">
        <w:rPr>
          <w:rFonts w:cs="Times New Roman"/>
        </w:rPr>
        <w:t xml:space="preserve">not an observed biological </w:t>
      </w:r>
      <w:r w:rsidRPr="00FA3BFA">
        <w:rPr>
          <w:rFonts w:cs="Times New Roman"/>
        </w:rPr>
        <w:t xml:space="preserve">onset, and it is dated more precisely for some events than for others: among the 1,144 events in </w:t>
      </w:r>
      <w:r w:rsidRPr="00FA3BFA">
        <w:rPr>
          <w:rFonts w:cs="Times New Roman"/>
        </w:rPr>
        <w:t xml:space="preserve">the wider </w:t>
      </w:r>
      <w:r w:rsidRPr="00FA3BFA">
        <w:rPr>
          <w:rFonts w:cs="Times New Roman"/>
        </w:rPr>
        <w:t xml:space="preserve">linked frame, </w:t>
      </w:r>
      <w:r w:rsidRPr="00FA3BFA">
        <w:rPr>
          <w:rFonts w:cs="Times New Roman"/>
        </w:rPr>
        <w:t xml:space="preserve">466 had </w:t>
      </w:r>
      <w:r w:rsidRPr="00FA3BFA">
        <w:rPr>
          <w:rFonts w:cs="Times New Roman"/>
        </w:rPr>
        <w:t xml:space="preserve">spawn recorded on a single day and </w:t>
      </w:r>
      <w:r w:rsidRPr="00FA3BFA">
        <w:rPr>
          <w:rFonts w:cs="Times New Roman"/>
        </w:rPr>
        <w:t xml:space="preserve">the median </w:t>
      </w:r>
      <w:r w:rsidRPr="00FA3BFA">
        <w:rPr>
          <w:rFonts w:cs="Times New Roman"/>
        </w:rPr>
        <w:t xml:space="preserve">span </w:t>
      </w:r>
      <w:r w:rsidRPr="00FA3BFA">
        <w:rPr>
          <w:rFonts w:cs="Times New Roman"/>
        </w:rPr>
        <w:t xml:space="preserve">between first and last date </w:t>
      </w:r>
      <w:r w:rsidRPr="00FA3BFA">
        <w:rPr>
          <w:rFonts w:cs="Times New Roman"/>
        </w:rPr>
        <w:t xml:space="preserve">was </w:t>
      </w:r>
      <w:r w:rsidRPr="00FA3BFA">
        <w:rPr>
          <w:rFonts w:cs="Times New Roman"/>
        </w:rPr>
        <w:t xml:space="preserve">one day. </w:t>
      </w:r>
      <w:r w:rsidRPr="00FA3BFA">
        <w:rPr>
          <w:rFonts w:cs="Times New Roman"/>
        </w:rPr>
        <w:t xml:space="preserve">Six periods were defined around </w:t>
      </w:r>
      <w:r w:rsidRPr="00FA3BFA">
        <w:rPr>
          <w:rFonts w:cs="Times New Roman"/>
        </w:rPr>
        <w:t xml:space="preserve">that anchor, and Table 1 gives their limits, their durations and </w:t>
      </w:r>
      <w:r w:rsidRPr="00FA3BFA">
        <w:rPr>
          <w:rFonts w:cs="Times New Roman"/>
        </w:rPr>
        <w:t xml:space="preserve">the </w:t>
      </w:r>
      <w:r w:rsidRPr="00FA3BFA">
        <w:rPr>
          <w:rFonts w:cs="Times New Roman"/>
        </w:rPr>
        <w:t xml:space="preserve">food expected </w:t>
      </w:r>
      <w:r w:rsidRPr="00FA3BFA">
        <w:rPr>
          <w:rFonts w:cs="Times New Roman"/>
        </w:rPr>
        <w:t xml:space="preserve">to </w:t>
      </w:r>
      <w:r w:rsidRPr="00FA3BFA">
        <w:rPr>
          <w:rFonts w:cs="Times New Roman"/>
        </w:rPr>
        <w:t xml:space="preserve">be available in each.</w:t>
      </w:r>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r>
        <w:rPr>
          <w:sz w:val="18"/>
        </w:rPr>
        <w:t xml:space="preserve">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r w:rsidRPr="00FA3BFA">
        <w:rPr>
          <w:rFonts w:cs="Times New Roman"/>
        </w:rPr>
        <w:t xml:space="preserve">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 xml:space="preserve">The </w:t>
      </w:r>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r w:rsidR="00FA3BFA" w:rsidRPr="00FA3BFA">
        <w:rPr>
          <w:rStyle w:val="CommentReference"/>
          <w:rFonts w:cs="Times New Roman"/>
          <w:sz w:val="22"/>
          <w:szCs w:val="24"/>
        </w:rPr>
        <w:t xml:space="preserve">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r w:rsidRPr="00FA3BFA">
        <w:rPr>
          <w:rFonts w:cs="Times New Roman"/>
        </w:rPr>
        <w:t xml:space="preserve">cancel.</w:t>
      </w:r>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r w:rsidRPr="00FA3BFA">
        <w:rPr>
          <w:rFonts w:ascii="Times New Roman" w:hAnsi="Times New Roman" w:cs="Times New Roman"/>
        </w:rPr>
        <w:t xml:space="preserve">Response </w:t>
      </w:r>
      <w:r w:rsidRPr="00FA3BFA">
        <w:rPr>
          <w:rFonts w:ascii="Times New Roman" w:hAnsi="Times New Roman" w:cs="Times New Roman"/>
        </w:rPr>
        <w:t xml:space="preserve">Variables</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r w:rsidRPr="00FA3BFA">
        <w:rPr>
          <w:rFonts w:cs="Times New Roman"/>
        </w:rPr>
        <w:t xml:space="preserve">rules, and although an </w:t>
      </w:r>
      <w:r w:rsidRPr="00FA3BFA">
        <w:rPr>
          <w:rFonts w:cs="Times New Roman"/>
        </w:rPr>
        <w:t xml:space="preserve">omission </w:t>
      </w:r>
      <w:r w:rsidRPr="00FA3BFA">
        <w:rPr>
          <w:rFonts w:cs="Times New Roman"/>
        </w:rPr>
        <w:t xml:space="preserve">is informative about reporting </w:t>
      </w:r>
      <w:r w:rsidRPr="00FA3BFA">
        <w:rPr>
          <w:rFonts w:cs="Times New Roman"/>
        </w:rPr>
        <w:t xml:space="preserve">it </w:t>
      </w:r>
      <w:r w:rsidRPr="00FA3BFA">
        <w:rPr>
          <w:rFonts w:cs="Times New Roman"/>
        </w:rPr>
        <w:t xml:space="preserve">does not prove that the species was </w:t>
      </w:r>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41"/>
      <w:commentRangeStart w:id="25"/>
      <w:commentRangeEnd w:id="25"/>
      <w:r w:rsidRPr="00FA3BFA">
        <w:rPr>
          <w:rFonts w:cs="Times New Roman"/>
        </w:rPr>
        <w:commentReference w:id="25"/>
      </w:r>
      <w:commentRangeEnd w:id="141"/>
      <w:r w:rsidRPr="00FA3BFA">
        <w:rPr>
          <w:rFonts w:cs="Times New Roman"/>
        </w:rPr>
        <w:commentReference w:id="141"/>
      </w:r>
      <w:r w:rsidRPr="00FA3BFA">
        <w:rPr>
          <w:rFonts w:cs="Times New Roman"/>
        </w:rPr>
        <w:t xml:space="preserve">Reported number, the </w:t>
      </w:r>
      <w:r w:rsidRPr="00FA3BFA">
        <w:rPr>
          <w:rFonts w:cs="Times New Roman"/>
        </w:rPr>
        <w:t xml:space="preserve">second </w:t>
      </w:r>
      <w:r w:rsidRPr="00FA3BFA">
        <w:rPr>
          <w:rFonts w:cs="Times New Roman"/>
        </w:rPr>
        <w:t xml:space="preserve">outcome, entered </w:t>
      </w:r>
      <w:r w:rsidRPr="00FA3BFA">
        <w:rPr>
          <w:rFonts w:cs="Times New Roman"/>
        </w:rPr>
        <w:t xml:space="preserve">the </w:t>
      </w:r>
      <w:r w:rsidRPr="00FA3BFA">
        <w:rPr>
          <w:rFonts w:cs="Times New Roman"/>
        </w:rPr>
        <w:t xml:space="preserve">models as a </w:t>
      </w:r>
      <w:r w:rsidRPr="00FA3BFA">
        <w:rPr>
          <w:rFonts w:cs="Times New Roman"/>
        </w:rPr>
        <w:t xml:space="preserve">natural </w:t>
      </w:r>
      <w:r w:rsidRPr="00FA3BFA">
        <w:rPr>
          <w:rFonts w:cs="Times New Roman"/>
        </w:rPr>
        <w:t xml:space="preserve">logarithm. </w:t>
      </w:r>
      <w:r w:rsidRPr="00FA3BFA">
        <w:rPr>
          <w:rFonts w:cs="Times New Roman"/>
        </w:rPr>
        <w:t xml:space="preserve">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r w:rsidRPr="00FA3BFA">
        <w:rPr>
          <w:rFonts w:ascii="Times New Roman" w:hAnsi="Times New Roman" w:cs="Times New Roman"/>
        </w:rPr>
        <w:t xml:space="preserve">Model Structure </w:t>
      </w:r>
      <w:r w:rsidRPr="00FA3BFA">
        <w:rPr>
          <w:rFonts w:ascii="Times New Roman" w:hAnsi="Times New Roman" w:cs="Times New Roman"/>
        </w:rPr>
        <w:t xml:space="preserve">and </w:t>
      </w:r>
      <w:r w:rsidRPr="00FA3BFA">
        <w:rPr>
          <w:rFonts w:ascii="Times New Roman" w:hAnsi="Times New Roman" w:cs="Times New Roman"/>
        </w:rPr>
        <w:t xml:space="preserve">the Difference-in-Differences Contrast</w:t>
      </w:r>
    </w:p>
    <w:p w14:paraId="23201620" w14:textId="77777777" w:rsidR="00C15184" w:rsidRPr="00FA3BFA" w:rsidRDefault="00000000">
      <w:pPr>
        <w:rPr>
          <w:rFonts w:cs="Times New Roman"/>
        </w:rPr>
      </w:pPr>
      <w:r w:rsidRPr="00FA3BFA">
        <w:rPr>
          <w:rFonts w:cs="Times New Roman"/>
          <w:color w:val="000000"/>
        </w:rPr>
        <w:t xml:space="preserve">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r w:rsidRPr="00FA3BFA">
        <w:rPr>
          <w:rFonts w:cs="Times New Roman"/>
          <w:color w:val="000000"/>
        </w:rPr>
        <w:t xml:space="preserve">both the </w:t>
      </w:r>
      <w:r w:rsidRPr="00FA3BFA">
        <w:rPr>
          <w:rFonts w:cs="Times New Roman"/>
          <w:color w:val="000000"/>
        </w:rPr>
        <w:t xml:space="preserve">estimates and </w:t>
      </w:r>
      <w:r w:rsidRPr="00FA3BFA">
        <w:rPr>
          <w:rFonts w:cs="Times New Roman"/>
          <w:color w:val="000000"/>
        </w:rPr>
        <w:t xml:space="preserve">their </w:t>
      </w:r>
      <w:r w:rsidRPr="00FA3BFA">
        <w:rPr>
          <w:rFonts w:cs="Times New Roman"/>
          <w:color w:val="000000"/>
        </w:rPr>
        <w:t xml:space="preserve">intervals </w:t>
      </w:r>
      <w:r w:rsidRPr="00FA3BFA">
        <w:rPr>
          <w:rFonts w:cs="Times New Roman"/>
          <w:color w:val="000000"/>
        </w:rPr>
        <w:t xml:space="preserve">inherit that </w:t>
      </w:r>
      <w:r w:rsidRPr="00FA3BFA">
        <w:rPr>
          <w:rFonts w:cs="Times New Roman"/>
          <w:color w:val="000000"/>
        </w:rPr>
        <w:t xml:space="preserve">approximation.</w:t>
      </w:r>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pPr>
        <w:rPr>
          <w:rFonts w:cs="Times New Roman"/>
        </w:rPr>
      </w:pPr>
      <w:commentRangeStart w:id="145"/>
      <w:commentRangeStart w:id="31"/>
      <w:commentRangeEnd w:id="31"/>
      <w:r w:rsidRPr="00FA3BFA">
        <w:rPr>
          <w:rFonts w:cs="Times New Roman"/>
          <w:color w:val="000000"/>
        </w:rPr>
        <w:commentReference w:id="31"/>
      </w:r>
      <w:commentRangeEnd w:id="145"/>
      <w:r w:rsidRPr="00FA3BFA">
        <w:rPr>
          <w:rFonts w:cs="Times New Roman"/>
          <w:color w:val="000000"/>
        </w:rPr>
        <w:commentReference w:id="145"/>
      </w: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del w:id="40022" w:author="Claude (editorial pass)" w:date="2026-07-26T00:00:00Z">
        <w:r w:rsidRPr="00FA3BFA">
          <w:rPr>
            <w:rFonts w:cs="Times New Roman"/>
            <w:color w:val="000000"/>
          </w:rPr>
          <w:delText xml:space="preserve">available </w:delText>
        </w:r>
      </w:del>
      <w:ins w:id="40023" w:author="Claude (editorial pass)" w:date="2026-07-26T00:00:00Z">
        <w:r w:rsidRPr="00FA3BFA">
          <w:rPr>
            <w:rFonts w:cs="Times New Roman"/>
            <w:color w:val="000000"/>
          </w:rPr>
          <w:t xml:space="preserve">included </w:t>
        </w:r>
      </w:ins>
      <w:r w:rsidRPr="00FA3BFA">
        <w:rPr>
          <w:rFonts w:cs="Times New Roman"/>
          <w:color w:val="000000"/>
        </w:rPr>
        <w:t xml:space="preserve">in </w:t>
      </w:r>
      <w:ins w:id="40024" w:author="Claude (editorial pass)" w:date="2026-07-26T00:00:00Z">
        <w:r w:rsidRPr="00FA3BFA">
          <w:rPr>
            <w:rFonts w:cs="Times New Roman"/>
            <w:color w:val="000000"/>
          </w:rPr>
          <w:t xml:space="preserve">these models, so seasonal balance between </w:t>
        </w:r>
      </w:ins>
      <w:r w:rsidRPr="00FA3BFA">
        <w:rPr>
          <w:rFonts w:cs="Times New Roman"/>
          <w:color w:val="000000"/>
        </w:rPr>
        <w:t xml:space="preserve">the </w:t>
      </w:r>
      <w:del w:id="40025" w:author="Claude (editorial pass)" w:date="2026-07-26T00:00:00Z">
        <w:r w:rsidRPr="00FA3BFA">
          <w:rPr>
            <w:rFonts w:cs="Times New Roman"/>
            <w:color w:val="000000"/>
          </w:rPr>
          <w:delText xml:space="preserve">linked dataset, so neither </w:delText>
        </w:r>
      </w:del>
      <w:ins w:id="40026" w:author="Claude (editorial pass)" w:date="2026-07-26T00:00:00Z">
        <w:r w:rsidRPr="00FA3BFA">
          <w:rPr>
            <w:rFonts w:cs="Times New Roman"/>
            <w:color w:val="000000"/>
          </w:rPr>
          <w:t xml:space="preserve">zones </w:t>
        </w:r>
      </w:ins>
      <w:r w:rsidRPr="00FA3BFA">
        <w:rPr>
          <w:rFonts w:cs="Times New Roman"/>
          <w:color w:val="000000"/>
        </w:rPr>
        <w:t xml:space="preserve">could </w:t>
      </w:r>
      <w:ins w:id="40027" w:author="Claude (editorial pass)" w:date="2026-07-26T00:00:00Z">
        <w:r w:rsidRPr="00FA3BFA">
          <w:rPr>
            <w:rFonts w:cs="Times New Roman"/>
            <w:color w:val="000000"/>
          </w:rPr>
          <w:t xml:space="preserve">not be demonstrated and time of day could not </w:t>
        </w:r>
      </w:ins>
      <w:r w:rsidRPr="00FA3BFA">
        <w:rPr>
          <w:rFonts w:cs="Times New Roman"/>
          <w:color w:val="000000"/>
        </w:rPr>
        <w:t xml:space="preserve">be adjusted for. The three effort terms carry their own </w:t>
      </w:r>
      <w:del w:id="40028" w:author="Claude (editorial pass)" w:date="2026-07-26T00:00:00Z">
        <w:r w:rsidRPr="00FA3BFA">
          <w:rPr>
            <w:rFonts w:cs="Times New Roman"/>
            <w:color w:val="000000"/>
          </w:rPr>
          <w:delText xml:space="preserve">caution, because duration, </w:delText>
        </w:r>
      </w:del>
      <w:ins w:id="40029" w:author="Claude (editorial pass)" w:date="2026-07-26T00:00:00Z">
        <w:r w:rsidRPr="00FA3BFA">
          <w:rPr>
            <w:rFonts w:cs="Times New Roman"/>
            <w:color w:val="000000"/>
          </w:rPr>
          <w:t xml:space="preserve">caution. Duration, </w:t>
        </w:r>
      </w:ins>
      <w:r w:rsidRPr="00FA3BFA">
        <w:rPr>
          <w:rFonts w:cs="Times New Roman"/>
          <w:color w:val="000000"/>
        </w:rPr>
        <w:t xml:space="preserve">distance and observer count are measured on the same checklist as the </w:t>
      </w:r>
      <w:del w:id="40030" w:author="Claude (editorial pass)" w:date="2026-07-26T00:00:00Z">
        <w:r w:rsidRPr="00FA3BFA">
          <w:rPr>
            <w:rFonts w:cs="Times New Roman"/>
            <w:color w:val="000000"/>
          </w:rPr>
          <w:delText xml:space="preserve">outcome, and a </w:delText>
        </w:r>
      </w:del>
      <w:ins w:id="40031" w:author="Claude (editorial pass)" w:date="2026-07-26T00:00:00Z">
        <w:r w:rsidRPr="00FA3BFA">
          <w:rPr>
            <w:rFonts w:cs="Times New Roman"/>
            <w:color w:val="000000"/>
          </w:rPr>
          <w:t xml:space="preserve">outcome. A </w:t>
        </w:r>
      </w:ins>
      <w:r w:rsidRPr="00FA3BFA">
        <w:rPr>
          <w:rFonts w:cs="Times New Roman"/>
          <w:color w:val="000000"/>
        </w:rPr>
        <w:t xml:space="preserve">conspicuous flock may itself 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reassuring without being decisive, since a covariate can respond to exposure without its marginal distribution shifting.</w:t>
      </w:r>
    </w:p>
    <w:p w14:paraId="44DA9E51" w14:textId="77777777" w:rsidR="00C15184" w:rsidRPr="00FA3BFA" w:rsidRDefault="00000000">
      <w:pPr>
        <w:rPr>
          <w:rFonts w:cs="Times New Roman"/>
        </w:rPr>
      </w:pPr>
      <w:r w:rsidRPr="00FA3BFA">
        <w:rPr>
          <w:rFonts w:cs="Times New Roman"/>
          <w:color w:val="000000"/>
        </w:rPr>
        <w:t xml:space="preserve">All </w:t>
      </w:r>
      <w:r w:rsidRPr="00FA3BFA">
        <w:rPr>
          <w:rFonts w:cs="Times New Roman"/>
          <w:color w:val="000000"/>
        </w:rPr>
        <w:t xml:space="preserve">49 species </w:t>
      </w:r>
      <w:r w:rsidRPr="00FA3BFA">
        <w:rPr>
          <w:rFonts w:cs="Times New Roman"/>
          <w:color w:val="000000"/>
        </w:rPr>
        <w:t xml:space="preserve">were </w:t>
      </w:r>
      <w:r w:rsidRPr="00FA3BFA">
        <w:rPr>
          <w:rFonts w:cs="Times New Roman"/>
          <w:color w:val="000000"/>
        </w:rPr>
        <w:t xml:space="preserve">fixed </w:t>
      </w:r>
      <w:r w:rsidRPr="00FA3BFA">
        <w:rPr>
          <w:rFonts w:cs="Times New Roman"/>
          <w:color w:val="000000"/>
        </w:rPr>
        <w:t xml:space="preserve">as a family </w:t>
      </w:r>
      <w:r w:rsidRPr="00FA3BFA">
        <w:rPr>
          <w:rFonts w:cs="Times New Roman"/>
          <w:color w:val="000000"/>
        </w:rPr>
        <w:t xml:space="preserve">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r w:rsidRPr="00FA3BFA">
        <w:rPr>
          <w:rFonts w:ascii="Times New Roman" w:hAnsi="Times New Roman" w:cs="Times New Roman"/>
        </w:rPr>
        <w:t xml:space="preserve">Multiple Testing and </w:t>
      </w:r>
      <w:r w:rsidRPr="00FA3BFA">
        <w:rPr>
          <w:rFonts w:ascii="Times New Roman" w:hAnsi="Times New Roman" w:cs="Times New Roman"/>
        </w:rPr>
        <w:t xml:space="preserve">Sensitivity </w:t>
      </w:r>
      <w:r w:rsidRPr="00FA3BFA">
        <w:rPr>
          <w:rFonts w:ascii="Times New Roman" w:hAnsi="Times New Roman" w:cs="Times New Roman"/>
        </w:rPr>
        <w:t xml:space="preserve">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r>
        <w:rPr>
          <w:b w:val="0"/>
        </w:rPr>
        <w:t xml:space="preserve">(</w:t>
      </w:r>
      <w:r>
        <w:rPr>
          <w:b w:val="0"/>
          <w:i/>
        </w:rPr>
        <w:t xml:space="preserve">Mareca strepera</w:t>
      </w:r>
      <w:r>
        <w:rPr>
          <w:b w:val="0"/>
        </w:rPr>
        <w:t xml:space="preserve">) </w:t>
      </w:r>
      <w:r>
        <w:rPr>
          <w:b w:val="0"/>
        </w:rPr>
        <w:t xml:space="preserve">and Northern Shoveler </w:t>
      </w:r>
      <w:r>
        <w:rPr>
          <w:b w:val="0"/>
        </w:rPr>
        <w:t xml:space="preserve">(</w:t>
      </w:r>
      <w:r>
        <w:rPr>
          <w:b w:val="0"/>
          <w:i/>
        </w:rPr>
        <w:t xml:space="preserve">Spatula clypeata</w:t>
      </w:r>
      <w:r>
        <w:rPr>
          <w:b w:val="0"/>
        </w:rPr>
        <w:t xml:space="preserve">) </w:t>
      </w:r>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r>
        <w:rPr>
          <w:b w:val="0"/>
        </w:rPr>
        <w:t xml:space="preserve">(</w:t>
      </w:r>
      <w:r>
        <w:rPr>
          <w:b w:val="0"/>
          <w:i/>
        </w:rPr>
        <w:t xml:space="preserve">Larus glaucescens</w:t>
      </w:r>
      <w:r>
        <w:rPr>
          <w:b w:val="0"/>
        </w:rPr>
        <w:t xml:space="preserve">) </w:t>
      </w:r>
      <w:r>
        <w:rPr>
          <w:b w:val="0"/>
        </w:rPr>
        <w:t xml:space="preserve">were examined in thirteen 2 km bands from 0 to 26 km, with American Robin </w:t>
      </w:r>
      <w:r>
        <w:rPr>
          <w:b w:val="0"/>
        </w:rPr>
        <w:t xml:space="preserve">(</w:t>
      </w:r>
      <w:r>
        <w:rPr>
          <w:b w:val="0"/>
          <w:i/>
        </w:rPr>
        <w:t xml:space="preserve">Turdus migratorius</w:t>
      </w:r>
      <w:r>
        <w:rPr>
          <w:b w:val="0"/>
        </w:rPr>
        <w:t xml:space="preserve">) </w:t>
      </w:r>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r w:rsidRPr="00FA3BFA">
        <w:rPr>
          <w:rFonts w:ascii="Times New Roman" w:hAnsi="Times New Roman" w:cs="Times New Roman"/>
        </w:rPr>
        <w:t xml:space="preserve">Coverage and Model </w:t>
      </w:r>
      <w:r w:rsidRPr="00FA3BFA">
        <w:rPr>
          <w:rFonts w:ascii="Times New Roman" w:hAnsi="Times New Roman" w:cs="Times New Roman"/>
        </w:rPr>
        <w:t xml:space="preserve">Convergence</w:t>
      </w:r>
    </w:p>
    <w:p w14:paraId="6342D7CB" w14:textId="77777777" w:rsidR="00C15184" w:rsidRPr="00FA3BFA" w:rsidRDefault="00000000">
      <w:pPr>
        <w:rPr>
          <w:rFonts w:cs="Times New Roman"/>
        </w:rPr>
      </w:pPr>
      <w:r>
        <w:rPr>
          <w:b w:val="0"/>
        </w:rPr>
        <w:t xml:space="preserve">In total, </w:t>
      </w:r>
      <w:r>
        <w:rPr>
          <w:b w:val="0"/>
        </w:rPr>
        <w:t xml:space="preserve">217,200 complete eBird checklists collected between 2005 and </w:t>
      </w:r>
      <w:r>
        <w:rPr>
          <w:b w:val="0"/>
        </w:rPr>
        <w:t xml:space="preserve">2025 entered the analysis, </w:t>
      </w:r>
      <w:r>
        <w:rPr>
          <w:b w:val="0"/>
        </w:rPr>
        <w:t xml:space="preserve">linked to 1,120 recorded spawning events that formed 58 blocks. How much evidence stands behind each species varies enormously, since American Crow (</w:t>
      </w:r>
      <w:r>
        <w:rPr>
          <w:b w:val="0"/>
          <w:i/>
        </w:rPr>
        <w:t xml:space="preserve">Corvus brachyrhynchos</w:t>
      </w:r>
      <w:r>
        <w:rPr>
          <w:b w:val="0"/>
        </w:rPr>
        <w:t xml:space="preserve">) appeared on 53.5% of checklists and carried 112,180 counted records, whereas Glaucous Gull (</w:t>
      </w:r>
      <w:r>
        <w:rPr>
          <w:b w:val="0"/>
          <w:i/>
        </w:rPr>
        <w:t xml:space="preserve">L. 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r w:rsidRPr="00FA3BFA">
        <w:rPr>
          <w:rFonts w:ascii="Times New Roman" w:hAnsi="Times New Roman" w:cs="Times New Roman"/>
        </w:rPr>
        <w:t xml:space="preserve">Responses </w:t>
      </w:r>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ins w:id="40032" w:author="Claude (editorial pass)" w:date="2026-07-26T00:00:00Z">
        <w:r w:rsidRPr="00FA3BFA">
          <w:rPr>
            <w:rFonts w:cs="Times New Roman"/>
            <w:color w:val="000000"/>
          </w:rPr>
          <w:t xml:space="preserve">with 13 </w:t>
        </w:r>
      </w:ins>
      <w:r w:rsidRPr="00FA3BFA">
        <w:rPr>
          <w:rFonts w:cs="Times New Roman"/>
          <w:color w:val="000000"/>
        </w:rPr>
        <w:t xml:space="preserve">of </w:t>
      </w:r>
      <w:del w:id="40033" w:author="Claude (editorial pass)" w:date="2026-07-26T00:00:00Z">
        <w:r w:rsidRPr="00FA3BFA">
          <w:rPr>
            <w:rFonts w:cs="Times New Roman"/>
            <w:color w:val="000000"/>
          </w:rPr>
          <w:delText xml:space="preserve">which 13 </w:delText>
        </w:r>
      </w:del>
      <w:ins w:id="40034" w:author="Claude (editorial pass)" w:date="2026-07-26T00:00:00Z">
        <w:r w:rsidRPr="00FA3BFA">
          <w:rPr>
            <w:rFonts w:cs="Times New Roman"/>
            <w:color w:val="000000"/>
          </w:rPr>
          <w:t xml:space="preserve">those </w:t>
        </w:r>
      </w:ins>
      <w:r w:rsidRPr="00FA3BFA">
        <w:rPr>
          <w:rFonts w:cs="Times New Roman"/>
          <w:color w:val="000000"/>
        </w:rPr>
        <w:t xml:space="preserve">increases </w:t>
      </w:r>
      <w:del w:id="40035" w:author="Claude (editorial pass)" w:date="2026-07-26T00:00:00Z">
        <w:r w:rsidRPr="00FA3BFA">
          <w:rPr>
            <w:rFonts w:cs="Times New Roman"/>
            <w:color w:val="000000"/>
          </w:rPr>
          <w:delText xml:space="preserve">survived </w:delText>
        </w:r>
      </w:del>
      <w:ins w:id="40036" w:author="Claude (editorial pass)" w:date="2026-07-26T00:00:00Z">
        <w:r w:rsidRPr="00FA3BFA">
          <w:rPr>
            <w:rFonts w:cs="Times New Roman"/>
            <w:color w:val="000000"/>
          </w:rPr>
          <w:t xml:space="preserve">surviving </w:t>
        </w:r>
      </w:ins>
      <w:r w:rsidRPr="00FA3BFA">
        <w:rPr>
          <w:rFonts w:cs="Times New Roman"/>
          <w:color w:val="000000"/>
        </w:rPr>
        <w:t xml:space="preserve">correction for multiple </w:t>
      </w:r>
      <w:del w:id="40037" w:author="Claude (editorial pass)" w:date="2026-07-26T00:00:00Z">
        <w:r w:rsidRPr="00FA3BFA">
          <w:rPr>
            <w:rFonts w:cs="Times New Roman"/>
            <w:color w:val="000000"/>
          </w:rPr>
          <w:delText xml:space="preserve">testing, whereas counts </w:delText>
        </w:r>
      </w:del>
      <w:ins w:id="40038" w:author="Claude (editorial pass)" w:date="2026-07-26T00:00:00Z">
        <w:r w:rsidRPr="00FA3BFA">
          <w:rPr>
            <w:rFonts w:cs="Times New Roman"/>
            <w:color w:val="000000"/>
          </w:rPr>
          <w:t xml:space="preserve">testing. Counts </w:t>
        </w:r>
      </w:ins>
      <w:r w:rsidRPr="00FA3BFA">
        <w:rPr>
          <w:rFonts w:cs="Times New Roman"/>
          <w:color w:val="000000"/>
        </w:rPr>
        <w:t xml:space="preserve">rose for 42 of 46 </w:t>
      </w:r>
      <w:del w:id="40039" w:author="Claude (editorial pass)" w:date="2026-07-26T00:00:00Z">
        <w:r w:rsidRPr="00FA3BFA">
          <w:rPr>
            <w:rFonts w:cs="Times New Roman"/>
            <w:color w:val="000000"/>
          </w:rPr>
          <w:delText xml:space="preserve">species </w:delText>
        </w:r>
      </w:del>
      <w:r w:rsidRPr="00FA3BFA">
        <w:rPr>
          <w:rFonts w:cs="Times New Roman"/>
          <w:color w:val="000000"/>
        </w:rPr>
        <w:t xml:space="preserve">and fell for four, with 18 increases </w:t>
      </w:r>
      <w:del w:id="40040" w:author="Claude (editorial pass)" w:date="2026-07-26T00:00:00Z">
        <w:r w:rsidRPr="00FA3BFA">
          <w:rPr>
            <w:rFonts w:cs="Times New Roman"/>
            <w:color w:val="000000"/>
          </w:rPr>
          <w:delText xml:space="preserve">surviving, and no </w:delText>
        </w:r>
      </w:del>
      <w:ins w:id="40041" w:author="Claude (editorial pass)" w:date="2026-07-26T00:00:00Z">
        <w:r w:rsidRPr="00FA3BFA">
          <w:rPr>
            <w:rFonts w:cs="Times New Roman"/>
            <w:color w:val="000000"/>
          </w:rPr>
          <w:t xml:space="preserve">surviving. No </w:t>
        </w:r>
      </w:ins>
      <w:r w:rsidRPr="00FA3BFA">
        <w:rPr>
          <w:rFonts w:cs="Times New Roman"/>
          <w:color w:val="000000"/>
        </w:rPr>
        <w:t xml:space="preserve">decrease survived in either outcome. The gap between the two outcomes is wider than those tallies </w:t>
      </w:r>
      <w:del w:id="40042" w:author="Claude (editorial pass)" w:date="2026-07-26T00:00:00Z">
        <w:r w:rsidRPr="00FA3BFA">
          <w:rPr>
            <w:rFonts w:cs="Times New Roman"/>
            <w:color w:val="000000"/>
          </w:rPr>
          <w:delText xml:space="preserve">suggest, because among </w:delText>
        </w:r>
      </w:del>
      <w:ins w:id="40043" w:author="Claude (editorial pass)" w:date="2026-07-26T00:00:00Z">
        <w:r w:rsidRPr="00FA3BFA">
          <w:rPr>
            <w:rFonts w:cs="Times New Roman"/>
            <w:color w:val="000000"/>
          </w:rPr>
          <w:t xml:space="preserve">suggest. Among </w:t>
        </w:r>
      </w:ins>
      <w:r w:rsidRPr="00FA3BFA">
        <w:rPr>
          <w:rFonts w:cs="Times New Roman"/>
          <w:color w:val="000000"/>
        </w:rPr>
        <w:t xml:space="preserve">the 46 species with both </w:t>
      </w:r>
      <w:del w:id="40044" w:author="Claude (editorial pass)" w:date="2026-07-26T00:00:00Z">
        <w:r w:rsidRPr="00FA3BFA">
          <w:rPr>
            <w:rFonts w:cs="Times New Roman"/>
            <w:color w:val="000000"/>
          </w:rPr>
          <w:delText xml:space="preserve">models </w:delText>
        </w:r>
      </w:del>
      <w:ins w:id="40045" w:author="Claude (editorial pass)" w:date="2026-07-26T00:00:00Z">
        <w:r w:rsidRPr="00FA3BFA">
          <w:rPr>
            <w:rFonts w:cs="Times New Roman"/>
            <w:color w:val="000000"/>
          </w:rPr>
          <w:t xml:space="preserve">models, </w:t>
        </w:r>
      </w:ins>
      <w:r w:rsidRPr="00FA3BFA">
        <w:rPr>
          <w:rFonts w:cs="Times New Roman"/>
          <w:color w:val="000000"/>
        </w:rPr>
        <w:t xml:space="preserve">27 rose in </w:t>
      </w:r>
      <w:del w:id="40046" w:author="Claude (editorial pass)" w:date="2026-07-26T00:00:00Z">
        <w:r w:rsidRPr="00FA3BFA">
          <w:rPr>
            <w:rFonts w:cs="Times New Roman"/>
            <w:color w:val="000000"/>
          </w:rPr>
          <w:delText xml:space="preserve">both, </w:delText>
        </w:r>
      </w:del>
      <w:ins w:id="40047" w:author="Claude (editorial pass)" w:date="2026-07-26T00:00:00Z">
        <w:r w:rsidRPr="00FA3BFA">
          <w:rPr>
            <w:rFonts w:cs="Times New Roman"/>
            <w:color w:val="000000"/>
          </w:rPr>
          <w:t xml:space="preserve">both and </w:t>
        </w:r>
      </w:ins>
      <w:r w:rsidRPr="00FA3BFA">
        <w:rPr>
          <w:rFonts w:cs="Times New Roman"/>
          <w:color w:val="000000"/>
        </w:rPr>
        <w:t xml:space="preserve">15 rose only in </w:t>
      </w:r>
      <w:del w:id="40048" w:author="Claude (editorial pass)" w:date="2026-07-26T00:00:00Z">
        <w:r w:rsidRPr="00FA3BFA">
          <w:rPr>
            <w:rFonts w:cs="Times New Roman"/>
            <w:color w:val="000000"/>
          </w:rPr>
          <w:delText xml:space="preserve">counts, four </w:delText>
        </w:r>
      </w:del>
      <w:ins w:id="40049" w:author="Claude (editorial pass)" w:date="2026-07-26T00:00:00Z">
        <w:r w:rsidRPr="00FA3BFA">
          <w:rPr>
            <w:rFonts w:cs="Times New Roman"/>
            <w:color w:val="000000"/>
          </w:rPr>
          <w:t xml:space="preserve">counts. Four </w:t>
        </w:r>
      </w:ins>
      <w:r w:rsidRPr="00FA3BFA">
        <w:rPr>
          <w:rFonts w:cs="Times New Roman"/>
          <w:color w:val="000000"/>
        </w:rPr>
        <w:t xml:space="preserve">rose in </w:t>
      </w:r>
      <w:del w:id="40050" w:author="Claude (editorial pass)" w:date="2026-07-26T00:00:00Z">
        <w:r w:rsidRPr="00FA3BFA">
          <w:rPr>
            <w:rFonts w:cs="Times New Roman"/>
            <w:color w:val="000000"/>
          </w:rPr>
          <w:delText xml:space="preserve">neither, and none </w:delText>
        </w:r>
      </w:del>
      <w:ins w:id="40051" w:author="Claude (editorial pass)" w:date="2026-07-26T00:00:00Z">
        <w:r w:rsidRPr="00FA3BFA">
          <w:rPr>
            <w:rFonts w:cs="Times New Roman"/>
            <w:color w:val="000000"/>
          </w:rPr>
          <w:t xml:space="preserve">neither. None </w:t>
        </w:r>
      </w:ins>
      <w:r w:rsidRPr="00FA3BFA">
        <w:rPr>
          <w:rFonts w:cs="Times New Roman"/>
          <w:color w:val="000000"/>
        </w:rPr>
        <w:t xml:space="preserve">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r>
        <w:rPr>
          <w:b w:val="0"/>
        </w:rPr>
        <w:t xml:space="preserve">results, with </w:t>
      </w:r>
      <w:r>
        <w:rPr>
          <w:b w:val="0"/>
        </w:rPr>
        <w:t xml:space="preserve">Bonaparte's Gull (</w:t>
      </w:r>
      <w:r>
        <w:rPr>
          <w:b w:val="0"/>
          <w:i/>
        </w:rPr>
        <w:t xml:space="preserve">Chroicocephalus philadelphia</w:t>
      </w:r>
      <w:r>
        <w:rPr>
          <w:b w:val="0"/>
        </w:rPr>
        <w:t xml:space="preserve">) </w:t>
      </w:r>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r>
        <w:rPr>
          <w:b w:val="0"/>
        </w:rPr>
        <w:t xml:space="preserve">coast, since each </w:t>
      </w:r>
      <w:r>
        <w:rPr>
          <w:b w:val="0"/>
        </w:rPr>
        <w:t xml:space="preserve">describes how much more strongly a checklist's reporting of that species tracked a nearby spawning event after </w:t>
      </w:r>
      <w:r>
        <w:rPr>
          <w:b w:val="0"/>
        </w:rPr>
        <w:t xml:space="preserve">the event date </w:t>
      </w:r>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r>
        <w:rPr>
          <w:b w:val="0"/>
        </w:rPr>
        <w:t xml:space="preserve">of which is </w:t>
      </w:r>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r>
        <w:rPr>
          <w:b w:val="0"/>
        </w:rPr>
        <w:t xml:space="preserve">(1.15–1.25), although increases </w:t>
      </w:r>
      <w:r>
        <w:rPr>
          <w:b w:val="0"/>
        </w:rPr>
        <w:t xml:space="preserve">were far more widespread than </w:t>
      </w:r>
      <w:r>
        <w:rPr>
          <w:b w:val="0"/>
        </w:rPr>
        <w:t xml:space="preserve">that </w:t>
      </w:r>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r>
        <w:rPr>
          <w:b w:val="0"/>
        </w:rPr>
        <w:t xml:space="preserve">Precision tracks how often a species is counted rather than how large its estimate is. </w:t>
      </w:r>
      <w:r>
        <w:rPr>
          <w:b w:val="0"/>
        </w:rPr>
        <w:t xml:space="preserve">Bald </w:t>
      </w:r>
      <w:r>
        <w:rPr>
          <w:b w:val="0"/>
        </w:rPr>
        <w:t xml:space="preserve">Eagle's </w:t>
      </w:r>
      <w:r>
        <w:rPr>
          <w:b w:val="0"/>
        </w:rPr>
        <w:t xml:space="preserve">count increase of 1.063 (1.045–1.080) is modest </w:t>
      </w:r>
      <w:r>
        <w:rPr>
          <w:b w:val="0"/>
        </w:rPr>
        <w:t xml:space="preserve">in size </w:t>
      </w:r>
      <w:r>
        <w:rPr>
          <w:b w:val="0"/>
        </w:rPr>
        <w:t xml:space="preserve">and among the most precise in the family, resting on 83,359 counted records, </w:t>
      </w:r>
      <w:r>
        <w:rPr>
          <w:b w:val="0"/>
        </w:rPr>
        <w:t xml:space="preserve">whereas </w:t>
      </w:r>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r w:rsidRPr="00FA3BFA">
        <w:rPr>
          <w:rFonts w:cs="Times New Roman"/>
          <w:color w:val="000000"/>
        </w:rPr>
        <w:t xml:space="preserve">nearby. </w:t>
      </w:r>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r>
        <w:rPr>
          <w:b w:val="0"/>
        </w:rPr>
        <w:t xml:space="preserve">fitted, and those </w:t>
      </w:r>
      <w:r>
        <w:rPr>
          <w:b w:val="0"/>
        </w:rPr>
        <w:t xml:space="preserve">groups diverged sharply, </w:t>
      </w:r>
      <w:r>
        <w:rPr>
          <w:b w:val="0"/>
        </w:rPr>
        <w:t xml:space="preserve">with </w:t>
      </w:r>
      <w:r>
        <w:rPr>
          <w:b w:val="0"/>
        </w:rPr>
        <w:t xml:space="preserve">two </w:t>
      </w:r>
      <w:r>
        <w:rPr>
          <w:b w:val="0"/>
        </w:rPr>
        <w:t xml:space="preserve">producing </w:t>
      </w:r>
      <w:r>
        <w:rPr>
          <w:b w:val="0"/>
        </w:rPr>
        <w:t xml:space="preserve">nothing at </w:t>
      </w:r>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r>
        <w:rPr>
          <w:b w:val="0"/>
        </w:rPr>
        <w:t xml:space="preserve">at 1.14 (1.08–1.20), with only Ring-billed and Western Gull </w:t>
      </w:r>
      <w:r>
        <w:rPr>
          <w:b w:val="0"/>
        </w:rPr>
        <w:t xml:space="preserve">outside, and four </w:t>
      </w:r>
      <w:r>
        <w:rPr>
          <w:b w:val="0"/>
        </w:rPr>
        <w:t xml:space="preserve">were also counted in larger numbers, led by Short-billed Gull at 1.30 and Glaucous-winged Gull at 1.17 (1.13–1.21). Bonaparte's Gull, which had the largest reporting increase in the study, </w:t>
      </w:r>
      <w:r>
        <w:rPr>
          <w:b w:val="0"/>
        </w:rPr>
        <w:t xml:space="preserve">nonetheless </w:t>
      </w:r>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r>
        <w:rPr>
          <w:b w:val="0"/>
        </w:rPr>
        <w:t xml:space="preserve">pattern, with five </w:t>
      </w:r>
      <w:r>
        <w:rPr>
          <w:b w:val="0"/>
        </w:rPr>
        <w:t xml:space="preserve">of twelve </w:t>
      </w:r>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r>
        <w:rPr>
          <w:b w:val="0"/>
        </w:rPr>
        <w:t xml:space="preserve">often, and seven </w:t>
      </w:r>
      <w:r>
        <w:rPr>
          <w:b w:val="0"/>
        </w:rPr>
        <w:t xml:space="preserve">of the twelve, including all three grebes, showed nothing at all. Shoreline scavengers were narrower </w:t>
      </w:r>
      <w:r>
        <w:rPr>
          <w:b w:val="0"/>
        </w:rPr>
        <w:t xml:space="preserve">still, because </w:t>
      </w:r>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r>
        <w:rPr>
          <w:b w:val="0"/>
        </w:rPr>
        <w:t xml:space="preserve">Since their </w:t>
      </w:r>
      <w:r>
        <w:rPr>
          <w:b w:val="0"/>
        </w:rPr>
        <w:t xml:space="preserve">estimates are precise, </w:t>
      </w:r>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del w:id="40052" w:author="Claude (editorial pass)" w:date="2026-07-26T00:00:00Z">
        <w:r>
          <w:rPr>
            <w:b w:val="0"/>
          </w:rPr>
          <w:delText xml:space="preserve">outcome, since </w:delText>
        </w:r>
      </w:del>
      <w:ins w:id="40053" w:author="Claude (editorial pass)" w:date="2026-07-26T00:00:00Z">
        <w:r>
          <w:rPr>
            <w:b w:val="0"/>
          </w:rPr>
          <w:t xml:space="preserve">outcome. </w:t>
        </w:r>
      </w:ins>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del w:id="40054" w:author="Claude (editorial pass)" w:date="2026-07-26T00:00:00Z">
        <w:r>
          <w:rPr>
            <w:b w:val="0"/>
          </w:rPr>
          <w:delText xml:space="preserve">case, because they </w:delText>
        </w:r>
      </w:del>
      <w:ins w:id="40055" w:author="Claude (editorial pass)" w:date="2026-07-26T00:00:00Z">
        <w:r>
          <w:rPr>
            <w:b w:val="0"/>
          </w:rPr>
          <w:t xml:space="preserve">case. They </w:t>
        </w:r>
      </w:ins>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w:t>
      </w:r>
      <w:del w:id="40056" w:author="Claude (editorial pass)" w:date="2026-07-26T00:00:00Z">
        <w:r>
          <w:rPr>
            <w:b w:val="0"/>
          </w:rPr>
          <w:delText xml:space="preserve">0.96, none significantly, </w:delText>
        </w:r>
      </w:del>
      <w:ins w:id="40057" w:author="Claude (editorial pass)" w:date="2026-07-26T00:00:00Z">
        <w:r>
          <w:rPr>
            <w:b w:val="0"/>
          </w:rPr>
          <w:t xml:space="preserve">0.96 </w:t>
        </w:r>
      </w:ins>
      <w:r>
        <w:rPr>
          <w:b w:val="0"/>
        </w:rPr>
        <w:t xml:space="preserve">and none </w:t>
      </w:r>
      <w:ins w:id="40058" w:author="Claude (editorial pass)" w:date="2026-07-26T00:00:00Z">
        <w:r>
          <w:rPr>
            <w:b w:val="0"/>
          </w:rPr>
          <w:t xml:space="preserve">significantly. None </w:t>
        </w:r>
      </w:ins>
      <w:r>
        <w:rPr>
          <w:b w:val="0"/>
        </w:rPr>
        <w:t xml:space="preserve">was counted in larger numbers either. Surfbird had the group's largest reporting estimate at 1.37 but an interval from 0.97 to 1.94 and no count model. Egg availability to a wader depends on the tide, and these models carry no tidal or diel </w:t>
      </w:r>
      <w:del w:id="40059" w:author="Claude (editorial pass)" w:date="2026-07-26T00:00:00Z">
        <w:r>
          <w:rPr>
            <w:b w:val="0"/>
          </w:rPr>
          <w:delText xml:space="preserve">term, so a </w:delText>
        </w:r>
      </w:del>
      <w:ins w:id="40060" w:author="Claude (editorial pass)" w:date="2026-07-26T00:00:00Z">
        <w:r>
          <w:rPr>
            <w:b w:val="0"/>
          </w:rPr>
          <w:t xml:space="preserve">term. A </w:t>
        </w:r>
      </w:ins>
      <w:r>
        <w:rPr>
          <w:b w:val="0"/>
        </w:rPr>
        <w:t xml:space="preserve">response confined to the hours around low water would wash out across every other </w:t>
      </w:r>
      <w:del w:id="40061" w:author="Claude (editorial pass)" w:date="2026-07-26T00:00:00Z">
        <w:r>
          <w:rPr>
            <w:b w:val="0"/>
          </w:rPr>
          <w:delText xml:space="preserve">checklist, while shorebird </w:delText>
        </w:r>
      </w:del>
      <w:ins w:id="40062" w:author="Claude (editorial pass)" w:date="2026-07-26T00:00:00Z">
        <w:r>
          <w:rPr>
            <w:b w:val="0"/>
          </w:rPr>
          <w:t xml:space="preserve">checklist. Shorebird </w:t>
        </w:r>
      </w:ins>
      <w:r>
        <w:rPr>
          <w:b w:val="0"/>
        </w:rPr>
        <w:t xml:space="preserve">use of spawn here may also be too local to register across a whole strait. The models fitted and simply found nothing.</w:t>
      </w:r>
    </w:p>
    <w:p w14:paraId="5C65278F" w14:textId="77777777" w:rsidR="00762553" w:rsidRPr="00FA3BFA" w:rsidRDefault="00000000">
      <w:pPr>
        <w:rPr>
          <w:rFonts w:cs="Times New Roman"/>
        </w:rPr>
      </w:pPr>
      <w:r>
        <w:rPr>
          <w:b w:val="0"/>
        </w:rPr>
        <w:t xml:space="preserve">Dabbling ducks and geese responded mainly through </w:t>
      </w:r>
      <w:r>
        <w:rPr>
          <w:b w:val="0"/>
        </w:rPr>
        <w:t xml:space="preserve">reporting, with </w:t>
      </w:r>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r>
        <w:rPr>
          <w:b w:val="0"/>
        </w:rPr>
        <w:t xml:space="preserve">clearing </w:t>
      </w:r>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r>
        <w:rPr>
          <w:b w:val="0"/>
        </w:rPr>
        <w:t xml:space="preserve">This is the group in </w:t>
      </w:r>
      <w:r>
        <w:rPr>
          <w:b w:val="0"/>
        </w:rPr>
        <w:t xml:space="preserve">which </w:t>
      </w:r>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r w:rsidRPr="00FA3BFA">
        <w:rPr>
          <w:rFonts w:ascii="Times New Roman" w:hAnsi="Times New Roman" w:cs="Times New Roman"/>
        </w:rPr>
        <w:t xml:space="preserve">Timing of Response</w:t>
      </w:r>
    </w:p>
    <w:p w14:paraId="5FFABA12" w14:textId="77777777" w:rsidR="00C15184" w:rsidRPr="00FA3BFA" w:rsidRDefault="00000000">
      <w:pPr>
        <w:rPr>
          <w:rFonts w:cs="Times New Roman"/>
        </w:rPr>
      </w:pPr>
      <w:r w:rsidRPr="00FA3BFA">
        <w:rPr>
          <w:rFonts w:cs="Times New Roman"/>
          <w:color w:val="000000"/>
        </w:rPr>
        <w:t xml:space="preserve">Averaging over the active period hides patterns that differ through time (Figure 3), and the difference between groups can be tested. For each species, the estimate at the event date minus the estimate during early egg gives a timing score, </w:t>
      </w:r>
      <w:del w:id="40063" w:author="Claude (editorial pass)" w:date="2026-07-26T00:00:00Z">
        <w:r w:rsidRPr="00FA3BFA">
          <w:rPr>
            <w:rFonts w:cs="Times New Roman"/>
            <w:color w:val="000000"/>
          </w:rPr>
          <w:delText xml:space="preserve">whose </w:delText>
        </w:r>
      </w:del>
      <w:ins w:id="40064" w:author="Claude (editorial pass)" w:date="2026-07-26T00:00:00Z">
        <w:r w:rsidRPr="00FA3BFA">
          <w:rPr>
            <w:rFonts w:cs="Times New Roman"/>
            <w:color w:val="000000"/>
          </w:rPr>
          <w:t xml:space="preserve">with its </w:t>
        </w:r>
      </w:ins>
      <w:r w:rsidRPr="00FA3BFA">
        <w:rPr>
          <w:rFonts w:cs="Times New Roman"/>
          <w:color w:val="000000"/>
        </w:rPr>
        <w:t xml:space="preserve">variance </w:t>
      </w:r>
      <w:del w:id="40065" w:author="Claude (editorial pass)" w:date="2026-07-26T00:00:00Z">
        <w:r w:rsidRPr="00FA3BFA">
          <w:rPr>
            <w:rFonts w:cs="Times New Roman"/>
            <w:color w:val="000000"/>
          </w:rPr>
          <w:delText xml:space="preserve">comes </w:delText>
        </w:r>
      </w:del>
      <w:ins w:id="40066" w:author="Claude (editorial pass)" w:date="2026-07-26T00:00:00Z">
        <w:r w:rsidRPr="00FA3BFA">
          <w:rPr>
            <w:rFonts w:cs="Times New Roman"/>
            <w:color w:val="000000"/>
          </w:rPr>
          <w:t xml:space="preserve">taken </w:t>
        </w:r>
      </w:ins>
      <w:r w:rsidRPr="00FA3BFA">
        <w:rPr>
          <w:rFonts w:cs="Times New Roman"/>
          <w:color w:val="000000"/>
        </w:rPr>
        <w:t xml:space="preserve">from the fitted covariance </w:t>
      </w:r>
      <w:del w:id="40067" w:author="Claude (editorial pass)" w:date="2026-07-26T00:00:00Z">
        <w:r w:rsidRPr="00FA3BFA">
          <w:rPr>
            <w:rFonts w:cs="Times New Roman"/>
            <w:color w:val="000000"/>
          </w:rPr>
          <w:delText xml:space="preserve">matrix, and regressing </w:delText>
        </w:r>
      </w:del>
      <w:ins w:id="40068" w:author="Claude (editorial pass)" w:date="2026-07-26T00:00:00Z">
        <w:r w:rsidRPr="00FA3BFA">
          <w:rPr>
            <w:rFonts w:cs="Times New Roman"/>
            <w:color w:val="000000"/>
          </w:rPr>
          <w:t xml:space="preserve">matrix. Regressing </w:t>
        </w:r>
      </w:ins>
      <w:r w:rsidRPr="00FA3BFA">
        <w:rPr>
          <w:rFonts w:cs="Times New Roman"/>
          <w:color w:val="000000"/>
        </w:rPr>
        <w:t xml:space="preserve">that score on the feeding </w:t>
      </w:r>
      <w:del w:id="40069" w:author="Claude (editorial pass)" w:date="2026-07-26T00:00:00Z">
        <w:r w:rsidRPr="00FA3BFA">
          <w:rPr>
            <w:rFonts w:cs="Times New Roman"/>
            <w:color w:val="000000"/>
          </w:rPr>
          <w:delText xml:space="preserve">groups fixed before any model was run, </w:delText>
        </w:r>
      </w:del>
      <w:ins w:id="40070" w:author="Claude (editorial pass)" w:date="2026-07-26T00:00:00Z">
        <w:r w:rsidRPr="00FA3BFA">
          <w:rPr>
            <w:rFonts w:cs="Times New Roman"/>
            <w:color w:val="000000"/>
          </w:rPr>
          <w:t xml:space="preserve">groups, </w:t>
        </w:r>
      </w:ins>
      <w:r w:rsidRPr="00FA3BFA">
        <w:rPr>
          <w:rFonts w:cs="Times New Roman"/>
          <w:color w:val="000000"/>
        </w:rPr>
        <w:t xml:space="preserve">weighted by precision, tests whether the groups differ. </w:t>
      </w:r>
      <w:ins w:id="40071" w:author="Claude (editorial pass)" w:date="2026-07-26T00:00:00Z">
        <w:r w:rsidRPr="00FA3BFA">
          <w:rPr>
            <w:rFonts w:cs="Times New Roman"/>
            <w:color w:val="000000"/>
          </w:rPr>
          <w:t xml:space="preserve">Those groups were fixed before any model was run. </w:t>
        </w:r>
      </w:ins>
      <w:r w:rsidRPr="00FA3BFA">
        <w:rPr>
          <w:rFonts w:cs="Times New Roman"/>
          <w:color w:val="000000"/>
        </w:rPr>
        <w:t xml:space="preserve">Both outcomes say they do, counts far more decisively than reporting (Q = 117.3 and Q = 15.0, each on 6 degrees of freedom, p &lt; 0.001 and p = </w:t>
      </w:r>
      <w:del w:id="40072" w:author="Claude (editorial pass)" w:date="2026-07-26T00:00:00Z">
        <w:r w:rsidRPr="00FA3BFA">
          <w:rPr>
            <w:rFonts w:cs="Times New Roman"/>
            <w:color w:val="000000"/>
          </w:rPr>
          <w:delText xml:space="preserve">0.02), although the </w:delText>
        </w:r>
      </w:del>
      <w:ins w:id="40073" w:author="Claude (editorial pass)" w:date="2026-07-26T00:00:00Z">
        <w:r w:rsidRPr="00FA3BFA">
          <w:rPr>
            <w:rFonts w:cs="Times New Roman"/>
            <w:color w:val="000000"/>
          </w:rPr>
          <w:t xml:space="preserve">0.02). The </w:t>
        </w:r>
      </w:ins>
      <w:r w:rsidRPr="00FA3BFA">
        <w:rPr>
          <w:rFonts w:cs="Times New Roman"/>
          <w:color w:val="000000"/>
        </w:rPr>
        <w:t xml:space="preserve">two outcomes separate different groups. </w:t>
      </w:r>
      <w:del w:id="40074" w:author="Claude (editorial pass)" w:date="2026-07-26T00:00:00Z">
        <w:r w:rsidRPr="00FA3BFA">
          <w:rPr>
            <w:rFonts w:cs="Times New Roman"/>
            <w:color w:val="000000"/>
          </w:rPr>
          <w:delText xml:space="preserve">For </w:delText>
        </w:r>
      </w:del>
      <w:ins w:id="40075" w:author="Claude (editorial pass)" w:date="2026-07-26T00:00:00Z">
        <w:r w:rsidRPr="00FA3BFA">
          <w:rPr>
            <w:rFonts w:cs="Times New Roman"/>
            <w:color w:val="000000"/>
          </w:rPr>
          <w:t xml:space="preserve">In </w:t>
        </w:r>
      </w:ins>
      <w:r w:rsidRPr="00FA3BFA">
        <w:rPr>
          <w:rFonts w:cs="Times New Roman"/>
          <w:color w:val="000000"/>
        </w:rPr>
        <w:t xml:space="preserve">counts the result comes from roe-feeding divers, which peak once eggs are available, and from shoreline scavengers, which peak at the event </w:t>
      </w:r>
      <w:del w:id="40076" w:author="Claude (editorial pass)" w:date="2026-07-26T00:00:00Z">
        <w:r w:rsidRPr="00FA3BFA">
          <w:rPr>
            <w:rFonts w:cs="Times New Roman"/>
            <w:color w:val="000000"/>
          </w:rPr>
          <w:delText xml:space="preserve">date, whereas for </w:delText>
        </w:r>
      </w:del>
      <w:ins w:id="40077" w:author="Claude (editorial pass)" w:date="2026-07-26T00:00:00Z">
        <w:r w:rsidRPr="00FA3BFA">
          <w:rPr>
            <w:rFonts w:cs="Times New Roman"/>
            <w:color w:val="000000"/>
          </w:rPr>
          <w:t xml:space="preserve">date. In </w:t>
        </w:r>
      </w:ins>
      <w:r w:rsidRPr="00FA3BFA">
        <w:rPr>
          <w:rFonts w:cs="Times New Roman"/>
          <w:color w:val="000000"/>
        </w:rPr>
        <w:t xml:space="preserve">reporting the two groups whose intervals exclude zero are gulls and shoreline scavengers, both peaking </w:t>
      </w:r>
      <w:del w:id="40078" w:author="Claude (editorial pass)" w:date="2026-07-26T00:00:00Z">
        <w:r w:rsidRPr="00FA3BFA">
          <w:rPr>
            <w:rFonts w:cs="Times New Roman"/>
            <w:color w:val="000000"/>
          </w:rPr>
          <w:delText xml:space="preserve">early, while the </w:delText>
        </w:r>
      </w:del>
      <w:ins w:id="40079" w:author="Claude (editorial pass)" w:date="2026-07-26T00:00:00Z">
        <w:r w:rsidRPr="00FA3BFA">
          <w:rPr>
            <w:rFonts w:cs="Times New Roman"/>
            <w:color w:val="000000"/>
          </w:rPr>
          <w:t xml:space="preserve">early. The </w:t>
        </w:r>
      </w:ins>
      <w:r w:rsidRPr="00FA3BFA">
        <w:rPr>
          <w:rFonts w:cs="Times New Roman"/>
          <w:color w:val="000000"/>
        </w:rPr>
        <w:t xml:space="preserve">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 xml:space="preserve">Adult fish and spent carcasses come first, attached eggs later, </w:t>
      </w:r>
      <w:r w:rsidRPr="00FA3BFA">
        <w:rPr>
          <w:rFonts w:cs="Times New Roman"/>
          <w:color w:val="000000"/>
        </w:rPr>
        <w:t xml:space="preserve">and the </w:t>
      </w:r>
      <w:r w:rsidRPr="00FA3BFA">
        <w:rPr>
          <w:rFonts w:cs="Times New Roman"/>
          <w:color w:val="000000"/>
        </w:rPr>
        <w:t xml:space="preserve">groups separate in that order. </w:t>
      </w:r>
      <w:r w:rsidRPr="00FA3BFA">
        <w:rPr>
          <w:rFonts w:cs="Times New Roman"/>
          <w:color w:val="000000"/>
        </w:rPr>
        <w:t xml:space="preserve">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r w:rsidRPr="00FA3BFA">
        <w:rPr>
          <w:rFonts w:cs="Times New Roman"/>
          <w:color w:val="000000"/>
        </w:rPr>
        <w:t xml:space="preserve">the event date, </w:t>
      </w:r>
      <w:r w:rsidRPr="00FA3BFA">
        <w:rPr>
          <w:rFonts w:cs="Times New Roman"/>
          <w:color w:val="000000"/>
        </w:rPr>
        <w:t xml:space="preserve">Glaucous-winged and Short-billed Gull rose in </w:t>
      </w:r>
      <w:r w:rsidRPr="00FA3BFA">
        <w:rPr>
          <w:rFonts w:cs="Times New Roman"/>
          <w:color w:val="000000"/>
        </w:rPr>
        <w:t xml:space="preserve">both </w:t>
      </w:r>
      <w:r w:rsidRPr="00FA3BFA">
        <w:rPr>
          <w:rFonts w:cs="Times New Roman"/>
          <w:color w:val="000000"/>
        </w:rPr>
        <w:t xml:space="preserve">with the reporting change concentrated </w:t>
      </w:r>
      <w:r w:rsidRPr="00FA3BFA">
        <w:rPr>
          <w:rFonts w:cs="Times New Roman"/>
          <w:color w:val="000000"/>
        </w:rPr>
        <w:t xml:space="preserve">early, and </w:t>
      </w:r>
      <w:r w:rsidRPr="00FA3BFA">
        <w:rPr>
          <w:rFonts w:cs="Times New Roman"/>
          <w:color w:val="000000"/>
        </w:rPr>
        <w:t xml:space="preserve">Bald Eagle rose briefly near </w:t>
      </w:r>
      <w:r w:rsidRPr="00FA3BFA">
        <w:rPr>
          <w:rFonts w:cs="Times New Roman"/>
          <w:color w:val="000000"/>
        </w:rPr>
        <w:t xml:space="preserve">the event date </w:t>
      </w:r>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r w:rsidRPr="00FA3BFA">
        <w:rPr>
          <w:rFonts w:cs="Times New Roman"/>
          <w:color w:val="000000"/>
        </w:rPr>
        <w:t xml:space="preserve">counterpoint, since its </w:t>
      </w:r>
      <w:r w:rsidRPr="00FA3BFA">
        <w:rPr>
          <w:rFonts w:cs="Times New Roman"/>
          <w:color w:val="000000"/>
        </w:rPr>
        <w:t xml:space="preserve">estimates were modestly positive after </w:t>
      </w:r>
      <w:r w:rsidRPr="00FA3BFA">
        <w:rPr>
          <w:rFonts w:cs="Times New Roman"/>
          <w:color w:val="000000"/>
        </w:rPr>
        <w:t xml:space="preserve">the event date </w:t>
      </w:r>
      <w:r w:rsidRPr="00FA3BFA">
        <w:rPr>
          <w:rFonts w:cs="Times New Roman"/>
          <w:color w:val="000000"/>
        </w:rPr>
        <w:t xml:space="preserve">even though no direct herring link is established for it, and its profile lacks the late peak </w:t>
      </w:r>
      <w:r w:rsidRPr="00FA3BFA">
        <w:rPr>
          <w:rFonts w:cs="Times New Roman"/>
          <w:color w:val="000000"/>
        </w:rPr>
        <w:t xml:space="preserve">that </w:t>
      </w:r>
      <w:r w:rsidRPr="00FA3BFA">
        <w:rPr>
          <w:rFonts w:cs="Times New Roman"/>
          <w:color w:val="000000"/>
        </w:rPr>
        <w:t xml:space="preserve">the roe-feeding divers </w:t>
      </w:r>
      <w:r w:rsidRPr="00FA3BFA">
        <w:rPr>
          <w:rFonts w:cs="Times New Roman"/>
          <w:color w:val="000000"/>
        </w:rPr>
        <w:t xml:space="preserve">show.</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 xml:space="preserve">Widening from eight species to the whole family gives the </w:t>
      </w:r>
      <w:r w:rsidRPr="00FA3BFA">
        <w:rPr>
          <w:rFonts w:cs="Times New Roman"/>
        </w:rPr>
        <w:t xml:space="preserve">same </w:t>
      </w:r>
      <w:r w:rsidRPr="00FA3BFA">
        <w:rPr>
          <w:rFonts w:cs="Times New Roman"/>
        </w:rPr>
        <w:t xml:space="preserve">shape. </w:t>
      </w:r>
      <w:r w:rsidRPr="00FA3BFA">
        <w:rPr>
          <w:rFonts w:cs="Times New Roman"/>
        </w:rPr>
        <w:t xml:space="preserve">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r w:rsidRPr="00FA3BFA">
        <w:rPr>
          <w:rFonts w:cs="Times New Roman"/>
        </w:rPr>
        <w:t xml:space="preserve">Residual heterogeneity after fitting </w:t>
      </w:r>
      <w:r w:rsidRPr="00FA3BFA">
        <w:rPr>
          <w:rFonts w:cs="Times New Roman"/>
        </w:rPr>
        <w:t xml:space="preserve">the </w:t>
      </w:r>
      <w:r w:rsidRPr="00FA3BFA">
        <w:rPr>
          <w:rFonts w:cs="Times New Roman"/>
        </w:rPr>
        <w:t xml:space="preserve">feeding groups </w:t>
      </w:r>
      <w:r w:rsidRPr="00FA3BFA">
        <w:rPr>
          <w:rFonts w:cs="Times New Roman"/>
        </w:rPr>
        <w:t xml:space="preserve">remains large in both outcomes, so the </w:t>
      </w:r>
      <w:r w:rsidRPr="00FA3BFA">
        <w:rPr>
          <w:rFonts w:cs="Times New Roman"/>
        </w:rPr>
        <w:t xml:space="preserve">group differences reported above </w:t>
      </w:r>
      <w:r w:rsidRPr="00FA3BFA">
        <w:rPr>
          <w:rFonts w:cs="Times New Roman"/>
        </w:rPr>
        <w:t xml:space="preserve">describe </w:t>
      </w:r>
      <w:r w:rsidRPr="00FA3BFA">
        <w:rPr>
          <w:rFonts w:cs="Times New Roman"/>
        </w:rPr>
        <w:t xml:space="preserve">average </w:t>
      </w:r>
      <w:r w:rsidRPr="00FA3BFA">
        <w:rPr>
          <w:rFonts w:cs="Times New Roman"/>
        </w:rPr>
        <w:t xml:space="preserve">timing and </w:t>
      </w:r>
      <w:r w:rsidRPr="00FA3BFA">
        <w:rPr>
          <w:rFonts w:cs="Times New Roman"/>
        </w:rPr>
        <w:t xml:space="preserve">not a partition of the </w:t>
      </w:r>
      <w:r w:rsidRPr="00FA3BFA">
        <w:rPr>
          <w:rFonts w:cs="Times New Roman"/>
        </w:rPr>
        <w:t xml:space="preserve">family.</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 xml:space="preserve">Fine-Scale Timing in Two Waterbirds and a Terrestrial Control</w:t>
      </w:r>
    </w:p>
    <w:p w14:paraId="0C8205F7" w14:textId="77777777" w:rsidR="00BF0BAC" w:rsidRPr="00FA3BFA" w:rsidRDefault="00000000">
      <w:pPr>
        <w:rPr>
          <w:rFonts w:cs="Times New Roman"/>
        </w:rPr>
      </w:pPr>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r w:rsidRPr="00FA3BFA">
        <w:rPr>
          <w:rFonts w:ascii="Times New Roman" w:hAnsi="Times New Roman" w:cs="Times New Roman"/>
        </w:rPr>
        <w:t xml:space="preserve">Effect Sizes on </w:t>
      </w:r>
      <w:r w:rsidRPr="00FA3BFA">
        <w:rPr>
          <w:rFonts w:ascii="Times New Roman" w:hAnsi="Times New Roman" w:cs="Times New Roman"/>
        </w:rPr>
        <w:t xml:space="preserve">the </w:t>
      </w:r>
      <w:r w:rsidRPr="00FA3BFA">
        <w:rPr>
          <w:rFonts w:ascii="Times New Roman" w:hAnsi="Times New Roman" w:cs="Times New Roman"/>
        </w:rPr>
        <w:t xml:space="preserve">Observed </w:t>
      </w:r>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 xml:space="preserve">Standardized predictions </w:t>
      </w:r>
      <w:r w:rsidRPr="00FA3BFA">
        <w:rPr>
          <w:rFonts w:cs="Times New Roman"/>
          <w:color w:val="000000"/>
        </w:rPr>
        <w:t xml:space="preserve">convert </w:t>
      </w:r>
      <w:r w:rsidRPr="00FA3BFA">
        <w:rPr>
          <w:rFonts w:cs="Times New Roman"/>
          <w:color w:val="000000"/>
        </w:rPr>
        <w:t xml:space="preserve">several of these ratios </w:t>
      </w:r>
      <w:r w:rsidRPr="00FA3BFA">
        <w:rPr>
          <w:rFonts w:cs="Times New Roman"/>
          <w:color w:val="000000"/>
        </w:rPr>
        <w:t xml:space="preserve">into birds </w:t>
      </w:r>
      <w:r w:rsidRPr="00FA3BFA">
        <w:rPr>
          <w:rFonts w:cs="Times New Roman"/>
          <w:color w:val="000000"/>
        </w:rPr>
        <w:t xml:space="preserve">on a </w:t>
      </w:r>
      <w:r w:rsidRPr="00FA3BFA">
        <w:rPr>
          <w:rFonts w:cs="Times New Roman"/>
          <w:color w:val="000000"/>
        </w:rPr>
        <w:t xml:space="preserve">checklist and percentage points. </w:t>
      </w:r>
      <w:r w:rsidRPr="00FA3BFA">
        <w:rPr>
          <w:rFonts w:cs="Times New Roman"/>
          <w:color w:val="000000"/>
        </w:rPr>
        <w:t xml:space="preserve">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r w:rsidRPr="00FA3BFA">
        <w:rPr>
          <w:rFonts w:ascii="Times New Roman" w:hAnsi="Times New Roman" w:cs="Times New Roman"/>
        </w:rPr>
        <w:t xml:space="preserve">Inconsistent with </w:t>
      </w:r>
      <w:r w:rsidRPr="00FA3BFA">
        <w:rPr>
          <w:rFonts w:ascii="Times New Roman" w:hAnsi="Times New Roman" w:cs="Times New Roman"/>
        </w:rPr>
        <w:t xml:space="preserve">a Herring-Specific </w:t>
      </w:r>
      <w:r w:rsidRPr="00FA3BFA">
        <w:rPr>
          <w:rFonts w:ascii="Times New Roman" w:hAnsi="Times New Roman" w:cs="Times New Roman"/>
        </w:rPr>
        <w:t xml:space="preserve">Response</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r w:rsidRPr="00FA3BFA">
        <w:rPr>
          <w:rFonts w:ascii="Times New Roman" w:hAnsi="Times New Roman" w:cs="Times New Roman"/>
        </w:rPr>
        <w:t xml:space="preserve">Analyses</w:t>
      </w:r>
    </w:p>
    <w:p w14:paraId="2E5861FD" w14:textId="77777777" w:rsidR="00C15184" w:rsidRPr="00FA3BFA" w:rsidRDefault="00000000">
      <w:pPr>
        <w:rPr>
          <w:rFonts w:cs="Times New Roman"/>
        </w:rPr>
      </w:pPr>
      <w:r w:rsidRPr="00FA3BFA">
        <w:rPr>
          <w:rFonts w:cs="Times New Roman"/>
          <w:color w:val="000000"/>
        </w:rPr>
        <w:t xml:space="preserve">Without spawning, the </w:t>
      </w:r>
      <w:r w:rsidRPr="00FA3BFA">
        <w:rPr>
          <w:rFonts w:cs="Times New Roman"/>
          <w:color w:val="000000"/>
        </w:rPr>
        <w:t xml:space="preserve">design </w:t>
      </w:r>
      <w:r w:rsidRPr="00FA3BFA">
        <w:rPr>
          <w:rFonts w:cs="Times New Roman"/>
          <w:color w:val="000000"/>
        </w:rPr>
        <w:t xml:space="preserve">assumes, </w:t>
      </w:r>
      <w:r w:rsidRPr="00FA3BFA">
        <w:rPr>
          <w:rFonts w:cs="Times New Roman"/>
          <w:color w:val="000000"/>
        </w:rPr>
        <w:t xml:space="preserve">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r w:rsidRPr="00FA3BFA">
        <w:rPr>
          <w:rFonts w:cs="Times New Roman"/>
          <w:color w:val="000000"/>
        </w:rPr>
        <w:t xml:space="preserve">power.</w:t>
      </w:r>
    </w:p>
    <w:p w14:paraId="0340A8F5" w14:textId="77777777" w:rsidR="00C15184" w:rsidRPr="00FA3BFA" w:rsidRDefault="00000000">
      <w:pPr>
        <w:rPr>
          <w:rFonts w:cs="Times New Roman"/>
        </w:rPr>
      </w:pPr>
      <w:r w:rsidRPr="00FA3BFA">
        <w:rPr>
          <w:rFonts w:cs="Times New Roman"/>
          <w:color w:val="000000"/>
        </w:rPr>
        <w:t xml:space="preserve">Every </w:t>
      </w:r>
      <w:r w:rsidRPr="00FA3BFA">
        <w:rPr>
          <w:rFonts w:cs="Times New Roman"/>
          <w:color w:val="000000"/>
        </w:rPr>
        <w:t xml:space="preserve">eligible link between a checklist and an </w:t>
      </w:r>
      <w:r w:rsidRPr="00FA3BFA">
        <w:rPr>
          <w:rFonts w:cs="Times New Roman"/>
          <w:color w:val="000000"/>
        </w:rPr>
        <w:t xml:space="preserve">event entered the main models, </w:t>
      </w:r>
      <w:r w:rsidRPr="00FA3BFA">
        <w:rPr>
          <w:rFonts w:cs="Times New Roman"/>
          <w:color w:val="000000"/>
        </w:rPr>
        <w:t xml:space="preserve">so </w:t>
      </w:r>
      <w:r w:rsidRPr="00FA3BFA">
        <w:rPr>
          <w:rFonts w:cs="Times New Roman"/>
          <w:color w:val="000000"/>
        </w:rPr>
        <w:t xml:space="preserve">those models </w:t>
      </w:r>
      <w:r w:rsidRPr="00FA3BFA">
        <w:rPr>
          <w:rFonts w:cs="Times New Roman"/>
          <w:color w:val="000000"/>
        </w:rPr>
        <w:t xml:space="preserve">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r w:rsidRPr="00FA3BFA">
        <w:rPr>
          <w:rFonts w:ascii="Times New Roman" w:hAnsi="Times New Roman" w:cs="Times New Roman"/>
        </w:rPr>
        <w:t xml:space="preserve">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down rather than in how often they wrote anything at all. That distinction is the main </w:t>
      </w:r>
      <w:del w:id="40080" w:author="Claude (editorial pass)" w:date="2026-07-26T00:00:00Z">
        <w:r w:rsidRPr="00FA3BFA">
          <w:rPr>
            <w:rFonts w:cs="Times New Roman"/>
            <w:color w:val="000000"/>
          </w:rPr>
          <w:delText xml:space="preserve">result, and it holds up in three ways: it </w:delText>
        </w:r>
      </w:del>
      <w:ins w:id="40081" w:author="Claude (editorial pass)" w:date="2026-07-26T00:00:00Z">
        <w:r w:rsidRPr="00FA3BFA">
          <w:rPr>
            <w:rFonts w:cs="Times New Roman"/>
            <w:color w:val="000000"/>
          </w:rPr>
          <w:t xml:space="preserve">result. It </w:t>
        </w:r>
      </w:ins>
      <w:r w:rsidRPr="00FA3BFA">
        <w:rPr>
          <w:rFonts w:cs="Times New Roman"/>
          <w:color w:val="000000"/>
        </w:rPr>
        <w:t xml:space="preserve">survived every change in how overlapping events were represented, </w:t>
      </w:r>
      <w:ins w:id="40082" w:author="Claude (editorial pass)" w:date="2026-07-26T00:00:00Z">
        <w:r w:rsidRPr="00FA3BFA">
          <w:rPr>
            <w:rFonts w:cs="Times New Roman"/>
            <w:color w:val="000000"/>
          </w:rPr>
          <w:t xml:space="preserve">and </w:t>
        </w:r>
      </w:ins>
      <w:r w:rsidRPr="00FA3BFA">
        <w:rPr>
          <w:rFonts w:cs="Times New Roman"/>
          <w:color w:val="000000"/>
        </w:rPr>
        <w:t xml:space="preserve">it is the outcome for which the timing test is most </w:t>
      </w:r>
      <w:del w:id="40083" w:author="Claude (editorial pass)" w:date="2026-07-26T00:00:00Z">
        <w:r w:rsidRPr="00FA3BFA">
          <w:rPr>
            <w:rFonts w:cs="Times New Roman"/>
            <w:color w:val="000000"/>
          </w:rPr>
          <w:delText xml:space="preserve">decisive, and it </w:delText>
        </w:r>
      </w:del>
      <w:ins w:id="40084" w:author="Claude (editorial pass)" w:date="2026-07-26T00:00:00Z">
        <w:r w:rsidRPr="00FA3BFA">
          <w:rPr>
            <w:rFonts w:cs="Times New Roman"/>
            <w:color w:val="000000"/>
          </w:rPr>
          <w:t xml:space="preserve">decisive. It </w:t>
        </w:r>
      </w:ins>
      <w:r w:rsidRPr="00FA3BFA">
        <w:rPr>
          <w:rFonts w:cs="Times New Roman"/>
          <w:color w:val="000000"/>
        </w:rPr>
        <w:t xml:space="preserve">is </w:t>
      </w:r>
      <w:ins w:id="40085" w:author="Claude (editorial pass)" w:date="2026-07-26T00:00:00Z">
        <w:r w:rsidRPr="00FA3BFA">
          <w:rPr>
            <w:rFonts w:cs="Times New Roman"/>
            <w:color w:val="000000"/>
          </w:rPr>
          <w:t xml:space="preserve">also </w:t>
        </w:r>
      </w:ins>
      <w:r w:rsidRPr="00FA3BFA">
        <w:rPr>
          <w:rFonts w:cs="Times New Roman"/>
          <w:color w:val="000000"/>
        </w:rPr>
        <w:t xml:space="preserve">the harder of the two to produce through observer behaviour alone, </w:t>
      </w:r>
      <w:del w:id="40086" w:author="Claude (editorial pass)" w:date="2026-07-26T00:00:00Z">
        <w:r w:rsidRPr="00FA3BFA">
          <w:rPr>
            <w:rFonts w:cs="Times New Roman"/>
            <w:color w:val="000000"/>
          </w:rPr>
          <w:delText xml:space="preserve">because </w:delText>
        </w:r>
      </w:del>
      <w:ins w:id="40087" w:author="Claude (editorial pass)" w:date="2026-07-26T00:00:00Z">
        <w:r w:rsidRPr="00FA3BFA">
          <w:rPr>
            <w:rFonts w:cs="Times New Roman"/>
            <w:color w:val="000000"/>
          </w:rPr>
          <w:t xml:space="preserve">since </w:t>
        </w:r>
      </w:ins>
      <w:r w:rsidRPr="00FA3BFA">
        <w:rPr>
          <w:rFonts w:cs="Times New Roman"/>
          <w:color w:val="000000"/>
        </w:rPr>
        <w:t xml:space="preserve">writing a larger number means seeing more </w:t>
      </w:r>
      <w:del w:id="40088" w:author="Claude (editorial pass)" w:date="2026-07-26T00:00:00Z">
        <w:r w:rsidRPr="00FA3BFA">
          <w:rPr>
            <w:rFonts w:cs="Times New Roman"/>
            <w:color w:val="000000"/>
          </w:rPr>
          <w:delText xml:space="preserve">birds in a way that writing </w:delText>
        </w:r>
      </w:del>
      <w:ins w:id="40089" w:author="Claude (editorial pass)" w:date="2026-07-26T00:00:00Z">
        <w:r w:rsidRPr="00FA3BFA">
          <w:rPr>
            <w:rFonts w:cs="Times New Roman"/>
            <w:color w:val="000000"/>
          </w:rPr>
          <w:t xml:space="preserve">birds. Writing </w:t>
        </w:r>
      </w:ins>
      <w:r w:rsidRPr="00FA3BFA">
        <w:rPr>
          <w:rFonts w:cs="Times New Roman"/>
          <w:color w:val="000000"/>
        </w:rPr>
        <w:t xml:space="preserve">a species name does not.</w:t>
      </w:r>
    </w:p>
    <w:p w14:paraId="4464C972" w14:textId="77777777" w:rsidR="00C15184" w:rsidRPr="00FA3BFA" w:rsidRDefault="00000000">
      <w:pPr>
        <w:rPr>
          <w:rFonts w:cs="Times New Roman"/>
        </w:rPr>
      </w:pPr>
      <w:r w:rsidRPr="00FA3BFA">
        <w:rPr>
          <w:rFonts w:cs="Times New Roman"/>
          <w:color w:val="000000"/>
        </w:rPr>
        <w:t xml:space="preserve">Timing </w:t>
      </w:r>
      <w:r w:rsidRPr="00FA3BFA">
        <w:rPr>
          <w:rFonts w:cs="Times New Roman"/>
          <w:color w:val="000000"/>
        </w:rPr>
        <w:t xml:space="preserve">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r w:rsidRPr="00FA3BFA">
        <w:rPr>
          <w:rFonts w:cs="Times New Roman"/>
          <w:color w:val="000000"/>
        </w:rPr>
        <w:t xml:space="preserve">the event date, </w:t>
      </w:r>
      <w:r w:rsidRPr="00FA3BFA">
        <w:rPr>
          <w:rFonts w:cs="Times New Roman"/>
          <w:color w:val="000000"/>
        </w:rPr>
        <w:t xml:space="preserve">and it never observes a bird eating </w:t>
      </w:r>
      <w:r w:rsidRPr="00FA3BFA">
        <w:rPr>
          <w:rFonts w:cs="Times New Roman"/>
          <w:color w:val="000000"/>
        </w:rPr>
        <w:t xml:space="preserve">herring or </w:t>
      </w:r>
      <w:r w:rsidRPr="00FA3BFA">
        <w:rPr>
          <w:rFonts w:cs="Times New Roman"/>
          <w:color w:val="000000"/>
        </w:rPr>
        <w:t xml:space="preserve">moving toward a </w:t>
      </w:r>
      <w:r w:rsidRPr="00FA3BFA">
        <w:rPr>
          <w:rFonts w:cs="Times New Roman"/>
          <w:color w:val="000000"/>
        </w:rPr>
        <w:t xml:space="preserve">spawn. What it </w:t>
      </w:r>
      <w:r w:rsidRPr="00FA3BFA">
        <w:rPr>
          <w:rFonts w:cs="Times New Roman"/>
          <w:color w:val="000000"/>
        </w:rPr>
        <w:t xml:space="preserve">observes </w:t>
      </w:r>
      <w:r w:rsidRPr="00FA3BFA">
        <w:rPr>
          <w:rFonts w:cs="Times New Roman"/>
          <w:color w:val="000000"/>
        </w:rPr>
        <w:t xml:space="preserve">is </w:t>
      </w:r>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r w:rsidRPr="00FA3BFA">
        <w:rPr>
          <w:rFonts w:ascii="Times New Roman" w:hAnsi="Times New Roman" w:cs="Times New Roman"/>
        </w:rPr>
        <w:t xml:space="preserve">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 xml:space="preserve">Scoters </w:t>
      </w:r>
      <w:r w:rsidRPr="00FA3BFA">
        <w:rPr>
          <w:rFonts w:cs="Times New Roman"/>
          <w:color w:val="000000"/>
        </w:rPr>
        <w:t xml:space="preserve">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 xml:space="preserve">Gulls show the limits of community-science data as clearly as its strengths. A large feeding flock is conspicuous, it may draw observers and generate extra checklists, and a gull flock is far easier to report than to count. </w:t>
      </w:r>
      <w:r w:rsidRPr="00FA3BFA">
        <w:rPr>
          <w:rFonts w:cs="Times New Roman"/>
          <w:color w:val="000000"/>
        </w:rPr>
        <w:t xml:space="preserve">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 xml:space="preserve">Expected Responders </w:t>
      </w:r>
      <w:r w:rsidRPr="00FA3BFA">
        <w:rPr>
          <w:rFonts w:cs="Times New Roman"/>
        </w:rPr>
        <w:t xml:space="preserve">That </w:t>
      </w:r>
      <w:r w:rsidRPr="00FA3BFA">
        <w:rPr>
          <w:rFonts w:cs="Times New Roman"/>
        </w:rPr>
        <w:t xml:space="preserve">Did </w:t>
      </w:r>
      <w:r w:rsidRPr="00FA3BFA">
        <w:rPr>
          <w:rFonts w:cs="Times New Roman"/>
        </w:rPr>
        <w:t xml:space="preserve">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r w:rsidRPr="00FA3BFA">
        <w:rPr>
          <w:rFonts w:cs="Times New Roman"/>
        </w:rPr>
        <w:t xml:space="preserve">an Established </w:t>
      </w:r>
      <w:r w:rsidRPr="00FA3BFA">
        <w:rPr>
          <w:rFonts w:cs="Times New Roman"/>
        </w:rPr>
        <w:t xml:space="preserve">Herring </w:t>
      </w:r>
      <w:r w:rsidRPr="00FA3BFA">
        <w:rPr>
          <w:rFonts w:cs="Times New Roman"/>
        </w:rPr>
        <w:t xml:space="preserve">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r w:rsidRPr="00FA3BFA">
        <w:rPr>
          <w:rFonts w:cs="Times New Roman"/>
          <w:color w:val="000000"/>
        </w:rPr>
        <w:t xml:space="preserve">The </w:t>
      </w:r>
      <w:r w:rsidRPr="00FA3BFA">
        <w:rPr>
          <w:rFonts w:cs="Times New Roman"/>
          <w:color w:val="000000"/>
        </w:rPr>
        <w:t xml:space="preserve">pair </w:t>
      </w:r>
      <w:r w:rsidRPr="00FA3BFA">
        <w:rPr>
          <w:rFonts w:cs="Times New Roman"/>
          <w:color w:val="000000"/>
        </w:rPr>
        <w:t xml:space="preserve">therefore </w:t>
      </w:r>
      <w:r w:rsidRPr="00FA3BFA">
        <w:rPr>
          <w:rFonts w:cs="Times New Roman"/>
          <w:color w:val="000000"/>
        </w:rPr>
        <w:t xml:space="preserve">does not establish specificity, and </w:t>
      </w:r>
      <w:r w:rsidRPr="00FA3BFA">
        <w:rPr>
          <w:rFonts w:cs="Times New Roman"/>
          <w:color w:val="000000"/>
        </w:rPr>
        <w:t xml:space="preserve">it shows </w:t>
      </w:r>
      <w:r w:rsidRPr="00FA3BFA">
        <w:rPr>
          <w:rFonts w:cs="Times New Roman"/>
          <w:color w:val="000000"/>
        </w:rPr>
        <w:t xml:space="preserve">that a directional seasonal difference between near and far shorelines can arise in a bird with no herring </w:t>
      </w:r>
      <w:r w:rsidRPr="00FA3BFA">
        <w:rPr>
          <w:rFonts w:cs="Times New Roman"/>
          <w:color w:val="000000"/>
        </w:rPr>
        <w:t xml:space="preserve">link, though one species cannot </w:t>
      </w:r>
      <w:r w:rsidRPr="00FA3BFA">
        <w:rPr>
          <w:rFonts w:cs="Times New Roman"/>
          <w:color w:val="000000"/>
        </w:rPr>
        <w:t xml:space="preserve">say how common such structure </w:t>
      </w:r>
      <w:r w:rsidRPr="00FA3BFA">
        <w:rPr>
          <w:rFonts w:cs="Times New Roman"/>
          <w:color w:val="000000"/>
        </w:rPr>
        <w:t xml:space="preserve">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r w:rsidRPr="00FA3BFA">
        <w:rPr>
          <w:rFonts w:ascii="Times New Roman" w:hAnsi="Times New Roman" w:cs="Times New Roman"/>
        </w:rPr>
        <w:t xml:space="preserve">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del w:id="40090" w:author="Claude (editorial pass)" w:date="2026-07-26T00:00:00Z">
        <w:r w:rsidRPr="00FA3BFA">
          <w:rPr>
            <w:rFonts w:cs="Times New Roman"/>
            <w:color w:val="000000"/>
          </w:rPr>
          <w:delText xml:space="preserve">process, since reporting </w:delText>
        </w:r>
      </w:del>
      <w:ins w:id="40091" w:author="Claude (editorial pass)" w:date="2026-07-26T00:00:00Z">
        <w:r w:rsidRPr="00FA3BFA">
          <w:rPr>
            <w:rFonts w:cs="Times New Roman"/>
            <w:color w:val="000000"/>
          </w:rPr>
          <w:t xml:space="preserve">process. Reporting </w:t>
        </w:r>
      </w:ins>
      <w:r w:rsidRPr="00FA3BFA">
        <w:rPr>
          <w:rFonts w:cs="Times New Roman"/>
          <w:color w:val="000000"/>
        </w:rPr>
        <w:t xml:space="preserve">needs a bird to be present, available, detected, identified and written </w:t>
      </w:r>
      <w:del w:id="40092" w:author="Claude (editorial pass)" w:date="2026-07-26T00:00:00Z">
        <w:r w:rsidRPr="00FA3BFA">
          <w:rPr>
            <w:rFonts w:cs="Times New Roman"/>
            <w:color w:val="000000"/>
          </w:rPr>
          <w:delText xml:space="preserve">down, whereas the </w:delText>
        </w:r>
      </w:del>
      <w:ins w:id="40093" w:author="Claude (editorial pass)" w:date="2026-07-26T00:00:00Z">
        <w:r w:rsidRPr="00FA3BFA">
          <w:rPr>
            <w:rFonts w:cs="Times New Roman"/>
            <w:color w:val="000000"/>
          </w:rPr>
          <w:t xml:space="preserve">down. The </w:t>
        </w:r>
      </w:ins>
      <w:r w:rsidRPr="00FA3BFA">
        <w:rPr>
          <w:rFonts w:cs="Times New Roman"/>
          <w:color w:val="000000"/>
        </w:rPr>
        <w:t xml:space="preserve">count model starts after all of </w:t>
      </w:r>
      <w:del w:id="40094" w:author="Claude (editorial pass)" w:date="2026-07-26T00:00:00Z">
        <w:r w:rsidRPr="00FA3BFA">
          <w:rPr>
            <w:rFonts w:cs="Times New Roman"/>
            <w:color w:val="000000"/>
          </w:rPr>
          <w:delText xml:space="preserve">that </w:delText>
        </w:r>
      </w:del>
      <w:ins w:id="40095" w:author="Claude (editorial pass)" w:date="2026-07-26T00:00:00Z">
        <w:r w:rsidRPr="00FA3BFA">
          <w:rPr>
            <w:rFonts w:cs="Times New Roman"/>
            <w:color w:val="000000"/>
          </w:rPr>
          <w:t xml:space="preserve">that, </w:t>
        </w:r>
      </w:ins>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del w:id="40096" w:author="Claude (editorial pass)" w:date="2026-07-26T00:00:00Z">
        <w:r w:rsidRPr="00FA3BFA">
          <w:rPr>
            <w:rFonts w:cs="Times New Roman"/>
            <w:color w:val="000000"/>
          </w:rPr>
          <w:delText xml:space="preserve">conclusion, because counts </w:delText>
        </w:r>
      </w:del>
      <w:ins w:id="40097" w:author="Claude (editorial pass)" w:date="2026-07-26T00:00:00Z">
        <w:r w:rsidRPr="00FA3BFA">
          <w:rPr>
            <w:rFonts w:cs="Times New Roman"/>
            <w:color w:val="000000"/>
          </w:rPr>
          <w:t xml:space="preserve">conclusion. Counts </w:t>
        </w:r>
      </w:ins>
      <w:r w:rsidRPr="00FA3BFA">
        <w:rPr>
          <w:rFonts w:cs="Times New Roman"/>
          <w:color w:val="000000"/>
        </w:rPr>
        <w:t xml:space="preserve">are measured among records that were made and quantified, and reporting itself rose for 13 </w:t>
      </w:r>
      <w:del w:id="40098" w:author="Claude (editorial pass)" w:date="2026-07-26T00:00:00Z">
        <w:r w:rsidRPr="00FA3BFA">
          <w:rPr>
            <w:rFonts w:cs="Times New Roman"/>
            <w:color w:val="000000"/>
          </w:rPr>
          <w:delText xml:space="preserve">species, so for </w:delText>
        </w:r>
      </w:del>
      <w:ins w:id="40099" w:author="Claude (editorial pass)" w:date="2026-07-26T00:00:00Z">
        <w:r w:rsidRPr="00FA3BFA">
          <w:rPr>
            <w:rFonts w:cs="Times New Roman"/>
            <w:color w:val="000000"/>
          </w:rPr>
          <w:t xml:space="preserve">species. For </w:t>
        </w:r>
      </w:ins>
      <w:r w:rsidRPr="00FA3BFA">
        <w:rPr>
          <w:rFonts w:cs="Times New Roman"/>
          <w:color w:val="000000"/>
        </w:rPr>
        <w:t xml:space="preserve">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w:t>
      </w:r>
      <w:del w:id="40100" w:author="Claude (editorial pass)" w:date="2026-07-26T00:00:00Z">
        <w:r w:rsidRPr="00FA3BFA">
          <w:rPr>
            <w:rFonts w:cs="Times New Roman"/>
            <w:color w:val="000000"/>
          </w:rPr>
          <w:delText xml:space="preserve">move, and </w:delText>
        </w:r>
      </w:del>
      <w:ins w:id="40101" w:author="Claude (editorial pass)" w:date="2026-07-26T00:00:00Z">
        <w:r w:rsidRPr="00FA3BFA">
          <w:rPr>
            <w:rFonts w:cs="Times New Roman"/>
            <w:color w:val="000000"/>
          </w:rPr>
          <w:t xml:space="preserve">move. </w:t>
        </w:r>
      </w:ins>
      <w:r w:rsidRPr="00FA3BFA">
        <w:rPr>
          <w:rFonts w:cs="Times New Roman"/>
          <w:color w:val="000000"/>
        </w:rPr>
        <w:t xml:space="preserve">Surf Scoter, flat in reporting and up 1.30 in counts, is the clearest such </w:t>
      </w:r>
      <w:del w:id="40102" w:author="Claude (editorial pass)" w:date="2026-07-26T00:00:00Z">
        <w:r w:rsidRPr="00FA3BFA">
          <w:rPr>
            <w:rFonts w:cs="Times New Roman"/>
            <w:color w:val="000000"/>
          </w:rPr>
          <w:delText xml:space="preserve">case, while for species in which </w:delText>
        </w:r>
      </w:del>
      <w:ins w:id="40103" w:author="Claude (editorial pass)" w:date="2026-07-26T00:00:00Z">
        <w:r w:rsidRPr="00FA3BFA">
          <w:rPr>
            <w:rFonts w:cs="Times New Roman"/>
            <w:color w:val="000000"/>
          </w:rPr>
          <w:t xml:space="preserve">case. Where </w:t>
        </w:r>
      </w:ins>
      <w:r w:rsidRPr="00FA3BFA">
        <w:rPr>
          <w:rFonts w:cs="Times New Roman"/>
          <w:color w:val="000000"/>
        </w:rPr>
        <w:t xml:space="preserve">both outcomes </w:t>
      </w:r>
      <w:del w:id="40104" w:author="Claude (editorial pass)" w:date="2026-07-26T00:00:00Z">
        <w:r w:rsidRPr="00FA3BFA">
          <w:rPr>
            <w:rFonts w:cs="Times New Roman"/>
            <w:color w:val="000000"/>
          </w:rPr>
          <w:delText xml:space="preserve">moved </w:delText>
        </w:r>
      </w:del>
      <w:ins w:id="40105" w:author="Claude (editorial pass)" w:date="2026-07-26T00:00:00Z">
        <w:r w:rsidRPr="00FA3BFA">
          <w:rPr>
            <w:rFonts w:cs="Times New Roman"/>
            <w:color w:val="000000"/>
          </w:rPr>
          <w:t xml:space="preserve">moved, </w:t>
        </w:r>
      </w:ins>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Switching to </w:t>
      </w:r>
      <w:r w:rsidRPr="00FA3BFA">
        <w:rPr>
          <w:rFonts w:cs="Times New Roman"/>
          <w:color w:val="000000"/>
        </w:rPr>
        <w:t xml:space="preserve">nearest-event </w:t>
      </w:r>
      <w:r w:rsidRPr="00FA3BFA">
        <w:rPr>
          <w:rFonts w:cs="Times New Roman"/>
          <w:color w:val="000000"/>
        </w:rPr>
        <w:t xml:space="preserve">assignment overturned </w:t>
      </w:r>
      <w:r w:rsidRPr="00FA3BFA">
        <w:rPr>
          <w:rFonts w:cs="Times New Roman"/>
          <w:color w:val="000000"/>
        </w:rPr>
        <w:t xml:space="preserve">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w:t>
      </w:r>
      <w:r w:rsidRPr="00FA3BFA">
        <w:rPr>
          <w:rFonts w:cs="Times New Roman"/>
          <w:color w:val="000000"/>
        </w:rPr>
        <w:t xml:space="preserve">These data </w:t>
      </w:r>
      <w:r w:rsidRPr="00FA3BFA">
        <w:rPr>
          <w:rFonts w:cs="Times New Roman"/>
          <w:color w:val="000000"/>
        </w:rPr>
        <w:t xml:space="preserve">cannot say which dominates, </w:t>
      </w:r>
      <w:r w:rsidRPr="00FA3BFA">
        <w:rPr>
          <w:rFonts w:cs="Times New Roman"/>
          <w:color w:val="000000"/>
        </w:rPr>
        <w:t xml:space="preserve">but they do </w:t>
      </w:r>
      <w:r w:rsidRPr="00FA3BFA">
        <w:rPr>
          <w:rFonts w:cs="Times New Roman"/>
          <w:color w:val="000000"/>
        </w:rPr>
        <w:t xml:space="preserve">mark </w:t>
      </w:r>
      <w:r w:rsidRPr="00FA3BFA">
        <w:rPr>
          <w:rFonts w:cs="Times New Roman"/>
          <w:color w:val="000000"/>
        </w:rPr>
        <w:t xml:space="preserve">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w:t>
      </w:r>
      <w:del w:id="40106" w:author="Claude (editorial pass)" w:date="2026-07-26T00:00:00Z">
        <w:r w:rsidRPr="00FA3BFA">
          <w:rPr>
            <w:rFonts w:cs="Times New Roman"/>
            <w:color w:val="000000"/>
          </w:rPr>
          <w:delText xml:space="preserve">It would be wrong to conclude that excluding </w:delText>
        </w:r>
      </w:del>
      <w:ins w:id="40107" w:author="Claude (editorial pass)" w:date="2026-07-26T00:00:00Z">
        <w:r w:rsidRPr="00FA3BFA">
          <w:rPr>
            <w:rFonts w:cs="Times New Roman"/>
            <w:color w:val="000000"/>
          </w:rPr>
          <w:t xml:space="preserve">Excluding </w:t>
        </w:r>
      </w:ins>
      <w:r w:rsidRPr="00FA3BFA">
        <w:rPr>
          <w:rFonts w:cs="Times New Roman"/>
          <w:color w:val="000000"/>
        </w:rPr>
        <w:t xml:space="preserve">X records </w:t>
      </w:r>
      <w:del w:id="40108" w:author="Claude (editorial pass)" w:date="2026-07-26T00:00:00Z">
        <w:r w:rsidRPr="00FA3BFA">
          <w:rPr>
            <w:rFonts w:cs="Times New Roman"/>
            <w:color w:val="000000"/>
          </w:rPr>
          <w:delText xml:space="preserve">makes </w:delText>
        </w:r>
      </w:del>
      <w:ins w:id="40109" w:author="Claude (editorial pass)" w:date="2026-07-26T00:00:00Z">
        <w:r w:rsidRPr="00FA3BFA">
          <w:rPr>
            <w:rFonts w:cs="Times New Roman"/>
            <w:color w:val="000000"/>
          </w:rPr>
          <w:t xml:space="preserve">does not make </w:t>
        </w:r>
      </w:ins>
      <w:r w:rsidRPr="00FA3BFA">
        <w:rPr>
          <w:rFonts w:cs="Times New Roman"/>
          <w:color w:val="000000"/>
        </w:rPr>
        <w:t xml:space="preserve">the count estimates </w:t>
      </w:r>
      <w:del w:id="40110" w:author="Claude (editorial pass)" w:date="2026-07-26T00:00:00Z">
        <w:r w:rsidRPr="00FA3BFA">
          <w:rPr>
            <w:rFonts w:cs="Times New Roman"/>
            <w:color w:val="000000"/>
          </w:rPr>
          <w:delText xml:space="preserve">conservative, since if </w:delText>
        </w:r>
      </w:del>
      <w:ins w:id="40111" w:author="Claude (editorial pass)" w:date="2026-07-26T00:00:00Z">
        <w:r w:rsidRPr="00FA3BFA">
          <w:rPr>
            <w:rFonts w:cs="Times New Roman"/>
            <w:color w:val="000000"/>
          </w:rPr>
          <w:t xml:space="preserve">conservative. If </w:t>
        </w:r>
      </w:ins>
      <w:r w:rsidRPr="00FA3BFA">
        <w:rPr>
          <w:rFonts w:cs="Times New Roman"/>
          <w:color w:val="000000"/>
        </w:rPr>
        <w:t xml:space="preserve">observers write X more often when a flock is </w:t>
      </w:r>
      <w:del w:id="40112" w:author="Claude (editorial pass)" w:date="2026-07-26T00:00:00Z">
        <w:r w:rsidRPr="00FA3BFA">
          <w:rPr>
            <w:rFonts w:cs="Times New Roman"/>
            <w:color w:val="000000"/>
          </w:rPr>
          <w:delText xml:space="preserve">large then </w:delText>
        </w:r>
      </w:del>
      <w:ins w:id="40113" w:author="Claude (editorial pass)" w:date="2026-07-26T00:00:00Z">
        <w:r w:rsidRPr="00FA3BFA">
          <w:rPr>
            <w:rFonts w:cs="Times New Roman"/>
            <w:color w:val="000000"/>
          </w:rPr>
          <w:t xml:space="preserve">large, </w:t>
        </w:r>
      </w:ins>
      <w:r w:rsidRPr="00FA3BFA">
        <w:rPr>
          <w:rFonts w:cs="Times New Roman"/>
          <w:color w:val="000000"/>
        </w:rPr>
        <w:t xml:space="preserve">the counted subset systematically misses the biggest groups, and misses them most often when the birds are most </w:t>
      </w:r>
      <w:del w:id="40114" w:author="Claude (editorial pass)" w:date="2026-07-26T00:00:00Z">
        <w:r w:rsidRPr="00FA3BFA">
          <w:rPr>
            <w:rFonts w:cs="Times New Roman"/>
            <w:color w:val="000000"/>
          </w:rPr>
          <w:delText xml:space="preserve">concentrated, which </w:delText>
        </w:r>
      </w:del>
      <w:ins w:id="40115" w:author="Claude (editorial pass)" w:date="2026-07-26T00:00:00Z">
        <w:r w:rsidRPr="00FA3BFA">
          <w:rPr>
            <w:rFonts w:cs="Times New Roman"/>
            <w:color w:val="000000"/>
          </w:rPr>
          <w:t xml:space="preserve">concentrated. That </w:t>
        </w:r>
      </w:ins>
      <w:r w:rsidRPr="00FA3BFA">
        <w:rPr>
          <w:rFonts w:cs="Times New Roman"/>
          <w:color w:val="000000"/>
        </w:rPr>
        <w:t xml:space="preserve">would pull the count estimates down. If X instead marks distant or 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r w:rsidRPr="00FA3BFA">
        <w:rPr>
          <w:rFonts w:cs="Times New Roman"/>
          <w:color w:val="000000"/>
        </w:rPr>
        <w:t xml:space="preserve">Framing </w:t>
      </w:r>
      <w:r w:rsidRPr="00FA3BFA">
        <w:rPr>
          <w:rFonts w:cs="Times New Roman"/>
          <w:color w:val="000000"/>
        </w:rPr>
        <w:t xml:space="preserve">the comparison in </w:t>
      </w:r>
      <w:r w:rsidRPr="00FA3BFA">
        <w:rPr>
          <w:rFonts w:cs="Times New Roman"/>
          <w:color w:val="000000"/>
        </w:rPr>
        <w:t xml:space="preserve">both </w:t>
      </w:r>
      <w:r w:rsidRPr="00FA3BFA">
        <w:rPr>
          <w:rFonts w:cs="Times New Roman"/>
          <w:color w:val="000000"/>
        </w:rPr>
        <w:t xml:space="preserve">space and </w:t>
      </w:r>
      <w:r w:rsidRPr="00FA3BFA">
        <w:rPr>
          <w:rFonts w:cs="Times New Roman"/>
          <w:color w:val="000000"/>
        </w:rPr>
        <w:t xml:space="preserve">time is what keeps two confounds out of it. </w:t>
      </w:r>
      <w:r w:rsidRPr="00FA3BFA">
        <w:rPr>
          <w:rFonts w:cs="Times New Roman"/>
          <w:color w:val="000000"/>
        </w:rPr>
        <w:t xml:space="preserve">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r w:rsidRPr="00FA3BFA">
        <w:rPr>
          <w:rFonts w:ascii="Times New Roman" w:hAnsi="Times New Roman" w:cs="Times New Roman"/>
        </w:rPr>
        <w:t xml:space="preserve">Future Work</w:t>
      </w:r>
    </w:p>
    <w:p w14:paraId="6CCCBDF7" w14:textId="77777777" w:rsidR="00C15184" w:rsidRPr="00FA3BFA" w:rsidRDefault="00000000">
      <w:pPr>
        <w:rPr>
          <w:rFonts w:cs="Times New Roman"/>
        </w:rPr>
      </w:pPr>
      <w:r w:rsidRPr="00FA3BFA">
        <w:rPr>
          <w:rFonts w:cs="Times New Roman"/>
          <w:color w:val="000000"/>
        </w:rPr>
        <w:t xml:space="preserve">Each </w:t>
      </w:r>
      <w:r w:rsidRPr="00FA3BFA">
        <w:rPr>
          <w:rFonts w:cs="Times New Roman"/>
          <w:color w:val="000000"/>
        </w:rPr>
        <w:t xml:space="preserve">of </w:t>
      </w:r>
      <w:r w:rsidRPr="00FA3BFA">
        <w:rPr>
          <w:rFonts w:cs="Times New Roman"/>
          <w:color w:val="000000"/>
        </w:rPr>
        <w:t xml:space="preserve">the </w:t>
      </w:r>
      <w:r w:rsidRPr="00FA3BFA">
        <w:rPr>
          <w:rFonts w:cs="Times New Roman"/>
          <w:color w:val="000000"/>
        </w:rPr>
        <w:t xml:space="preserve">strongest candidates </w:t>
      </w:r>
      <w:r w:rsidRPr="00FA3BFA">
        <w:rPr>
          <w:rFonts w:cs="Times New Roman"/>
          <w:color w:val="000000"/>
        </w:rPr>
        <w:t xml:space="preserve">differs </w:t>
      </w:r>
      <w:r w:rsidRPr="00FA3BFA">
        <w:rPr>
          <w:rFonts w:cs="Times New Roman"/>
          <w:color w:val="000000"/>
        </w:rPr>
        <w:t xml:space="preserve">in timing and in which outcome moved, so </w:t>
      </w:r>
      <w:r w:rsidRPr="00FA3BFA">
        <w:rPr>
          <w:rFonts w:cs="Times New Roman"/>
          <w:color w:val="000000"/>
        </w:rPr>
        <w:t xml:space="preserve">each calls </w:t>
      </w:r>
      <w:r w:rsidRPr="00FA3BFA">
        <w:rPr>
          <w:rFonts w:cs="Times New Roman"/>
          <w:color w:val="000000"/>
        </w:rPr>
        <w:t xml:space="preserve">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 xml:space="preserve">Three analytical extensions would change how much weight this design can bear. Intervals that account for dependence among the 58 event blocks would show whether the counts of 13 and 18 are stable. </w:t>
      </w:r>
      <w:r w:rsidRPr="00FA3BFA">
        <w:rPr>
          <w:rFonts w:cs="Times New Roman"/>
        </w:rPr>
        <w:t xml:space="preserve">Letting the </w:t>
      </w:r>
      <w:r w:rsidRPr="00FA3BFA">
        <w:rPr>
          <w:rFonts w:cs="Times New Roman"/>
        </w:rPr>
        <w:t xml:space="preserve">response to link count </w:t>
      </w:r>
      <w:r w:rsidRPr="00FA3BFA">
        <w:rPr>
          <w:rFonts w:cs="Times New Roman"/>
        </w:rPr>
        <w:t xml:space="preserve">curve </w:t>
      </w:r>
      <w:r w:rsidRPr="00FA3BFA">
        <w:rPr>
          <w:rFonts w:cs="Times New Roman"/>
        </w:rPr>
        <w:t xml:space="preserve">would show whether the </w:t>
      </w:r>
      <w:r w:rsidRPr="00FA3BFA">
        <w:rPr>
          <w:rFonts w:cs="Times New Roman"/>
        </w:rPr>
        <w:t xml:space="preserve">quantity </w:t>
      </w:r>
      <w:r w:rsidRPr="00FA3BFA">
        <w:rPr>
          <w:rFonts w:cs="Times New Roman"/>
        </w:rPr>
        <w:t xml:space="preserve">means the same thing for </w:t>
      </w:r>
      <w:r w:rsidRPr="00FA3BFA">
        <w:rPr>
          <w:rFonts w:cs="Times New Roman"/>
        </w:rPr>
        <w:t xml:space="preserve">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 xml:space="preserve">Herring spawning changed what observers of these </w:t>
      </w:r>
      <w:r w:rsidRPr="00FA3BFA">
        <w:rPr>
          <w:rFonts w:cs="Times New Roman"/>
          <w:color w:val="000000"/>
        </w:rPr>
        <w:t xml:space="preserve">49 coastal </w:t>
      </w:r>
      <w:r w:rsidRPr="00FA3BFA">
        <w:rPr>
          <w:rFonts w:cs="Times New Roman"/>
          <w:color w:val="000000"/>
        </w:rPr>
        <w:t xml:space="preserve">birds wrote down, </w:t>
      </w:r>
      <w:r w:rsidRPr="00FA3BFA">
        <w:rPr>
          <w:rFonts w:cs="Times New Roman"/>
          <w:color w:val="000000"/>
        </w:rPr>
        <w:t xml:space="preserve">in both </w:t>
      </w:r>
      <w:r w:rsidRPr="00FA3BFA">
        <w:rPr>
          <w:rFonts w:cs="Times New Roman"/>
          <w:color w:val="000000"/>
        </w:rPr>
        <w:t xml:space="preserve">which species they listed </w:t>
      </w:r>
      <w:r w:rsidRPr="00FA3BFA">
        <w:rPr>
          <w:rFonts w:cs="Times New Roman"/>
          <w:color w:val="000000"/>
        </w:rPr>
        <w:t xml:space="preserve">and </w:t>
      </w:r>
      <w:r w:rsidRPr="00FA3BFA">
        <w:rPr>
          <w:rFonts w:cs="Times New Roman"/>
          <w:color w:val="000000"/>
        </w:rPr>
        <w:t xml:space="preserve">how many </w:t>
      </w:r>
      <w:r w:rsidRPr="00FA3BFA">
        <w:rPr>
          <w:rFonts w:cs="Times New Roman"/>
          <w:color w:val="000000"/>
        </w:rPr>
        <w:t xml:space="preserve">they counted. The stronger and more consistent signal was in the counts: 18 species were counted in larger numbers after correction for multiple testing, and all 18 kept their direction, with 17 still significant, </w:t>
      </w:r>
      <w:r w:rsidRPr="00FA3BFA">
        <w:rPr>
          <w:rFonts w:cs="Times New Roman"/>
          <w:color w:val="000000"/>
        </w:rPr>
        <w:t xml:space="preserve">whether each checklist was tied to its nearest event </w:t>
      </w:r>
      <w:r w:rsidRPr="00FA3BFA">
        <w:rPr>
          <w:rFonts w:cs="Times New Roman"/>
          <w:color w:val="000000"/>
        </w:rPr>
        <w:t xml:space="preserve">or </w:t>
      </w:r>
      <w:r w:rsidRPr="00FA3BFA">
        <w:rPr>
          <w:rFonts w:cs="Times New Roman"/>
          <w:color w:val="000000"/>
        </w:rPr>
        <w:t xml:space="preserve">simply marked as near one or not. </w:t>
      </w:r>
      <w:r w:rsidRPr="00FA3BFA">
        <w:rPr>
          <w:rFonts w:cs="Times New Roman"/>
          <w:color w:val="000000"/>
        </w:rPr>
        <w:t xml:space="preserve">Reporting changes were </w:t>
      </w:r>
      <w:r w:rsidRPr="00FA3BFA">
        <w:rPr>
          <w:rFonts w:cs="Times New Roman"/>
          <w:color w:val="000000"/>
        </w:rPr>
        <w:t xml:space="preserve">narrower, </w:t>
      </w:r>
      <w:r w:rsidRPr="00FA3BFA">
        <w:rPr>
          <w:rFonts w:cs="Times New Roman"/>
          <w:color w:val="000000"/>
        </w:rPr>
        <w:t xml:space="preserve">more sensitive to that </w:t>
      </w:r>
      <w:r w:rsidRPr="00FA3BFA">
        <w:rPr>
          <w:rFonts w:cs="Times New Roman"/>
          <w:color w:val="000000"/>
        </w:rPr>
        <w:t xml:space="preserve">choice, </w:t>
      </w:r>
      <w:r w:rsidRPr="00FA3BFA">
        <w:rPr>
          <w:rFonts w:cs="Times New Roman"/>
          <w:color w:val="000000"/>
        </w:rPr>
        <w:t xml:space="preserve">and concentrated in gulls. Timing separated the feeding groups in both outcomes, </w:t>
      </w:r>
      <w:r w:rsidRPr="00FA3BFA">
        <w:rPr>
          <w:rFonts w:cs="Times New Roman"/>
          <w:color w:val="000000"/>
        </w:rPr>
        <w:t xml:space="preserve">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 xml:space="preserve">These results fit local aggregation and several routes into a herring-spawning food web. They are not specific evidence of herring consumption or of herring-induced movement. Habitat, migration, shoreline access, </w:t>
      </w:r>
      <w:r w:rsidRPr="00FA3BFA">
        <w:rPr>
          <w:rFonts w:cs="Times New Roman"/>
          <w:color w:val="000000"/>
        </w:rPr>
        <w:t xml:space="preserve">the encoding of overlapping </w:t>
      </w:r>
      <w:r w:rsidRPr="00FA3BFA">
        <w:rPr>
          <w:rFonts w:cs="Times New Roman"/>
          <w:color w:val="000000"/>
        </w:rPr>
        <w:t xml:space="preserve">events </w:t>
      </w:r>
      <w:r w:rsidRPr="00FA3BFA">
        <w:rPr>
          <w:rFonts w:cs="Times New Roman"/>
          <w:color w:val="000000"/>
        </w:rPr>
        <w:t xml:space="preserve">and observer behaviour </w:t>
      </w:r>
      <w:r w:rsidRPr="00FA3BFA">
        <w:rPr>
          <w:rFonts w:cs="Times New Roman"/>
          <w:color w:val="000000"/>
        </w:rPr>
        <w:t xml:space="preserve">could </w:t>
      </w:r>
      <w:r w:rsidRPr="00FA3BFA">
        <w:rPr>
          <w:rFonts w:cs="Times New Roman"/>
          <w:color w:val="000000"/>
        </w:rPr>
        <w:t xml:space="preserve">all </w:t>
      </w:r>
      <w:r w:rsidRPr="00FA3BFA">
        <w:rPr>
          <w:rFonts w:cs="Times New Roman"/>
          <w:color w:val="000000"/>
        </w:rPr>
        <w:t xml:space="preserve">contribute, </w:t>
      </w:r>
      <w:r w:rsidRPr="00FA3BFA">
        <w:rPr>
          <w:rFonts w:cs="Times New Roman"/>
          <w:color w:val="000000"/>
        </w:rPr>
        <w:t xml:space="preserve">and the </w:t>
      </w:r>
      <w:r w:rsidRPr="00FA3BFA">
        <w:rPr>
          <w:rFonts w:cs="Times New Roman"/>
          <w:color w:val="000000"/>
        </w:rPr>
        <w:t xml:space="preserve">dabbling ducks </w:t>
      </w:r>
      <w:r w:rsidRPr="00FA3BFA">
        <w:rPr>
          <w:rFonts w:cs="Times New Roman"/>
          <w:color w:val="000000"/>
        </w:rPr>
        <w:t xml:space="preserve">show that some </w:t>
      </w:r>
      <w:r w:rsidRPr="00FA3BFA">
        <w:rPr>
          <w:rFonts w:cs="Times New Roman"/>
          <w:color w:val="000000"/>
        </w:rPr>
        <w:t xml:space="preserve">of that </w:t>
      </w:r>
      <w:r w:rsidRPr="00FA3BFA">
        <w:rPr>
          <w:rFonts w:cs="Times New Roman"/>
          <w:color w:val="000000"/>
        </w:rPr>
        <w:t xml:space="preserve">structure survives the design. What </w:t>
      </w:r>
      <w:r w:rsidRPr="00FA3BFA">
        <w:rPr>
          <w:rFonts w:cs="Times New Roman"/>
          <w:color w:val="000000"/>
        </w:rPr>
        <w:t xml:space="preserve">the </w:t>
      </w:r>
      <w:r w:rsidRPr="00FA3BFA">
        <w:rPr>
          <w:rFonts w:cs="Times New Roman"/>
          <w:color w:val="000000"/>
        </w:rPr>
        <w:t xml:space="preserve">study offers is </w:t>
      </w:r>
      <w:r w:rsidRPr="00FA3BFA">
        <w:rPr>
          <w:rFonts w:cs="Times New Roman"/>
          <w:color w:val="000000"/>
        </w:rPr>
        <w:t xml:space="preserve">two decades </w:t>
      </w:r>
      <w:r w:rsidRPr="00FA3BFA">
        <w:rPr>
          <w:rFonts w:cs="Times New Roman"/>
          <w:color w:val="000000"/>
        </w:rPr>
        <w:t xml:space="preserve">of what observers </w:t>
      </w:r>
      <w:r w:rsidRPr="00FA3BFA">
        <w:rPr>
          <w:rFonts w:cs="Times New Roman"/>
          <w:color w:val="000000"/>
        </w:rPr>
        <w:t xml:space="preserve">actually </w:t>
      </w:r>
      <w:r w:rsidRPr="00FA3BFA">
        <w:rPr>
          <w:rFonts w:cs="Times New Roman"/>
          <w:color w:val="000000"/>
        </w:rPr>
        <w:t xml:space="preserve">recorded </w:t>
      </w:r>
      <w:r w:rsidRPr="00FA3BFA">
        <w:rPr>
          <w:rFonts w:cs="Times New Roman"/>
          <w:color w:val="000000"/>
        </w:rPr>
        <w:t xml:space="preserve">near spawning events, </w:t>
      </w:r>
      <w:r w:rsidRPr="00FA3BFA">
        <w:rPr>
          <w:rFonts w:cs="Times New Roman"/>
          <w:color w:val="000000"/>
        </w:rPr>
        <w:t xml:space="preserve">a </w:t>
      </w:r>
      <w:r w:rsidRPr="00FA3BFA">
        <w:rPr>
          <w:rFonts w:cs="Times New Roman"/>
          <w:color w:val="000000"/>
        </w:rPr>
        <w:t xml:space="preserve">difference in timing among feeding </w:t>
      </w:r>
      <w:r w:rsidRPr="00FA3BFA">
        <w:rPr>
          <w:rFonts w:cs="Times New Roman"/>
          <w:color w:val="000000"/>
        </w:rPr>
        <w:t xml:space="preserve">groups that was tested rather than asserted, </w:t>
      </w:r>
      <w:r w:rsidRPr="00FA3BFA">
        <w:rPr>
          <w:rFonts w:cs="Times New Roman"/>
          <w:color w:val="000000"/>
        </w:rPr>
        <w:t xml:space="preserve">and a </w:t>
      </w:r>
      <w:r w:rsidRPr="00FA3BFA">
        <w:rPr>
          <w:rFonts w:cs="Times New Roman"/>
          <w:color w:val="000000"/>
        </w:rPr>
        <w:t xml:space="preserve">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