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7A70A53A" w14:textId="672AA138" w:rsidR="0006516A" w:rsidRDefault="0006516A">
      <w:pPr>
        <w:rPr>
          <w:ins w:id="0" w:author="Jake Dingwall" w:date="2026-07-27T16:32:00Z" w16du:dateUtc="2026-07-27T23:32:00Z"/>
          <w:rFonts w:cs="Times New Roman"/>
        </w:rPr>
      </w:pPr>
      <w:r w:rsidRPr="0006516A">
        <w:rPr>
          <w:rFonts w:cs="Times New Roman"/>
        </w:rPr>
        <w:t>Each spring, Pacific herring (</w:t>
      </w:r>
      <w:r w:rsidRPr="0006516A">
        <w:rPr>
          <w:rFonts w:cs="Times New Roman"/>
          <w:i/>
          <w:iCs/>
        </w:rPr>
        <w:t>Clupea pallasii</w:t>
      </w:r>
      <w:r w:rsidRPr="0006516A">
        <w:rPr>
          <w:rFonts w:cs="Times New Roman"/>
        </w:rPr>
        <w:t xml:space="preserve">) crowd into shallow water along the </w:t>
      </w:r>
      <w:del w:id="1" w:author="Jake Dingwall" w:date="2026-07-27T16:32:00Z" w16du:dateUtc="2026-07-27T23:32:00Z">
        <w:r w:rsidRPr="0006516A" w:rsidDel="0006516A">
          <w:rPr>
            <w:rFonts w:cs="Times New Roman"/>
          </w:rPr>
          <w:delText>British Columbia coast</w:delText>
        </w:r>
      </w:del>
      <w:ins w:id="2" w:author="Jake Dingwall" w:date="2026-07-27T16:32:00Z" w16du:dateUtc="2026-07-27T23:32:00Z">
        <w:r>
          <w:rPr>
            <w:rFonts w:cs="Times New Roman"/>
          </w:rPr>
          <w:t>coast of British Columbia, Canada</w:t>
        </w:r>
      </w:ins>
      <w:r w:rsidRPr="0006516A">
        <w:rPr>
          <w:rFonts w:cs="Times New Roman"/>
        </w:rPr>
        <w:t xml:space="preserve"> and attach their eggs to intertidal vegetation, concentrating a large marine food subsidy onto a narrow strip of shoreline for a few weeks. Adult fish, attached eggs and stranded carcasses become reachable in that order, so birds that feed by different means should arrive at different points in an event. To test </w:t>
      </w:r>
      <w:del w:id="3" w:author="Jake Dingwall" w:date="2026-07-27T16:33:00Z" w16du:dateUtc="2026-07-27T23:33:00Z">
        <w:r w:rsidRPr="0006516A" w:rsidDel="0006516A">
          <w:rPr>
            <w:rFonts w:cs="Times New Roman"/>
          </w:rPr>
          <w:delText xml:space="preserve">that </w:delText>
        </w:r>
      </w:del>
      <w:ins w:id="4" w:author="Jake Dingwall" w:date="2026-07-27T16:33:00Z" w16du:dateUtc="2026-07-27T23:33:00Z">
        <w:r>
          <w:rPr>
            <w:rFonts w:cs="Times New Roman"/>
          </w:rPr>
          <w:t>this idea</w:t>
        </w:r>
        <w:r w:rsidRPr="0006516A">
          <w:rPr>
            <w:rFonts w:cs="Times New Roman"/>
          </w:rPr>
          <w:t xml:space="preserve"> </w:t>
        </w:r>
      </w:ins>
      <w:r w:rsidRPr="0006516A">
        <w:rPr>
          <w:rFonts w:cs="Times New Roman"/>
        </w:rPr>
        <w:t xml:space="preserve">across a whole coastal community, 1,120 recorded spawning events were linked to 217,200 bird checklists collected in the Strait of Georgia between 2005 and 2025. For each of 49 species, shorelines within 5 km of a recorded spawn were compared against shorelines 5 to 20 km away, before and after spawning began, treating how often a species was listed and how many birds were counted as separate responses. Counts rose for 18 species </w:t>
      </w:r>
      <w:del w:id="5" w:author="Jake Dingwall" w:date="2026-07-27T16:33:00Z" w16du:dateUtc="2026-07-27T23:33:00Z">
        <w:r w:rsidRPr="0006516A" w:rsidDel="0006516A">
          <w:rPr>
            <w:rFonts w:cs="Times New Roman"/>
          </w:rPr>
          <w:delText xml:space="preserve">after correction for multiple testing </w:delText>
        </w:r>
      </w:del>
      <w:r w:rsidRPr="0006516A">
        <w:rPr>
          <w:rFonts w:cs="Times New Roman"/>
        </w:rPr>
        <w:t>and reporting rose for 13, and no species was counted in significantly smaller numbers. Long-tailed Duck (</w:t>
      </w:r>
      <w:r w:rsidRPr="0006516A">
        <w:rPr>
          <w:rFonts w:cs="Times New Roman"/>
          <w:i/>
          <w:iCs/>
        </w:rPr>
        <w:t>Clangula hyemalis</w:t>
      </w:r>
      <w:r w:rsidRPr="0006516A">
        <w:rPr>
          <w:rFonts w:cs="Times New Roman"/>
        </w:rPr>
        <w:t>) and Surf Scoter (</w:t>
      </w:r>
      <w:r w:rsidRPr="0006516A">
        <w:rPr>
          <w:rFonts w:cs="Times New Roman"/>
          <w:i/>
          <w:iCs/>
        </w:rPr>
        <w:t>Melanitta perspicillata</w:t>
      </w:r>
      <w:r w:rsidRPr="0006516A">
        <w:rPr>
          <w:rFonts w:cs="Times New Roman"/>
        </w:rPr>
        <w:t xml:space="preserve">) showed the largest increases, at 1.43-fold and 1.30-fold; </w:t>
      </w:r>
      <w:del w:id="6" w:author="Jake Dingwall" w:date="2026-07-27T16:33:00Z" w16du:dateUtc="2026-07-27T23:33:00Z">
        <w:r w:rsidRPr="0006516A" w:rsidDel="0006516A">
          <w:rPr>
            <w:rFonts w:cs="Times New Roman"/>
          </w:rPr>
          <w:delText xml:space="preserve">in observed terms a </w:delText>
        </w:r>
      </w:del>
      <w:ins w:id="7" w:author="Jake Dingwall" w:date="2026-07-27T16:33:00Z" w16du:dateUtc="2026-07-27T23:33:00Z">
        <w:r>
          <w:rPr>
            <w:rFonts w:cs="Times New Roman"/>
          </w:rPr>
          <w:t xml:space="preserve">eBird </w:t>
        </w:r>
      </w:ins>
      <w:r w:rsidRPr="0006516A">
        <w:rPr>
          <w:rFonts w:cs="Times New Roman"/>
        </w:rPr>
        <w:t>checklist</w:t>
      </w:r>
      <w:ins w:id="8" w:author="Jake Dingwall" w:date="2026-07-27T16:33:00Z" w16du:dateUtc="2026-07-27T23:33:00Z">
        <w:r>
          <w:rPr>
            <w:rFonts w:cs="Times New Roman"/>
          </w:rPr>
          <w:t>s</w:t>
        </w:r>
      </w:ins>
      <w:r w:rsidRPr="0006516A">
        <w:rPr>
          <w:rFonts w:cs="Times New Roman"/>
        </w:rPr>
        <w:t xml:space="preserve"> near a spawn carried roughly eleven more Surf Scoters and three more Short-billed Gulls (</w:t>
      </w:r>
      <w:r w:rsidRPr="0006516A">
        <w:rPr>
          <w:rFonts w:cs="Times New Roman"/>
          <w:i/>
          <w:iCs/>
        </w:rPr>
        <w:t>Larus brachyrhynchus</w:t>
      </w:r>
      <w:r w:rsidRPr="0006516A">
        <w:rPr>
          <w:rFonts w:cs="Times New Roman"/>
        </w:rPr>
        <w:t xml:space="preserve">). Feeding groups also separated in time. Diving sea ducks reached their largest counts once eggs were available, gulls and shoreline scavengers responded as spawning began, and alcids, piscivores, shorebirds and dabbling ducks showed nothing. That ordering follows the sequence in which each kind of food becomes reachable, and indicates a shoreline pulse partitioned among consumers by feeding method. </w:t>
      </w:r>
      <w:ins w:id="9" w:author="Jake Dingwall" w:date="2026-07-27T16:34:00Z" w16du:dateUtc="2026-07-27T23:34:00Z">
        <w:r>
          <w:rPr>
            <w:rFonts w:cs="Times New Roman"/>
          </w:rPr>
          <w:t>The sustained management and conservation of herring spawn remains a key priority for</w:t>
        </w:r>
      </w:ins>
      <w:ins w:id="10" w:author="Jake Dingwall" w:date="2026-07-27T16:35:00Z" w16du:dateUtc="2026-07-27T23:35:00Z">
        <w:r>
          <w:rPr>
            <w:rFonts w:cs="Times New Roman"/>
          </w:rPr>
          <w:t xml:space="preserve"> retaining coastal ecosystem function.</w:t>
        </w:r>
      </w:ins>
      <w:ins w:id="11" w:author="Jake Dingwall" w:date="2026-07-27T16:34:00Z" w16du:dateUtc="2026-07-27T23:34:00Z">
        <w:r>
          <w:rPr>
            <w:rFonts w:cs="Times New Roman"/>
          </w:rPr>
          <w:t xml:space="preserve"> </w:t>
        </w:r>
      </w:ins>
      <w:del w:id="12" w:author="Jake Dingwall" w:date="2026-07-27T16:34:00Z" w16du:dateUtc="2026-07-27T23:34:00Z">
        <w:r w:rsidRPr="0006516A" w:rsidDel="0006516A">
          <w:rPr>
            <w:rFonts w:cs="Times New Roman"/>
          </w:rPr>
          <w:delText>Herring here are managed from spawn surveys built to track fish, not the predators a deposit supports. Linking the two records supplies what those surveys omit: which birds track spawning, when, and at the same scale the spawn itself is assessed.</w:delText>
        </w:r>
      </w:del>
    </w:p>
    <w:p w14:paraId="2A2FA50A" w14:textId="4E42F9A9"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commentRangeStart w:id="13"/>
      <w:commentRangeStart w:id="14"/>
      <w:r w:rsidRPr="00FA3BFA">
        <w:rPr>
          <w:rFonts w:cs="Times New Roman"/>
        </w:rPr>
        <w:t xml:space="preserve">Resource pulses are brief concentrations of food separated by much longer periods when that food is scarce. </w:t>
      </w:r>
      <w:commentRangeEnd w:id="14"/>
      <w:r w:rsidR="000719E3" w:rsidRPr="00FA3BFA">
        <w:rPr>
          <w:rStyle w:val="CommentReference"/>
          <w:rFonts w:cs="Times New Roman"/>
          <w:sz w:val="22"/>
          <w:szCs w:val="24"/>
        </w:rPr>
        <w:commentReference w:id="14"/>
      </w:r>
      <w:commentRangeStart w:id="15"/>
      <w:r w:rsidRPr="00FA3BFA">
        <w:rPr>
          <w:rFonts w:cs="Times New Roman"/>
        </w:rPr>
        <w:t>They can change where animals feed and which habitats they use within hours, while effects on survival or reproduction appear later, if at all</w:t>
      </w:r>
      <w:commentRangeEnd w:id="15"/>
      <w:r w:rsidR="000719E3" w:rsidRPr="00FA3BFA">
        <w:rPr>
          <w:rStyle w:val="CommentReference"/>
          <w:rFonts w:cs="Times New Roman"/>
          <w:sz w:val="22"/>
          <w:szCs w:val="24"/>
        </w:rPr>
        <w:commentReference w:id="15"/>
      </w:r>
      <w:r w:rsidRPr="00FA3BFA">
        <w:rPr>
          <w:rFonts w:cs="Times New Roman"/>
        </w:rPr>
        <w:t>.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w:t>
      </w:r>
      <w:r w:rsidRPr="00FA3BFA">
        <w:rPr>
          <w:rFonts w:cs="Times New Roman"/>
        </w:rPr>
        <w:lastRenderedPageBreak/>
        <w:t xml:space="preserve">search over large areas and change sites quickly, but species differ in the distances they travel and in how they locate an event. </w:t>
      </w:r>
      <w:commentRangeEnd w:id="13"/>
      <w:r w:rsidR="000719E3" w:rsidRPr="00FA3BFA">
        <w:rPr>
          <w:rStyle w:val="CommentReference"/>
          <w:rFonts w:cs="Times New Roman"/>
          <w:sz w:val="22"/>
          <w:szCs w:val="24"/>
        </w:rPr>
        <w:commentReference w:id="13"/>
      </w:r>
    </w:p>
    <w:p w14:paraId="2BED92F4" w14:textId="45D00E26" w:rsidR="00C15184" w:rsidRPr="00FA3BFA" w:rsidRDefault="00EC6023">
      <w:pPr>
        <w:rPr>
          <w:rFonts w:cs="Times New Roman"/>
        </w:rPr>
      </w:pPr>
      <w:commentRangeStart w:id="16"/>
      <w:commentRangeStart w:id="17"/>
      <w:commentRangeEnd w:id="16"/>
      <w:r>
        <w:rPr>
          <w:rStyle w:val="CommentReference"/>
          <w:sz w:val="22"/>
          <w:szCs w:val="24"/>
        </w:rPr>
        <w:commentReference w:id="16"/>
      </w:r>
      <w:commentRangeEnd w:id="17"/>
      <w:r>
        <w:rPr>
          <w:rStyle w:val="CommentReference"/>
          <w:sz w:val="22"/>
          <w:szCs w:val="24"/>
        </w:rPr>
        <w:commentReference w:id="17"/>
      </w:r>
      <w:r>
        <w:t>Pacific herring (</w:t>
      </w:r>
      <w:r>
        <w:rPr>
          <w:i/>
        </w:rPr>
        <w:t>Clupea pallasii</w:t>
      </w:r>
      <w:r>
        <w:t xml:space="preserve">) spawning is one of the largest recurrent food pulses </w:t>
      </w:r>
      <w:del w:id="18" w:author="Jake Dingwall" w:date="2026-07-27T19:45:00Z" w16du:dateUtc="2026-07-28T02:45:00Z">
        <w:r w:rsidDel="000719E3">
          <w:delText>on this coast</w:delText>
        </w:r>
      </w:del>
      <w:ins w:id="19" w:author="Jake Dingwall" w:date="2026-07-27T19:45:00Z" w16du:dateUtc="2026-07-28T02:45:00Z">
        <w:r w:rsidR="000719E3">
          <w:t>in in the Strait of Georgia, Canada</w:t>
        </w:r>
      </w:ins>
      <w:r>
        <w:t>. Adults crowd into shallow water in late winter and early spring and attach adhesive eggs onto marine vegetation in the intertidal and shallow subtidal (Haegele and Schweigert 1985; Dingwall et al. 2026). Spawning at any one shoreline can pass quickly, and on the day of spawn the fish are vulnerable and very close to shore</w:t>
      </w:r>
      <w:ins w:id="20" w:author="Jake Dingwall" w:date="2026-07-27T19:46:00Z" w16du:dateUtc="2026-07-28T02:46:00Z">
        <w:r w:rsidR="000719E3">
          <w:t>.</w:t>
        </w:r>
      </w:ins>
      <w:del w:id="21" w:author="Jake Dingwall" w:date="2026-07-27T19:46:00Z" w16du:dateUtc="2026-07-28T02:46:00Z">
        <w:r w:rsidDel="000719E3">
          <w:delText>, with some left stranded as the tide recedes.</w:delText>
        </w:r>
      </w:del>
      <w:r>
        <w:t xml:space="preserve"> The eggs then remain on marine vegetation for </w:t>
      </w:r>
      <w:del w:id="22" w:author="Jake Dingwall" w:date="2026-07-27T19:46:00Z" w16du:dateUtc="2026-07-28T02:46:00Z">
        <w:r w:rsidDel="000719E3">
          <w:delText xml:space="preserve">around </w:delText>
        </w:r>
      </w:del>
      <w:ins w:id="23" w:author="Jake Dingwall" w:date="2026-07-27T19:46:00Z" w16du:dateUtc="2026-07-28T02:46:00Z">
        <w:r w:rsidR="000719E3">
          <w:t>approximately</w:t>
        </w:r>
        <w:r w:rsidR="000719E3">
          <w:t xml:space="preserve"> </w:t>
        </w:r>
      </w:ins>
      <w:r>
        <w:t>two weeks before hatching or washing away. The same general regions are used again from year to year, but the exact shoreline, extent and date shift among years (Hay and Kronlund 1987; Hay et al. 2009; Rooper et al. 2024). The pulse is therefore predictable at the scale of a coastal region and much less so at any particular beach. What is available also changes as an event proceeds. Adult fish create a short feeding opportunity when they enter the shallows. Attached eggs persist after the adults have left, and eggs on floating vegetation or exposed by a falling tide remain reachable by other routes.</w:t>
      </w:r>
    </w:p>
    <w:p w14:paraId="1E2F88C1" w14:textId="5A57BA41" w:rsidR="00C15184" w:rsidRPr="00FA3BFA" w:rsidRDefault="000719E3">
      <w:pPr>
        <w:rPr>
          <w:rFonts w:cs="Times New Roman"/>
          <w:strike/>
          <w:rPrChange w:id="24" w:author="Jake Dingwall" w:date="2026-07-26T12:24:00Z" w16du:dateUtc="2026-07-26T19:24:00Z">
            <w:rPr>
              <w:rFonts w:cs="Times New Roman"/>
            </w:rPr>
          </w:rPrChange>
        </w:rPr>
      </w:pPr>
      <w:ins w:id="25" w:author="Jake Dingwall" w:date="2026-07-27T19:48:00Z" w16du:dateUtc="2026-07-28T02:48:00Z">
        <w:r>
          <w:t xml:space="preserve">Access to this food varies by bird taxa. </w:t>
        </w:r>
      </w:ins>
      <w:commentRangeStart w:id="26"/>
      <w:commentRangeStart w:id="27"/>
      <w:del w:id="28" w:author="Jake Dingwall" w:date="2026-07-27T19:48:00Z" w16du:dateUtc="2026-07-28T02:48:00Z">
        <w:r w:rsidR="00000000" w:rsidDel="000719E3">
          <w:delText xml:space="preserve">Birds reach this food </w:delText>
        </w:r>
      </w:del>
      <w:del w:id="29" w:author="Jake Dingwall" w:date="2026-07-27T19:47:00Z" w16du:dateUtc="2026-07-28T02:47:00Z">
        <w:r w:rsidR="00000000" w:rsidDel="000719E3">
          <w:delText>in different ways</w:delText>
        </w:r>
      </w:del>
      <w:r w:rsidR="00000000">
        <w:t>. Surf Scoter (</w:t>
      </w:r>
      <w:r w:rsidR="00000000">
        <w:rPr>
          <w:i/>
        </w:rPr>
        <w:t>Melanitta perspicillata</w:t>
      </w:r>
      <w:r w:rsidR="00000000">
        <w:t>), White-winged Scoter (</w:t>
      </w:r>
      <w:r w:rsidR="00000000">
        <w:rPr>
          <w:i/>
        </w:rPr>
        <w:t>Melanitta deglandi</w:t>
      </w:r>
      <w:r w:rsidR="00000000">
        <w:t>) and Harlequin Duck (</w:t>
      </w:r>
      <w:r w:rsidR="00000000">
        <w:rPr>
          <w:i/>
        </w:rPr>
        <w:t>Histrionicus histrionicus</w:t>
      </w:r>
      <w:r w:rsidR="00000000">
        <w:t>) dive for attached eggs, whereas loons, mergansers, grebes and cormorants pursue fish and are therefore expected to concentrate on adults, although they may take eggs as well. Gulls are more flexible</w:t>
      </w:r>
      <w:del w:id="30" w:author="Jake Dingwall" w:date="2026-07-27T19:49:00Z" w16du:dateUtc="2026-07-28T02:49:00Z">
        <w:r w:rsidR="00000000" w:rsidDel="00A94C81">
          <w:delText xml:space="preserve"> again</w:delText>
        </w:r>
      </w:del>
      <w:r w:rsidR="00000000">
        <w:t>, taking eggs from floating vegetation and herring pushed to the surface or into very shallow water, as well as eggs and spent fish stranded along the shore. Bald Eagles (</w:t>
      </w:r>
      <w:r w:rsidR="00000000">
        <w:rPr>
          <w:i/>
        </w:rPr>
        <w:t>Haliaeetus leucocephalus</w:t>
      </w:r>
      <w:r w:rsidR="00000000">
        <w:t xml:space="preserve">) and corvids </w:t>
      </w:r>
      <w:del w:id="31" w:author="Jake Dingwall" w:date="2026-07-27T19:49:00Z" w16du:dateUtc="2026-07-28T02:49:00Z">
        <w:r w:rsidR="00000000" w:rsidDel="00A94C81">
          <w:delText xml:space="preserve">work the shoreline, shorebirds </w:delText>
        </w:r>
      </w:del>
      <w:r w:rsidR="00000000">
        <w:t xml:space="preserve">take eggs </w:t>
      </w:r>
      <w:ins w:id="32" w:author="Jake Dingwall" w:date="2026-07-27T19:49:00Z" w16du:dateUtc="2026-07-28T02:49:00Z">
        <w:r w:rsidR="00A94C81">
          <w:t xml:space="preserve">and adult fish </w:t>
        </w:r>
      </w:ins>
      <w:r w:rsidR="00000000">
        <w:t>exposed by a falling tide, and alcids pursue fish in open water and have little reason to gather at a shoreline deposit at all.</w:t>
      </w:r>
      <w:commentRangeEnd w:id="26"/>
      <w:r w:rsidR="00000000" w:rsidRPr="00FA3BFA">
        <w:rPr>
          <w:rStyle w:val="CommentReference"/>
          <w:rFonts w:cs="Times New Roman"/>
          <w:strike/>
          <w:sz w:val="22"/>
          <w:szCs w:val="24"/>
          <w:rPrChange w:id="33" w:author="Jake Dingwall" w:date="2026-07-26T12:24:00Z" w16du:dateUtc="2026-07-26T19:24:00Z">
            <w:rPr>
              <w:rStyle w:val="CommentReference"/>
              <w:rFonts w:cs="Times New Roman"/>
              <w:sz w:val="22"/>
              <w:szCs w:val="24"/>
            </w:rPr>
          </w:rPrChange>
        </w:rPr>
        <w:commentReference w:id="26"/>
      </w:r>
      <w:commentRangeEnd w:id="27"/>
      <w:r w:rsidR="00000000" w:rsidRPr="00FA3BFA">
        <w:rPr>
          <w:rStyle w:val="CommentReference"/>
          <w:rFonts w:cs="Times New Roman"/>
          <w:strike/>
          <w:sz w:val="22"/>
          <w:szCs w:val="24"/>
          <w:rPrChange w:id="34" w:author="Jake Dingwall" w:date="2026-07-26T12:24:00Z" w16du:dateUtc="2026-07-26T19:24:00Z">
            <w:rPr>
              <w:rStyle w:val="CommentReference"/>
              <w:rFonts w:cs="Times New Roman"/>
              <w:sz w:val="22"/>
              <w:szCs w:val="24"/>
            </w:rPr>
          </w:rPrChange>
        </w:rPr>
        <w:commentReference w:id="27"/>
      </w:r>
    </w:p>
    <w:p w14:paraId="209E1920" w14:textId="77777777" w:rsidR="00C15184" w:rsidRPr="00FA3BFA" w:rsidRDefault="00000000">
      <w:pPr>
        <w:rPr>
          <w:rFonts w:cs="Times New Roman"/>
          <w:strike/>
          <w:rPrChange w:id="35" w:author="Jake Dingwall" w:date="2026-07-26T12:24:00Z" w16du:dateUtc="2026-07-26T19:24:00Z">
            <w:rPr>
              <w:rFonts w:cs="Times New Roman"/>
            </w:rPr>
          </w:rPrChange>
        </w:rPr>
      </w:pPr>
      <w:commentRangeStart w:id="36"/>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Many other vertebrates use the same pulse (Willson and Womble 2006).</w:t>
      </w:r>
      <w:commentRangeEnd w:id="36"/>
      <w:r w:rsidR="00A94C81" w:rsidRPr="00FA3BFA">
        <w:rPr>
          <w:rStyle w:val="CommentReference"/>
          <w:rFonts w:cs="Times New Roman"/>
          <w:strike/>
          <w:sz w:val="22"/>
          <w:szCs w:val="24"/>
          <w:rPrChange w:id="37" w:author="Jake Dingwall" w:date="2026-07-26T12:24:00Z" w16du:dateUtc="2026-07-26T19:24:00Z">
            <w:rPr>
              <w:rStyle w:val="CommentReference"/>
              <w:rFonts w:cs="Times New Roman"/>
              <w:sz w:val="22"/>
              <w:szCs w:val="24"/>
            </w:rPr>
          </w:rPrChange>
        </w:rPr>
        <w:commentReference w:id="36"/>
      </w:r>
    </w:p>
    <w:p w14:paraId="6C369F43" w14:textId="47F63A61" w:rsidR="00762553" w:rsidRPr="00FA3BFA" w:rsidRDefault="00000000">
      <w:pPr>
        <w:rPr>
          <w:rFonts w:cs="Times New Roman"/>
          <w:strike/>
          <w:rPrChange w:id="38"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Two records overlap in the Strait of Georgia more than anywhere else on this coast, which is why the study is set there. 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pPr>
        <w:rPr>
          <w:rFonts w:cs="Times New Roman"/>
        </w:rPr>
      </w:pPr>
      <w:commentRangeStart w:id="39"/>
      <w:commentRangeStart w:id="40"/>
      <w:r w:rsidRPr="00FA3BFA">
        <w:rPr>
          <w:rFonts w:cs="Times New Roman"/>
        </w:rPr>
        <w:lastRenderedPageBreak/>
        <w:t>This study links the two records for 49 coastal bird species. It asks whether the difference between checklists within 5 km of a recorded spawning event and those 5 to 20 km away widened after the event date, 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checklists.</w:t>
      </w:r>
      <w:commentRangeEnd w:id="39"/>
      <w:r w:rsidRPr="00FA3BFA">
        <w:rPr>
          <w:rStyle w:val="CommentReference"/>
          <w:rFonts w:cs="Times New Roman"/>
          <w:sz w:val="22"/>
          <w:szCs w:val="24"/>
        </w:rPr>
        <w:commentReference w:id="39"/>
      </w:r>
      <w:commentRangeEnd w:id="40"/>
      <w:r w:rsidRPr="00FA3BFA">
        <w:rPr>
          <w:rStyle w:val="CommentReference"/>
          <w:rFonts w:cs="Times New Roman"/>
          <w:sz w:val="22"/>
          <w:szCs w:val="24"/>
        </w:rPr>
        <w:commentReference w:id="40"/>
      </w:r>
    </w:p>
    <w:p w14:paraId="4BCDFE31" w14:textId="77777777" w:rsidR="00BF0BAC" w:rsidRPr="00FA3BFA" w:rsidRDefault="00000000">
      <w:pPr>
        <w:rPr>
          <w:rFonts w:cs="Times New Roman"/>
        </w:rPr>
      </w:pPr>
      <w:commentRangeStart w:id="41"/>
      <w:commentRangeStart w:id="42"/>
      <w:commentRangeEnd w:id="41"/>
      <w:r w:rsidRPr="00FA3BFA">
        <w:rPr>
          <w:rStyle w:val="CommentReference"/>
          <w:rFonts w:cs="Times New Roman"/>
          <w:sz w:val="22"/>
          <w:szCs w:val="24"/>
        </w:rPr>
        <w:commentReference w:id="41"/>
      </w:r>
      <w:commentRangeEnd w:id="42"/>
      <w:r w:rsidRPr="00FA3BFA">
        <w:rPr>
          <w:rStyle w:val="CommentReference"/>
          <w:rFonts w:cs="Times New Roman"/>
          <w:sz w:val="22"/>
          <w:szCs w:val="24"/>
        </w:rPr>
        <w:commentReference w:id="42"/>
      </w:r>
      <w:r w:rsidRPr="00FA3BFA">
        <w:rPr>
          <w:rFonts w:cs="Times New Roman"/>
        </w:rPr>
        <w:t>Species with established or plausible herring links were expected to be reported more often, counted in larger numbers, or both once spawning began, and the feeding groups were expected to differ in when they responded. Gulls and shoreline scavengers should respond near the event date. Diving ducks that feed on attached roe should respond once eggs are available. Alcids feed away from the shoreline deposit and were expected to show little response at all. Testing all 49 species places the well-studied birds inside a broader coastal community and identifies which species, and which time windows, would repay focused fieldwork. Herring on this coast are managed from spawn surveys that were never designed to describe the predators a deposit supports. A regional account of which species track spawning, and when, would give fisheries management and coastal bird conservation a shared description of what a spawning event is worth.</w:t>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Fieldwork and observation both concentrate in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4DFFE9DB" w14:textId="5CB92EE4" w:rsidR="00C15184" w:rsidRPr="00FA3BFA" w:rsidRDefault="00000000">
      <w:pPr>
        <w:rPr>
          <w:rFonts w:cs="Times New Roman"/>
        </w:rPr>
      </w:pPr>
      <w:r w:rsidRPr="00FA3BFA">
        <w:rPr>
          <w:rFonts w:cs="Times New Roman"/>
        </w:rPr>
        <w:t>eBird is a global citizen-science platform.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commentRangeStart w:id="43"/>
      <w:commentRangeStart w:id="44"/>
      <w:r w:rsidRPr="00FA3BFA">
        <w:rPr>
          <w:rFonts w:cs="Times New Roman"/>
        </w:rPr>
        <w:t>Records came from the eBird Basic Dataset released in May 2026 and covered 2005 to 2025 (eBird 2026). Eligible checklists used stationary or travelling protocols, lasted 5 to 300 minutes, covered no more than 5 km, and had one to ten observers. Only complete checklists were retained, because marking a checklist complete means the observer reported every species they detected and identified, so a species that does not appear on one can be treated as a genuine non-detection rather than as missing information.</w:t>
      </w:r>
      <w:commentRangeEnd w:id="43"/>
      <w:r w:rsidRPr="00FA3BFA">
        <w:rPr>
          <w:rStyle w:val="CommentReference"/>
          <w:rFonts w:cs="Times New Roman"/>
          <w:sz w:val="22"/>
          <w:szCs w:val="24"/>
        </w:rPr>
        <w:commentReference w:id="43"/>
      </w:r>
      <w:commentRangeEnd w:id="44"/>
      <w:r w:rsidRPr="00FA3BFA">
        <w:rPr>
          <w:rStyle w:val="CommentReference"/>
          <w:rFonts w:cs="Times New Roman"/>
          <w:sz w:val="22"/>
          <w:szCs w:val="24"/>
        </w:rPr>
        <w:commentReference w:id="44"/>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09BF97DB" w:rsidR="00C15184" w:rsidRPr="00FA3BFA" w:rsidRDefault="00000000">
      <w:pPr>
        <w:rPr>
          <w:rFonts w:cs="Times New Roman"/>
        </w:rPr>
      </w:pPr>
      <w:commentRangeStart w:id="45"/>
      <w:commentRangeStart w:id="46"/>
      <w:r w:rsidRPr="00FA3BFA">
        <w:rPr>
          <w:rFonts w:cs="Times New Roman"/>
        </w:rPr>
        <w:t xml:space="preserve">Herring records came from the Pacific Herring Spawn Index, compiled by Fisheries and Oceans Canada (Fisheries and Oceans Canada 2026; Grinnell et al. 2023). Surveyors work the coast through the spawning season and record where spawn has been deposited, using surface surveys that measure the length of shoreline spawned and the extent of eggs on vegetation, and dive surveys that additionally record egg </w:t>
      </w:r>
      <w:r w:rsidRPr="00FA3BFA">
        <w:rPr>
          <w:rFonts w:cs="Times New Roman"/>
        </w:rPr>
        <w:lastRenderedPageBreak/>
        <w:t>layering and depth. Each record therefore carries a location together with the dates over which spawn was observed at that place. The resulting index is relative rather than absolute, because it describes what surveyors found, and coastline that was not surveyed yields no record rather than a zero. Only the presence, location and timing of a recorded event entered the models</w:t>
      </w:r>
      <w:ins w:id="47" w:author="Jake Dingwall" w:date="2026-07-27T16:37:00Z" w16du:dateUtc="2026-07-27T23:37:00Z">
        <w:r w:rsidR="0006516A">
          <w:rPr>
            <w:rFonts w:cs="Times New Roman"/>
          </w:rPr>
          <w:t xml:space="preserve"> – estimated spawner biomass was not included.</w:t>
        </w:r>
      </w:ins>
      <w:del w:id="48" w:author="Jake Dingwall" w:date="2026-07-27T16:37:00Z" w16du:dateUtc="2026-07-27T23:37:00Z">
        <w:r w:rsidRPr="00FA3BFA" w:rsidDel="0006516A">
          <w:rPr>
            <w:rFonts w:cs="Times New Roman"/>
          </w:rPr>
          <w:delText>.</w:delText>
        </w:r>
      </w:del>
      <w:commentRangeEnd w:id="45"/>
      <w:r w:rsidRPr="00FA3BFA">
        <w:rPr>
          <w:rStyle w:val="CommentReference"/>
          <w:rFonts w:cs="Times New Roman"/>
          <w:sz w:val="22"/>
          <w:szCs w:val="24"/>
        </w:rPr>
        <w:commentReference w:id="45"/>
      </w:r>
      <w:commentRangeEnd w:id="46"/>
      <w:r w:rsidRPr="00FA3BFA">
        <w:rPr>
          <w:rStyle w:val="CommentReference"/>
          <w:rFonts w:cs="Times New Roman"/>
          <w:sz w:val="22"/>
          <w:szCs w:val="24"/>
        </w:rPr>
        <w:commentReference w:id="46"/>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7AB0BEB8" w:rsidR="00C15184" w:rsidRPr="00FA3BFA" w:rsidDel="00FA3BFA" w:rsidRDefault="00000000">
      <w:pPr>
        <w:rPr>
          <w:rFonts w:cs="Times New Roman"/>
        </w:rPr>
      </w:pPr>
      <w:commentRangeStart w:id="49"/>
      <w:commentRangeStart w:id="50"/>
      <w:r w:rsidRPr="00FA3BFA">
        <w:rPr>
          <w:rFonts w:cs="Times New Roman"/>
        </w:rPr>
        <w:t>Linking the two</w:t>
      </w:r>
      <w:ins w:id="51" w:author="Jake Dingwall" w:date="2026-07-27T16:50:00Z" w16du:dateUtc="2026-07-27T23:50:00Z">
        <w:r w:rsidR="002C176F">
          <w:rPr>
            <w:rFonts w:cs="Times New Roman"/>
          </w:rPr>
          <w:t xml:space="preserve"> data</w:t>
        </w:r>
      </w:ins>
      <w:r w:rsidRPr="00FA3BFA">
        <w:rPr>
          <w:rFonts w:cs="Times New Roman"/>
        </w:rPr>
        <w:t xml:space="preserve"> sources produced 217,200 complete eBird checklists and 1,120 recorded spawning events, which fell into 58 event blocks, 29,248 observer clusters and 22,980 generalized location clusters. 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commentRangeEnd w:id="49"/>
      <w:r w:rsidRPr="00FA3BFA">
        <w:rPr>
          <w:rStyle w:val="CommentReference"/>
          <w:rFonts w:cs="Times New Roman"/>
          <w:sz w:val="22"/>
          <w:szCs w:val="24"/>
        </w:rPr>
        <w:commentReference w:id="49"/>
      </w:r>
      <w:commentRangeEnd w:id="50"/>
      <w:r w:rsidRPr="00FA3BFA">
        <w:rPr>
          <w:rStyle w:val="CommentReference"/>
          <w:rFonts w:cs="Times New Roman"/>
          <w:sz w:val="22"/>
          <w:szCs w:val="24"/>
        </w:rPr>
        <w:commentReference w:id="50"/>
      </w:r>
    </w:p>
    <w:p w14:paraId="3FD60E40" w14:textId="77777777" w:rsidR="00C15184" w:rsidRPr="00FA3BFA" w:rsidRDefault="00000000">
      <w:pPr>
        <w:rPr>
          <w:rFonts w:cs="Times New Roman"/>
        </w:rPr>
      </w:pPr>
      <w:commentRangeStart w:id="52"/>
      <w:commentRangeStart w:id="53"/>
      <w:r w:rsidRPr="00FA3BFA">
        <w:rPr>
          <w:rFonts w:cs="Times New Roman"/>
        </w:rPr>
        <w:t>Day 0 was the midpoint between the first and last dates on which spawn was recorded at a location, rounded down to a whole day, or that single date where only one was available. It is an event-date anchor and not an observed biological onset, and it is dated more precisely for some events than for others: among the 1,144 events in the wider linked frame, 466 had spawn recorded on a single day and the median span between first and last date was one day. Six periods were defined around that anchor, and Table 1 gives their limits, their durations and the food expected to be available in each.</w:t>
      </w:r>
      <w:commentRangeEnd w:id="52"/>
      <w:r w:rsidRPr="00FA3BFA">
        <w:rPr>
          <w:rStyle w:val="CommentReference"/>
          <w:rFonts w:cs="Times New Roman"/>
          <w:sz w:val="22"/>
          <w:szCs w:val="24"/>
        </w:rPr>
        <w:commentReference w:id="52"/>
      </w:r>
      <w:commentRangeEnd w:id="53"/>
      <w:r w:rsidRPr="00FA3BFA">
        <w:rPr>
          <w:rStyle w:val="CommentReference"/>
          <w:rFonts w:cs="Times New Roman"/>
          <w:sz w:val="22"/>
          <w:szCs w:val="24"/>
        </w:rPr>
        <w:commentReference w:id="53"/>
      </w:r>
    </w:p>
    <w:tbl>
      <w:tblPr>
        <w:tblStyle w:val="TableGrid"/>
        <w:tblW w:w="0" w:type="auto"/>
        <w:tblLook w:val="04A0" w:firstRow="1" w:lastRow="0" w:firstColumn="1" w:lastColumn="0" w:noHBand="0" w:noVBand="1"/>
      </w:tblPr>
      <w:tblGrid>
        <w:gridCol w:w="2338"/>
        <w:gridCol w:w="2337"/>
        <w:gridCol w:w="2337"/>
        <w:gridCol w:w="2338"/>
      </w:tblGrid>
      <w:tr w:rsidR="000E15C6" w14:paraId="6DF39B36" w14:textId="77777777">
        <w:tc>
          <w:tcPr>
            <w:tcW w:w="2340" w:type="dxa"/>
          </w:tcPr>
          <w:p w14:paraId="6FBC0146" w14:textId="77777777" w:rsidR="000E15C6" w:rsidRDefault="00000000">
            <w:r>
              <w:rPr>
                <w:b/>
                <w:sz w:val="18"/>
              </w:rPr>
              <w:t>Period</w:t>
            </w:r>
          </w:p>
        </w:tc>
        <w:tc>
          <w:tcPr>
            <w:tcW w:w="2340" w:type="dxa"/>
          </w:tcPr>
          <w:p w14:paraId="1A89C0EF" w14:textId="77777777" w:rsidR="000E15C6" w:rsidRDefault="00000000">
            <w:r>
              <w:rPr>
                <w:b/>
                <w:sz w:val="18"/>
              </w:rPr>
              <w:t>Days from anchor</w:t>
            </w:r>
          </w:p>
        </w:tc>
        <w:tc>
          <w:tcPr>
            <w:tcW w:w="2340" w:type="dxa"/>
          </w:tcPr>
          <w:p w14:paraId="31BB56E2" w14:textId="77777777" w:rsidR="000E15C6" w:rsidRDefault="00000000">
            <w:r>
              <w:rPr>
                <w:b/>
                <w:sz w:val="18"/>
              </w:rPr>
              <w:t>Days</w:t>
            </w:r>
          </w:p>
        </w:tc>
        <w:tc>
          <w:tcPr>
            <w:tcW w:w="2340" w:type="dxa"/>
          </w:tcPr>
          <w:p w14:paraId="7B00EF92" w14:textId="77777777" w:rsidR="000E15C6" w:rsidRDefault="00000000">
            <w:r>
              <w:rPr>
                <w:b/>
                <w:sz w:val="18"/>
              </w:rPr>
              <w:t>Expected food</w:t>
            </w:r>
          </w:p>
        </w:tc>
      </w:tr>
      <w:tr w:rsidR="000E15C6" w14:paraId="74FD374C" w14:textId="77777777">
        <w:tc>
          <w:tcPr>
            <w:tcW w:w="2340" w:type="dxa"/>
          </w:tcPr>
          <w:p w14:paraId="35966B77" w14:textId="77777777" w:rsidR="000E15C6" w:rsidRDefault="00000000">
            <w:r>
              <w:rPr>
                <w:sz w:val="18"/>
              </w:rPr>
              <w:t>Baseline</w:t>
            </w:r>
          </w:p>
        </w:tc>
        <w:tc>
          <w:tcPr>
            <w:tcW w:w="2340" w:type="dxa"/>
          </w:tcPr>
          <w:p w14:paraId="66A59004" w14:textId="77777777" w:rsidR="000E15C6" w:rsidRDefault="00000000">
            <w:r>
              <w:rPr>
                <w:sz w:val="18"/>
              </w:rPr>
              <w:t>−28 to −15</w:t>
            </w:r>
          </w:p>
        </w:tc>
        <w:tc>
          <w:tcPr>
            <w:tcW w:w="2340" w:type="dxa"/>
          </w:tcPr>
          <w:p w14:paraId="7892D6D8" w14:textId="77777777" w:rsidR="000E15C6" w:rsidRDefault="00000000">
            <w:r>
              <w:rPr>
                <w:sz w:val="18"/>
              </w:rPr>
              <w:t>14</w:t>
            </w:r>
          </w:p>
        </w:tc>
        <w:tc>
          <w:tcPr>
            <w:tcW w:w="2340" w:type="dxa"/>
          </w:tcPr>
          <w:p w14:paraId="3449242A" w14:textId="77777777" w:rsidR="000E15C6" w:rsidRDefault="00000000">
            <w:r>
              <w:rPr>
                <w:sz w:val="18"/>
              </w:rPr>
              <w:t>No spawn recorded</w:t>
            </w:r>
          </w:p>
        </w:tc>
      </w:tr>
      <w:tr w:rsidR="000E15C6" w14:paraId="06B887CE" w14:textId="77777777">
        <w:tc>
          <w:tcPr>
            <w:tcW w:w="2340" w:type="dxa"/>
          </w:tcPr>
          <w:p w14:paraId="313F48DC" w14:textId="77777777" w:rsidR="000E15C6" w:rsidRDefault="00000000">
            <w:r>
              <w:rPr>
                <w:sz w:val="18"/>
              </w:rPr>
              <w:t>Early pre-spawn</w:t>
            </w:r>
          </w:p>
        </w:tc>
        <w:tc>
          <w:tcPr>
            <w:tcW w:w="2340" w:type="dxa"/>
          </w:tcPr>
          <w:p w14:paraId="63DAE946" w14:textId="77777777" w:rsidR="000E15C6" w:rsidRDefault="00000000">
            <w:r>
              <w:rPr>
                <w:sz w:val="18"/>
              </w:rPr>
              <w:t>−14 to −8</w:t>
            </w:r>
          </w:p>
        </w:tc>
        <w:tc>
          <w:tcPr>
            <w:tcW w:w="2340" w:type="dxa"/>
          </w:tcPr>
          <w:p w14:paraId="60341BF6" w14:textId="77777777" w:rsidR="000E15C6" w:rsidRDefault="00000000">
            <w:r>
              <w:rPr>
                <w:sz w:val="18"/>
              </w:rPr>
              <w:t>7</w:t>
            </w:r>
          </w:p>
        </w:tc>
        <w:tc>
          <w:tcPr>
            <w:tcW w:w="2340" w:type="dxa"/>
          </w:tcPr>
          <w:p w14:paraId="4A219E08" w14:textId="77777777" w:rsidR="000E15C6" w:rsidRDefault="00000000">
            <w:r>
              <w:rPr>
                <w:sz w:val="18"/>
              </w:rPr>
              <w:t>No spawn recorded</w:t>
            </w:r>
          </w:p>
        </w:tc>
      </w:tr>
      <w:tr w:rsidR="000E15C6" w14:paraId="5C00B852" w14:textId="77777777">
        <w:tc>
          <w:tcPr>
            <w:tcW w:w="2340" w:type="dxa"/>
          </w:tcPr>
          <w:p w14:paraId="703E96B7" w14:textId="77777777" w:rsidR="000E15C6" w:rsidRDefault="00000000">
            <w:r>
              <w:rPr>
                <w:sz w:val="18"/>
              </w:rPr>
              <w:t>Immediate pre-spawn</w:t>
            </w:r>
          </w:p>
        </w:tc>
        <w:tc>
          <w:tcPr>
            <w:tcW w:w="2340" w:type="dxa"/>
          </w:tcPr>
          <w:p w14:paraId="2C28E31E" w14:textId="77777777" w:rsidR="000E15C6" w:rsidRDefault="00000000">
            <w:r>
              <w:rPr>
                <w:sz w:val="18"/>
              </w:rPr>
              <w:t>−7 to −1</w:t>
            </w:r>
          </w:p>
        </w:tc>
        <w:tc>
          <w:tcPr>
            <w:tcW w:w="2340" w:type="dxa"/>
          </w:tcPr>
          <w:p w14:paraId="379DBA75" w14:textId="77777777" w:rsidR="000E15C6" w:rsidRDefault="00000000">
            <w:r>
              <w:rPr>
                <w:sz w:val="18"/>
              </w:rPr>
              <w:t>7</w:t>
            </w:r>
          </w:p>
        </w:tc>
        <w:tc>
          <w:tcPr>
            <w:tcW w:w="2340" w:type="dxa"/>
          </w:tcPr>
          <w:p w14:paraId="3906FC10" w14:textId="36F32E65" w:rsidR="000E15C6" w:rsidRDefault="00000000">
            <w:del w:id="54" w:author="Jake Dingwall" w:date="2026-07-27T18:51:00Z" w16du:dateUtc="2026-07-28T01:51:00Z">
              <w:r w:rsidDel="00D61221">
                <w:rPr>
                  <w:sz w:val="18"/>
                </w:rPr>
                <w:delText>No spawn recorded</w:delText>
              </w:r>
            </w:del>
            <w:ins w:id="55" w:author="Jake Dingwall" w:date="2026-07-27T18:51:00Z" w16du:dateUtc="2026-07-28T01:51:00Z">
              <w:r w:rsidR="00D61221">
                <w:rPr>
                  <w:sz w:val="18"/>
                </w:rPr>
                <w:t>Adults aggregating nearshore.</w:t>
              </w:r>
            </w:ins>
          </w:p>
        </w:tc>
      </w:tr>
      <w:tr w:rsidR="000E15C6" w14:paraId="7B19B4BF" w14:textId="77777777">
        <w:tc>
          <w:tcPr>
            <w:tcW w:w="2340" w:type="dxa"/>
          </w:tcPr>
          <w:p w14:paraId="22ABF8B5" w14:textId="77777777" w:rsidR="000E15C6" w:rsidRDefault="00000000">
            <w:r>
              <w:rPr>
                <w:sz w:val="18"/>
              </w:rPr>
              <w:t>Spawn</w:t>
            </w:r>
          </w:p>
        </w:tc>
        <w:tc>
          <w:tcPr>
            <w:tcW w:w="2340" w:type="dxa"/>
          </w:tcPr>
          <w:p w14:paraId="3A710634" w14:textId="77777777" w:rsidR="000E15C6" w:rsidRDefault="00000000">
            <w:r>
              <w:rPr>
                <w:sz w:val="18"/>
              </w:rPr>
              <w:t>0 to 3</w:t>
            </w:r>
          </w:p>
        </w:tc>
        <w:tc>
          <w:tcPr>
            <w:tcW w:w="2340" w:type="dxa"/>
          </w:tcPr>
          <w:p w14:paraId="1D07D98D" w14:textId="77777777" w:rsidR="000E15C6" w:rsidRDefault="00000000">
            <w:r>
              <w:rPr>
                <w:sz w:val="18"/>
              </w:rPr>
              <w:t>4</w:t>
            </w:r>
          </w:p>
        </w:tc>
        <w:tc>
          <w:tcPr>
            <w:tcW w:w="2340" w:type="dxa"/>
          </w:tcPr>
          <w:p w14:paraId="5131B5D6" w14:textId="77777777" w:rsidR="000E15C6" w:rsidRDefault="00000000">
            <w:r>
              <w:rPr>
                <w:sz w:val="18"/>
              </w:rPr>
              <w:t>Adults in the shallows; eggs being laid</w:t>
            </w:r>
          </w:p>
        </w:tc>
      </w:tr>
      <w:tr w:rsidR="000E15C6" w14:paraId="27FAF407" w14:textId="77777777">
        <w:tc>
          <w:tcPr>
            <w:tcW w:w="2340" w:type="dxa"/>
          </w:tcPr>
          <w:p w14:paraId="2437F3B5" w14:textId="77777777" w:rsidR="000E15C6" w:rsidRDefault="00000000">
            <w:r>
              <w:rPr>
                <w:sz w:val="18"/>
              </w:rPr>
              <w:t>Early egg</w:t>
            </w:r>
          </w:p>
        </w:tc>
        <w:tc>
          <w:tcPr>
            <w:tcW w:w="2340" w:type="dxa"/>
          </w:tcPr>
          <w:p w14:paraId="118D2506" w14:textId="77777777" w:rsidR="000E15C6" w:rsidRDefault="00000000">
            <w:r>
              <w:rPr>
                <w:sz w:val="18"/>
              </w:rPr>
              <w:t>4 to 14</w:t>
            </w:r>
          </w:p>
        </w:tc>
        <w:tc>
          <w:tcPr>
            <w:tcW w:w="2340" w:type="dxa"/>
          </w:tcPr>
          <w:p w14:paraId="6ED2087B" w14:textId="77777777" w:rsidR="000E15C6" w:rsidRDefault="00000000">
            <w:r>
              <w:rPr>
                <w:sz w:val="18"/>
              </w:rPr>
              <w:t>11</w:t>
            </w:r>
          </w:p>
        </w:tc>
        <w:tc>
          <w:tcPr>
            <w:tcW w:w="2340" w:type="dxa"/>
          </w:tcPr>
          <w:p w14:paraId="0A9C4475" w14:textId="77777777" w:rsidR="000E15C6" w:rsidRDefault="00000000">
            <w:r>
              <w:rPr>
                <w:sz w:val="18"/>
              </w:rPr>
              <w:t>Eggs on vegetation and along the shore</w:t>
            </w:r>
          </w:p>
        </w:tc>
      </w:tr>
      <w:tr w:rsidR="000E15C6" w14:paraId="46149166" w14:textId="77777777">
        <w:tc>
          <w:tcPr>
            <w:tcW w:w="2340" w:type="dxa"/>
          </w:tcPr>
          <w:p w14:paraId="61707ADF" w14:textId="77777777" w:rsidR="000E15C6" w:rsidRDefault="00000000">
            <w:r>
              <w:rPr>
                <w:sz w:val="18"/>
              </w:rPr>
              <w:t>Late egg</w:t>
            </w:r>
          </w:p>
        </w:tc>
        <w:tc>
          <w:tcPr>
            <w:tcW w:w="2340" w:type="dxa"/>
          </w:tcPr>
          <w:p w14:paraId="33269E0C" w14:textId="77777777" w:rsidR="000E15C6" w:rsidRDefault="00000000">
            <w:r>
              <w:rPr>
                <w:sz w:val="18"/>
              </w:rPr>
              <w:t>15 to 28</w:t>
            </w:r>
          </w:p>
        </w:tc>
        <w:tc>
          <w:tcPr>
            <w:tcW w:w="2340" w:type="dxa"/>
          </w:tcPr>
          <w:p w14:paraId="6B89EE73" w14:textId="77777777" w:rsidR="000E15C6" w:rsidRDefault="00000000">
            <w:r>
              <w:rPr>
                <w:sz w:val="18"/>
              </w:rPr>
              <w:t>14</w:t>
            </w:r>
          </w:p>
        </w:tc>
        <w:tc>
          <w:tcPr>
            <w:tcW w:w="2340" w:type="dxa"/>
          </w:tcPr>
          <w:p w14:paraId="258DA58B" w14:textId="77777777" w:rsidR="000E15C6" w:rsidRDefault="00000000">
            <w:r>
              <w:rPr>
                <w:sz w:val="18"/>
              </w:rPr>
              <w:t>Eggs largely hatched or washed away</w:t>
            </w:r>
          </w:p>
        </w:tc>
      </w:tr>
    </w:tbl>
    <w:p w14:paraId="1E1ACFF9" w14:textId="77777777" w:rsidR="000E15C6" w:rsidRDefault="00000000">
      <w:r>
        <w:rPr>
          <w:sz w:val="18"/>
        </w:rPr>
        <w:t>Table 1. Periods defined relative to the recorded event date. The pre-spawn summary weights the two pre-spawn periods equally. The active summary weights the spawn and early egg periods by their durations, 4/15 and 11/15.</w:t>
      </w:r>
    </w:p>
    <w:p w14:paraId="11ED8DFC" w14:textId="52A2731D" w:rsidR="00C15184" w:rsidRPr="00FA3BFA" w:rsidRDefault="00000000">
      <w:pPr>
        <w:rPr>
          <w:rFonts w:cs="Times New Roman"/>
        </w:rPr>
      </w:pPr>
      <w:r w:rsidRPr="00FA3BFA">
        <w:rPr>
          <w:rFonts w:cs="Times New Roman"/>
        </w:rPr>
        <w:t xml:space="preserve">A checklist was </w:t>
      </w:r>
      <w:del w:id="56" w:author="Jake Dingwall" w:date="2026-07-27T18:51:00Z" w16du:dateUtc="2026-07-28T01:51:00Z">
        <w:r w:rsidRPr="00FA3BFA" w:rsidDel="00D61221">
          <w:rPr>
            <w:rFonts w:cs="Times New Roman"/>
          </w:rPr>
          <w:delText xml:space="preserve">near </w:delText>
        </w:r>
      </w:del>
      <w:ins w:id="57" w:author="Jake Dingwall" w:date="2026-07-27T18:51:00Z" w16du:dateUtc="2026-07-28T01:51:00Z">
        <w:r w:rsidR="00D61221">
          <w:rPr>
            <w:rFonts w:cs="Times New Roman"/>
          </w:rPr>
          <w:t>defined as “near”</w:t>
        </w:r>
        <w:r w:rsidR="00D61221" w:rsidRPr="00FA3BFA">
          <w:rPr>
            <w:rFonts w:cs="Times New Roman"/>
          </w:rPr>
          <w:t xml:space="preserve"> </w:t>
        </w:r>
      </w:ins>
      <w:r w:rsidRPr="00FA3BFA">
        <w:rPr>
          <w:rFonts w:cs="Times New Roman"/>
        </w:rPr>
        <w:t xml:space="preserve">when it lay within 5 km of a recorded event and in the reference zone at 5 to 20 km. </w:t>
      </w:r>
      <w:commentRangeStart w:id="58"/>
      <w:r w:rsidRPr="00FA3BFA">
        <w:rPr>
          <w:rFonts w:cs="Times New Roman"/>
        </w:rPr>
        <w:t xml:space="preserve">These bounds were set by judgement before fitting. </w:t>
      </w:r>
      <w:commentRangeEnd w:id="58"/>
      <w:r w:rsidR="00D61221" w:rsidRPr="00FA3BFA">
        <w:rPr>
          <w:rStyle w:val="CommentReference"/>
          <w:rFonts w:cs="Times New Roman"/>
          <w:sz w:val="22"/>
          <w:szCs w:val="24"/>
        </w:rPr>
        <w:commentReference w:id="58"/>
      </w:r>
      <w:r w:rsidRPr="00FA3BFA">
        <w:rPr>
          <w:rFonts w:cs="Times New Roman"/>
        </w:rPr>
        <w:t>The reference zone is not assumed to be spawn-free.</w:t>
      </w:r>
      <w:ins w:id="59" w:author="Jake Dingwall" w:date="2026-07-27T18:51:00Z" w16du:dateUtc="2026-07-28T01:51:00Z">
        <w:r w:rsidR="00D61221">
          <w:rPr>
            <w:rFonts w:cs="Times New Roman"/>
          </w:rPr>
          <w:t xml:space="preserve"> </w:t>
        </w:r>
      </w:ins>
      <w:ins w:id="60" w:author="Jake Dingwall" w:date="2026-07-27T18:53:00Z" w16du:dateUtc="2026-07-28T01:53:00Z">
        <w:r w:rsidR="00D61221">
          <w:rPr>
            <w:rFonts w:cs="Times New Roman"/>
          </w:rPr>
          <w:t>The</w:t>
        </w:r>
      </w:ins>
      <w:ins w:id="61" w:author="Jake Dingwall" w:date="2026-07-27T18:52:00Z" w16du:dateUtc="2026-07-28T01:52:00Z">
        <w:r w:rsidR="00D61221">
          <w:rPr>
            <w:rFonts w:cs="Times New Roman"/>
          </w:rPr>
          <w:t xml:space="preserve"> distance between a checklist and spawn</w:t>
        </w:r>
      </w:ins>
      <w:ins w:id="62" w:author="Jake Dingwall" w:date="2026-07-27T18:53:00Z" w16du:dateUtc="2026-07-28T01:53:00Z">
        <w:r w:rsidR="00D61221">
          <w:rPr>
            <w:rFonts w:cs="Times New Roman"/>
          </w:rPr>
          <w:t xml:space="preserve">, however, </w:t>
        </w:r>
      </w:ins>
      <w:ins w:id="63" w:author="Jake Dingwall" w:date="2026-07-27T18:52:00Z" w16du:dateUtc="2026-07-28T01:52:00Z">
        <w:r w:rsidR="00D61221">
          <w:rPr>
            <w:rFonts w:cs="Times New Roman"/>
          </w:rPr>
          <w:t xml:space="preserve">can be fuzzy. </w:t>
        </w:r>
      </w:ins>
      <w:ins w:id="64" w:author="Jake Dingwall" w:date="2026-07-27T18:53:00Z" w16du:dateUtc="2026-07-28T01:53:00Z">
        <w:r w:rsidR="00D61221">
          <w:rPr>
            <w:rFonts w:cs="Times New Roman"/>
          </w:rPr>
          <w:t>Checklists are often assigned a location at a “hotspot” but can in reality traverse several km over the checklist duration. Herrin</w:t>
        </w:r>
      </w:ins>
      <w:ins w:id="65" w:author="Jake Dingwall" w:date="2026-07-27T18:54:00Z" w16du:dateUtc="2026-07-28T01:54:00Z">
        <w:r w:rsidR="00D61221">
          <w:rPr>
            <w:rFonts w:cs="Times New Roman"/>
          </w:rPr>
          <w:t xml:space="preserve">g spawning locations are also not precise, as their locations are assigned to nearest pre-defined locations typically on the size range of a bay or point. Moreover herring spawns can range in length, </w:t>
        </w:r>
      </w:ins>
      <w:ins w:id="66" w:author="Jake Dingwall" w:date="2026-07-27T18:55:00Z" w16du:dateUtc="2026-07-28T01:55:00Z">
        <w:r w:rsidR="00D61221">
          <w:rPr>
            <w:rFonts w:cs="Times New Roman"/>
          </w:rPr>
          <w:t xml:space="preserve">further confounding distance linking. </w:t>
        </w:r>
      </w:ins>
      <w:ins w:id="67" w:author="Jake Dingwall" w:date="2026-07-27T18:57:00Z" w16du:dateUtc="2026-07-28T01:57:00Z">
        <w:r w:rsidR="00D61221" w:rsidRPr="00FA3BFA">
          <w:rPr>
            <w:rStyle w:val="CommentReference"/>
            <w:rFonts w:cs="Times New Roman"/>
            <w:sz w:val="22"/>
            <w:szCs w:val="24"/>
          </w:rPr>
          <w:t xml:space="preserve">Distances ran from the checklist point location to the event point, including for travelling checklists. About 12% of near-zone checklists travelled more than 2.5 km and about 3% more than 4 km. A route that crossed a zone boundary was still represented by one point, which </w:t>
        </w:r>
        <w:r w:rsidR="00D61221" w:rsidRPr="00FA3BFA">
          <w:rPr>
            <w:rStyle w:val="CommentReference"/>
            <w:rFonts w:cs="Times New Roman"/>
            <w:sz w:val="22"/>
            <w:szCs w:val="24"/>
          </w:rPr>
          <w:lastRenderedPageBreak/>
          <w:t>blurs the zones. Because that blur does not depend on event timing, it is expected to weaken a localized response more often than create one</w:t>
        </w:r>
      </w:ins>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359892B5" w:rsidR="00C15184" w:rsidRPr="00FA3BFA" w:rsidDel="00D61221" w:rsidRDefault="00000000">
      <w:pPr>
        <w:rPr>
          <w:del w:id="68" w:author="Jake Dingwall" w:date="2026-07-27T18:57:00Z" w16du:dateUtc="2026-07-28T01:57:00Z"/>
          <w:rFonts w:cs="Times New Roman"/>
        </w:rPr>
      </w:pPr>
      <w:r w:rsidRPr="00FA3BFA">
        <w:rPr>
          <w:rFonts w:cs="Times New Roman"/>
        </w:rPr>
        <w:t>The 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ins w:id="69" w:author="Jake Dingwall" w:date="2026-07-27T18:57:00Z" w16du:dateUtc="2026-07-28T01:57:00Z">
        <w:r w:rsidR="00D61221">
          <w:rPr>
            <w:rStyle w:val="CommentReference"/>
            <w:rFonts w:cs="Times New Roman"/>
            <w:sz w:val="22"/>
            <w:szCs w:val="24"/>
          </w:rPr>
          <w:t xml:space="preserve"> </w:t>
        </w:r>
      </w:ins>
    </w:p>
    <w:p w14:paraId="5CBCA9B4" w14:textId="3C598E25" w:rsidR="00C15184" w:rsidRPr="00FA3BFA" w:rsidDel="00D61221" w:rsidRDefault="00FA3BFA">
      <w:pPr>
        <w:rPr>
          <w:del w:id="70" w:author="Jake Dingwall" w:date="2026-07-27T18:57:00Z" w16du:dateUtc="2026-07-28T01:57:00Z"/>
          <w:rFonts w:cs="Times New Roman"/>
        </w:rPr>
      </w:pPr>
      <w:del w:id="71" w:author="Jake Dingwall" w:date="2026-07-27T18:57:00Z" w16du:dateUtc="2026-07-28T01:57:00Z">
        <w:r w:rsidRPr="00FA3BFA" w:rsidDel="00D61221">
          <w:rPr>
            <w:rStyle w:val="CommentReference"/>
            <w:rFonts w:cs="Times New Roman"/>
            <w:sz w:val="22"/>
            <w:szCs w:val="24"/>
          </w:rPr>
          <w:delText>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one.</w:delText>
        </w:r>
      </w:del>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pPr>
        <w:rPr>
          <w:rFonts w:cs="Times New Roman"/>
        </w:rPr>
      </w:pPr>
      <w:commentRangeStart w:id="72"/>
      <w:commentRangeStart w:id="73"/>
      <w:r w:rsidRPr="00FA3BFA">
        <w:rPr>
          <w:rFonts w:cs="Times New Roman"/>
        </w:rPr>
        <w:t xml:space="preserve">Figure 1. The design in ecological terms. Complete eBird checklists were linked to recorded spawning events by distance and by date relative to the event-date anchor. Whether a species was reported and how </w:t>
      </w:r>
      <w:r w:rsidRPr="00FA3BFA">
        <w:rPr>
          <w:rFonts w:cs="Times New Roman"/>
        </w:rPr>
        <w:lastRenderedPageBreak/>
        <w:t>many were counted were modelled separately. The main comparison asks whether the near-to-reference relationship during days 0 to 14 became stronger than during days −14 to −1. The days −28 to −15 baseline enters through the model and not through that comparison, in which its two terms cancel.</w:t>
      </w:r>
      <w:commentRangeEnd w:id="72"/>
      <w:r w:rsidRPr="00FA3BFA">
        <w:rPr>
          <w:rStyle w:val="CommentReference"/>
          <w:rFonts w:cs="Times New Roman"/>
          <w:sz w:val="22"/>
          <w:szCs w:val="24"/>
        </w:rPr>
        <w:commentReference w:id="72"/>
      </w:r>
      <w:commentRangeEnd w:id="73"/>
      <w:r w:rsidRPr="00FA3BFA">
        <w:rPr>
          <w:rStyle w:val="CommentReference"/>
          <w:rFonts w:cs="Times New Roman"/>
          <w:sz w:val="22"/>
          <w:szCs w:val="24"/>
        </w:rPr>
        <w:commentReference w:id="73"/>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2.3 Response Variables</w:t>
      </w:r>
    </w:p>
    <w:p w14:paraId="533E8038" w14:textId="33950148" w:rsidR="00BF0BAC" w:rsidRPr="00FA3BFA" w:rsidRDefault="00000000">
      <w:pPr>
        <w:rPr>
          <w:rFonts w:cs="Times New Roman"/>
        </w:rPr>
      </w:pPr>
      <w:r w:rsidRPr="00FA3BFA">
        <w:rPr>
          <w:rFonts w:cs="Times New Roman"/>
        </w:rPr>
        <w:t xml:space="preserve">Two outcomes represent different parts of the checklist record. Checklist reporting was </w:t>
      </w:r>
      <w:del w:id="74" w:author="Jake Dingwall" w:date="2026-07-27T18:58:00Z" w16du:dateUtc="2026-07-28T01:58:00Z">
        <w:r w:rsidRPr="00FA3BFA" w:rsidDel="00D61221">
          <w:rPr>
            <w:rFonts w:cs="Times New Roman"/>
          </w:rPr>
          <w:delText xml:space="preserve">one </w:delText>
        </w:r>
      </w:del>
      <w:ins w:id="75" w:author="Jake Dingwall" w:date="2026-07-27T18:58:00Z" w16du:dateUtc="2026-07-28T01:58:00Z">
        <w:r w:rsidR="00D61221">
          <w:rPr>
            <w:rFonts w:cs="Times New Roman"/>
          </w:rPr>
          <w:t>equal to one</w:t>
        </w:r>
        <w:r w:rsidR="00D61221" w:rsidRPr="00FA3BFA">
          <w:rPr>
            <w:rFonts w:cs="Times New Roman"/>
          </w:rPr>
          <w:t xml:space="preserve"> </w:t>
        </w:r>
      </w:ins>
      <w:r w:rsidRPr="00FA3BFA">
        <w:rPr>
          <w:rFonts w:cs="Times New Roman"/>
        </w:rPr>
        <w:t>when a species was reported on an eligible complete checklist and</w:t>
      </w:r>
      <w:ins w:id="76" w:author="Jake Dingwall" w:date="2026-07-27T18:59:00Z" w16du:dateUtc="2026-07-28T01:59:00Z">
        <w:r w:rsidR="00D61221">
          <w:rPr>
            <w:rFonts w:cs="Times New Roman"/>
          </w:rPr>
          <w:t xml:space="preserve"> was equal to</w:t>
        </w:r>
      </w:ins>
      <w:r w:rsidRPr="00FA3BFA">
        <w:rPr>
          <w:rFonts w:cs="Times New Roman"/>
        </w:rPr>
        <w:t xml:space="preserve"> zero when it was omitted </w:t>
      </w:r>
      <w:del w:id="77" w:author="Jake Dingwall" w:date="2026-07-27T18:59:00Z" w16du:dateUtc="2026-07-28T01:59:00Z">
        <w:r w:rsidRPr="00FA3BFA" w:rsidDel="00D61221">
          <w:rPr>
            <w:rFonts w:cs="Times New Roman"/>
          </w:rPr>
          <w:delText xml:space="preserve">under the fixed ambiguity rules, and </w:delText>
        </w:r>
      </w:del>
      <w:ins w:id="78" w:author="Jake Dingwall" w:date="2026-07-27T18:59:00Z" w16du:dateUtc="2026-07-28T01:59:00Z">
        <w:r w:rsidR="00D61221">
          <w:rPr>
            <w:rFonts w:cs="Times New Roman"/>
          </w:rPr>
          <w:t>(</w:t>
        </w:r>
      </w:ins>
      <w:r w:rsidRPr="00FA3BFA">
        <w:rPr>
          <w:rFonts w:cs="Times New Roman"/>
        </w:rPr>
        <w:t>although an omission is informative about reporting it does not prove that the species was absent</w:t>
      </w:r>
      <w:ins w:id="79" w:author="Jake Dingwall" w:date="2026-07-27T18:59:00Z" w16du:dateUtc="2026-07-28T01:59:00Z">
        <w:r w:rsidR="00D61221">
          <w:rPr>
            <w:rFonts w:cs="Times New Roman"/>
          </w:rPr>
          <w:t>)</w:t>
        </w:r>
      </w:ins>
      <w:r w:rsidRPr="00FA3BFA">
        <w:rPr>
          <w:rFonts w:cs="Times New Roman"/>
        </w:rPr>
        <w:t xml:space="preserve">. Every positive report kept its count state, so a finite number contributed to both outcomes while an unquantified </w:t>
      </w:r>
      <w:ins w:id="80" w:author="Jake Dingwall" w:date="2026-07-27T18:59:00Z" w16du:dateUtc="2026-07-28T01:59:00Z">
        <w:r w:rsidR="00D61221">
          <w:rPr>
            <w:rFonts w:cs="Times New Roman"/>
          </w:rPr>
          <w:t>“</w:t>
        </w:r>
      </w:ins>
      <w:r w:rsidRPr="00FA3BFA">
        <w:rPr>
          <w:rFonts w:cs="Times New Roman"/>
        </w:rPr>
        <w:t>X</w:t>
      </w:r>
      <w:ins w:id="81" w:author="Jake Dingwall" w:date="2026-07-27T18:59:00Z" w16du:dateUtc="2026-07-28T01:59:00Z">
        <w:r w:rsidR="00D61221">
          <w:rPr>
            <w:rFonts w:cs="Times New Roman"/>
          </w:rPr>
          <w:t>”</w:t>
        </w:r>
      </w:ins>
      <w:r w:rsidRPr="00FA3BFA">
        <w:rPr>
          <w:rFonts w:cs="Times New Roman"/>
        </w:rPr>
        <w:t xml:space="preserve"> contributed only to whether the species was reported. Observers enter </w:t>
      </w:r>
      <w:ins w:id="82" w:author="Jake Dingwall" w:date="2026-07-27T18:59:00Z" w16du:dateUtc="2026-07-28T01:59:00Z">
        <w:r w:rsidR="00D61221">
          <w:rPr>
            <w:rFonts w:cs="Times New Roman"/>
          </w:rPr>
          <w:t>“</w:t>
        </w:r>
      </w:ins>
      <w:r w:rsidRPr="00FA3BFA">
        <w:rPr>
          <w:rFonts w:cs="Times New Roman"/>
        </w:rPr>
        <w:t>X</w:t>
      </w:r>
      <w:ins w:id="83" w:author="Jake Dingwall" w:date="2026-07-27T18:59:00Z" w16du:dateUtc="2026-07-28T01:59:00Z">
        <w:r w:rsidR="00D61221">
          <w:rPr>
            <w:rFonts w:cs="Times New Roman"/>
          </w:rPr>
          <w:t>”</w:t>
        </w:r>
      </w:ins>
      <w:r w:rsidRPr="00FA3BFA">
        <w:rPr>
          <w:rFonts w:cs="Times New Roman"/>
        </w:rPr>
        <w:t xml:space="preserve"> when they know a bird is present but cannot or do not want to count it, most often when the number of individuals is large.</w:t>
      </w:r>
    </w:p>
    <w:p w14:paraId="1FC9B74B" w14:textId="5BCE315E" w:rsidR="00BF0BAC" w:rsidRPr="00FA3BFA" w:rsidRDefault="00000000">
      <w:pPr>
        <w:rPr>
          <w:rFonts w:cs="Times New Roman"/>
        </w:rPr>
      </w:pPr>
      <w:commentRangeStart w:id="84"/>
      <w:commentRangeStart w:id="85"/>
      <w:commentRangeEnd w:id="84"/>
      <w:r w:rsidRPr="00FA3BFA">
        <w:rPr>
          <w:rStyle w:val="CommentReference"/>
          <w:rFonts w:cs="Times New Roman"/>
          <w:sz w:val="22"/>
          <w:szCs w:val="24"/>
        </w:rPr>
        <w:commentReference w:id="84"/>
      </w:r>
      <w:commentRangeEnd w:id="85"/>
      <w:r w:rsidRPr="00FA3BFA">
        <w:rPr>
          <w:rStyle w:val="CommentReference"/>
          <w:rFonts w:cs="Times New Roman"/>
          <w:sz w:val="22"/>
          <w:szCs w:val="24"/>
        </w:rPr>
        <w:commentReference w:id="85"/>
      </w:r>
      <w:r w:rsidRPr="00FA3BFA">
        <w:rPr>
          <w:rFonts w:cs="Times New Roman"/>
        </w:rPr>
        <w:t xml:space="preserve">Reported number, the second outcome, entered the models as a natural logarithm. Exponentiated estimates therefore compare geometric mean counts among those records. The two outcomes answer different questions. The first asks whether a species appeared on a checklist at all, whereas the 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 </w:t>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2.4 Model Structure and the Difference-in-Differences Contrast</w:t>
      </w:r>
    </w:p>
    <w:p w14:paraId="23201620" w14:textId="77777777" w:rsidR="00C15184" w:rsidRPr="00FA3BFA" w:rsidRDefault="00000000">
      <w:pPr>
        <w:rPr>
          <w:rFonts w:cs="Times New Roman"/>
        </w:rPr>
      </w:pPr>
      <w:r w:rsidRPr="00FA3BFA">
        <w:rPr>
          <w:rFonts w:cs="Times New Roman"/>
          <w:color w:val="000000"/>
        </w:rPr>
        <w:t>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a percentage change in the number of birds present.</w:t>
      </w:r>
    </w:p>
    <w:p w14:paraId="545CEC8C" w14:textId="20CF0394" w:rsidR="00C15184" w:rsidRPr="00FA3BFA" w:rsidRDefault="006E4209">
      <w:pPr>
        <w:rPr>
          <w:rFonts w:cs="Times New Roman"/>
        </w:rPr>
      </w:pPr>
      <w:commentRangeStart w:id="86"/>
      <w:commentRangeStart w:id="87"/>
      <w:r w:rsidRPr="00FA3BFA">
        <w:rPr>
          <w:rStyle w:val="CommentReference"/>
          <w:rFonts w:cs="Times New Roman"/>
          <w:color w:val="000000"/>
          <w:sz w:val="22"/>
          <w:szCs w:val="24"/>
        </w:rPr>
        <w:t>Because the comparison is a difference of differences in event time, it rests on an assumption that cannot be verified directly</w:t>
      </w:r>
      <w:ins w:id="88" w:author="Jake Dingwall" w:date="2026-07-27T19:19:00Z" w16du:dateUtc="2026-07-28T02:19:00Z">
        <w:r w:rsidR="005C7EE5">
          <w:rPr>
            <w:rStyle w:val="CommentReference"/>
            <w:rFonts w:cs="Times New Roman"/>
            <w:color w:val="000000"/>
            <w:sz w:val="22"/>
            <w:szCs w:val="24"/>
          </w:rPr>
          <w:t>. However,</w:t>
        </w:r>
      </w:ins>
      <w:del w:id="89" w:author="Jake Dingwall" w:date="2026-07-27T19:19:00Z" w16du:dateUtc="2026-07-28T02:19:00Z">
        <w:r w:rsidRPr="00FA3BFA" w:rsidDel="005C7EE5">
          <w:rPr>
            <w:rStyle w:val="CommentReference"/>
            <w:rFonts w:cs="Times New Roman"/>
            <w:color w:val="000000"/>
            <w:sz w:val="22"/>
            <w:szCs w:val="24"/>
          </w:rPr>
          <w:delText xml:space="preserve">, though </w:delText>
        </w:r>
      </w:del>
      <w:r w:rsidRPr="00FA3BFA">
        <w:rPr>
          <w:rStyle w:val="CommentReference"/>
          <w:rFonts w:cs="Times New Roman"/>
          <w:color w:val="000000"/>
          <w:sz w:val="22"/>
          <w:szCs w:val="24"/>
        </w:rPr>
        <w:t xml:space="preserve">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del w:id="90" w:author="Jake Dingwall" w:date="2026-07-27T19:19:00Z" w16du:dateUtc="2026-07-28T02:19:00Z">
        <w:r w:rsidRPr="00FA3BFA" w:rsidDel="005C7EE5">
          <w:rPr>
            <w:rStyle w:val="CommentReference"/>
            <w:rFonts w:cs="Times New Roman"/>
            <w:color w:val="000000"/>
            <w:sz w:val="22"/>
            <w:szCs w:val="24"/>
          </w:rPr>
          <w:delText>Section 3.7 reports a partial check using the two pre-onset windows.</w:delText>
        </w:r>
        <w:commentRangeEnd w:id="86"/>
        <w:r w:rsidRPr="00FA3BFA" w:rsidDel="005C7EE5">
          <w:rPr>
            <w:rStyle w:val="CommentReference"/>
            <w:rFonts w:cs="Times New Roman"/>
            <w:sz w:val="22"/>
            <w:szCs w:val="24"/>
          </w:rPr>
          <w:commentReference w:id="86"/>
        </w:r>
        <w:commentRangeEnd w:id="87"/>
        <w:r w:rsidRPr="00FA3BFA" w:rsidDel="005C7EE5">
          <w:rPr>
            <w:rStyle w:val="CommentReference"/>
            <w:rFonts w:cs="Times New Roman"/>
            <w:sz w:val="22"/>
            <w:szCs w:val="24"/>
          </w:rPr>
          <w:commentReference w:id="87"/>
        </w:r>
      </w:del>
    </w:p>
    <w:p w14:paraId="0BEBA3F5" w14:textId="3B8EC759" w:rsidR="00C15184" w:rsidRPr="00FA3BFA" w:rsidRDefault="00000000">
      <w:pPr>
        <w:rPr>
          <w:rFonts w:cs="Times New Roman"/>
        </w:rPr>
      </w:pPr>
      <w:commentRangeStart w:id="91"/>
      <w:commentRangeStart w:id="92"/>
      <w:r w:rsidRPr="00FA3BFA">
        <w:rPr>
          <w:rFonts w:cs="Times New Roman"/>
          <w:color w:val="000000"/>
        </w:rPr>
        <w:lastRenderedPageBreak/>
        <w:t>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w:t>
      </w:r>
      <w:ins w:id="93" w:author="Jake Dingwall" w:date="2026-07-27T19:20:00Z" w16du:dateUtc="2026-07-28T02:20:00Z">
        <w:r w:rsidR="005C7EE5">
          <w:rPr>
            <w:rFonts w:cs="Times New Roman"/>
            <w:color w:val="000000"/>
          </w:rPr>
          <w:t>.</w:t>
        </w:r>
      </w:ins>
      <w:del w:id="94" w:author="Jake Dingwall" w:date="2026-07-27T19:20:00Z" w16du:dateUtc="2026-07-28T02:20:00Z">
        <w:r w:rsidRPr="00FA3BFA" w:rsidDel="005C7EE5">
          <w:rPr>
            <w:rFonts w:cs="Times New Roman"/>
            <w:color w:val="000000"/>
          </w:rPr>
          <w:delText>, so</w:delText>
        </w:r>
      </w:del>
      <w:r w:rsidRPr="00FA3BFA">
        <w:rPr>
          <w:rFonts w:cs="Times New Roman"/>
          <w:color w:val="000000"/>
        </w:rPr>
        <w:t xml:space="preserve"> </w:t>
      </w:r>
      <w:ins w:id="95" w:author="Jake Dingwall" w:date="2026-07-27T19:20:00Z" w16du:dateUtc="2026-07-28T02:20:00Z">
        <w:r w:rsidR="005C7EE5">
          <w:rPr>
            <w:rFonts w:cs="Times New Roman"/>
            <w:color w:val="000000"/>
          </w:rPr>
          <w:t>B</w:t>
        </w:r>
      </w:ins>
      <w:del w:id="96" w:author="Jake Dingwall" w:date="2026-07-27T19:20:00Z" w16du:dateUtc="2026-07-28T02:20:00Z">
        <w:r w:rsidRPr="00FA3BFA" w:rsidDel="005C7EE5">
          <w:rPr>
            <w:rFonts w:cs="Times New Roman"/>
            <w:color w:val="000000"/>
          </w:rPr>
          <w:delText>b</w:delText>
        </w:r>
      </w:del>
      <w:r w:rsidRPr="00FA3BFA">
        <w:rPr>
          <w:rFonts w:cs="Times New Roman"/>
          <w:color w:val="000000"/>
        </w:rPr>
        <w:t>oth the estimates and their intervals inherit that approximation.</w:t>
      </w:r>
      <w:commentRangeEnd w:id="91"/>
      <w:r w:rsidRPr="00FA3BFA">
        <w:rPr>
          <w:rStyle w:val="CommentReference"/>
          <w:rFonts w:cs="Times New Roman"/>
          <w:sz w:val="22"/>
          <w:szCs w:val="24"/>
        </w:rPr>
        <w:commentReference w:id="91"/>
      </w:r>
      <w:commentRangeEnd w:id="92"/>
      <w:r w:rsidRPr="00FA3BFA">
        <w:rPr>
          <w:rStyle w:val="CommentReference"/>
          <w:rFonts w:cs="Times New Roman"/>
          <w:sz w:val="22"/>
          <w:szCs w:val="24"/>
        </w:rPr>
        <w:commentReference w:id="92"/>
      </w:r>
    </w:p>
    <w:p w14:paraId="69FDB376" w14:textId="0550166F" w:rsidR="00C15184" w:rsidRPr="00FA3BFA" w:rsidRDefault="00000000">
      <w:pPr>
        <w:rPr>
          <w:rFonts w:cs="Times New Roman"/>
        </w:rPr>
      </w:pPr>
      <w:commentRangeStart w:id="97"/>
      <w:commentRangeStart w:id="98"/>
      <w:commentRangeEnd w:id="97"/>
      <w:r w:rsidRPr="00FA3BFA">
        <w:rPr>
          <w:rStyle w:val="CommentReference"/>
          <w:rFonts w:cs="Times New Roman"/>
          <w:color w:val="000000"/>
          <w:sz w:val="22"/>
          <w:szCs w:val="24"/>
        </w:rPr>
        <w:commentReference w:id="97"/>
      </w:r>
      <w:commentRangeEnd w:id="98"/>
      <w:r w:rsidRPr="00FA3BFA">
        <w:rPr>
          <w:rStyle w:val="CommentReference"/>
          <w:rFonts w:cs="Times New Roman"/>
          <w:color w:val="000000"/>
          <w:sz w:val="22"/>
          <w:szCs w:val="24"/>
        </w:rPr>
        <w:commentReference w:id="98"/>
      </w:r>
      <w:r w:rsidRPr="00FA3BFA">
        <w:rPr>
          <w:rFonts w:cs="Times New Roman"/>
          <w:color w:val="000000"/>
        </w:rPr>
        <w:t>Models adjusted for year as a factor, protocol, log duration, log of one plus distance travelled, and number of observers</w:t>
      </w:r>
      <w:ins w:id="99" w:author="Jake Dingwall" w:date="2026-07-27T19:22:00Z" w16du:dateUtc="2026-07-28T02:22:00Z">
        <w:r w:rsidR="005C7EE5">
          <w:rPr>
            <w:rFonts w:cs="Times New Roman"/>
            <w:color w:val="000000"/>
          </w:rPr>
          <w:t>. Random intercepts were included</w:t>
        </w:r>
      </w:ins>
      <w:del w:id="100" w:author="Jake Dingwall" w:date="2026-07-27T19:22:00Z" w16du:dateUtc="2026-07-28T02:22:00Z">
        <w:r w:rsidRPr="00FA3BFA" w:rsidDel="005C7EE5">
          <w:rPr>
            <w:rFonts w:cs="Times New Roman"/>
            <w:color w:val="000000"/>
          </w:rPr>
          <w:delText xml:space="preserve">, and carried random intercepts </w:delText>
        </w:r>
      </w:del>
      <w:r w:rsidRPr="00FA3BFA">
        <w:rPr>
          <w:rFonts w:cs="Times New Roman"/>
          <w:color w:val="000000"/>
        </w:rPr>
        <w:t>for event block, observer and location. D</w:t>
      </w:r>
      <w:del w:id="101" w:author="Jake Dingwall" w:date="2026-07-27T19:23:00Z" w16du:dateUtc="2026-07-28T02:23:00Z">
        <w:r w:rsidRPr="00FA3BFA" w:rsidDel="005C7EE5">
          <w:rPr>
            <w:rFonts w:cs="Times New Roman"/>
            <w:color w:val="000000"/>
          </w:rPr>
          <w:delText xml:space="preserve">ay of year and time of day were not included in these models, so seasonal balance between the zones could not be demonstrated and time of day could not be adjusted for. </w:delText>
        </w:r>
      </w:del>
      <w:r w:rsidRPr="00FA3BFA">
        <w:rPr>
          <w:rFonts w:cs="Times New Roman"/>
          <w:color w:val="000000"/>
        </w:rPr>
        <w:t xml:space="preserve">The three effort terms </w:t>
      </w:r>
      <w:del w:id="102" w:author="Jake Dingwall" w:date="2026-07-27T19:23:00Z" w16du:dateUtc="2026-07-28T02:23:00Z">
        <w:r w:rsidRPr="00FA3BFA" w:rsidDel="005C7EE5">
          <w:rPr>
            <w:rFonts w:cs="Times New Roman"/>
            <w:color w:val="000000"/>
          </w:rPr>
          <w:delText xml:space="preserve">carry </w:delText>
        </w:r>
      </w:del>
      <w:ins w:id="103" w:author="Jake Dingwall" w:date="2026-07-27T19:23:00Z" w16du:dateUtc="2026-07-28T02:23:00Z">
        <w:r w:rsidR="005C7EE5">
          <w:rPr>
            <w:rFonts w:cs="Times New Roman"/>
            <w:color w:val="000000"/>
          </w:rPr>
          <w:t>warrant</w:t>
        </w:r>
        <w:r w:rsidR="005C7EE5" w:rsidRPr="00FA3BFA">
          <w:rPr>
            <w:rFonts w:cs="Times New Roman"/>
            <w:color w:val="000000"/>
          </w:rPr>
          <w:t xml:space="preserve"> </w:t>
        </w:r>
      </w:ins>
      <w:r w:rsidRPr="00FA3BFA">
        <w:rPr>
          <w:rFonts w:cs="Times New Roman"/>
          <w:color w:val="000000"/>
        </w:rPr>
        <w:t xml:space="preserve">their own caution. </w:t>
      </w:r>
      <w:commentRangeStart w:id="104"/>
      <w:r w:rsidRPr="00FA3BFA">
        <w:rPr>
          <w:rFonts w:cs="Times New Roman"/>
          <w:color w:val="000000"/>
        </w:rPr>
        <w:t>Duration, distance and observer count are measured on the same checklist as the outcome. A conspicuous flock may itself lengthen a visit, extend a route or draw a second observer, in which case adjusting for them removes part of the response. Their distributions barely move across the event date, however: median near-zone duration rises by one minute and median near-zone distance by 0.04 km between the two windows, with slightly larger shifts in the reference zone. That is reassuring without being decisive, since a covariate can respond to exposure without its marginal distribution shifting.</w:t>
      </w:r>
      <w:commentRangeEnd w:id="104"/>
      <w:r w:rsidR="005C7EE5" w:rsidRPr="00FA3BFA">
        <w:rPr>
          <w:rStyle w:val="CommentReference"/>
          <w:rFonts w:cs="Times New Roman"/>
          <w:sz w:val="22"/>
          <w:szCs w:val="24"/>
        </w:rPr>
        <w:commentReference w:id="104"/>
      </w:r>
    </w:p>
    <w:p w14:paraId="44DA9E51" w14:textId="5555E621" w:rsidR="00C15184" w:rsidRPr="00FA3BFA" w:rsidDel="005C7EE5" w:rsidRDefault="00000000">
      <w:pPr>
        <w:rPr>
          <w:del w:id="105" w:author="Jake Dingwall" w:date="2026-07-27T19:26:00Z" w16du:dateUtc="2026-07-28T02:26:00Z"/>
          <w:rFonts w:cs="Times New Roman"/>
        </w:rPr>
      </w:pPr>
      <w:commentRangeStart w:id="106"/>
      <w:del w:id="107" w:author="Jake Dingwall" w:date="2026-07-27T19:26:00Z" w16du:dateUtc="2026-07-28T02:26:00Z">
        <w:r w:rsidRPr="00FA3BFA" w:rsidDel="005C7EE5">
          <w:rPr>
            <w:rFonts w:cs="Times New Roman"/>
            <w:color w:val="000000"/>
          </w:rPr>
          <w:delText xml:space="preserve">All 49 species were fixed as a family before any event-link model was run. </w:delText>
        </w:r>
        <w:commentRangeEnd w:id="106"/>
        <w:r w:rsidR="005C7EE5" w:rsidRPr="00FA3BFA" w:rsidDel="005C7EE5">
          <w:rPr>
            <w:rStyle w:val="CommentReference"/>
            <w:rFonts w:cs="Times New Roman"/>
            <w:color w:val="000000"/>
            <w:sz w:val="22"/>
            <w:szCs w:val="24"/>
          </w:rPr>
          <w:commentReference w:id="106"/>
        </w:r>
        <w:r w:rsidRPr="00FA3BFA" w:rsidDel="005C7EE5">
          <w:rPr>
            <w:rFonts w:cs="Times New Roman"/>
            <w:color w:val="000000"/>
          </w:rPr>
          <w:delText>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delText>
        </w:r>
      </w:del>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2.5 Multiple Testing and Sensitivity Analyses</w:t>
      </w:r>
    </w:p>
    <w:p w14:paraId="0235ABAC" w14:textId="4D23007B" w:rsidR="00C15184" w:rsidRPr="00FA3BFA" w:rsidRDefault="00000000">
      <w:pPr>
        <w:rPr>
          <w:rFonts w:cs="Times New Roman"/>
        </w:rPr>
      </w:pPr>
      <w:commentRangeStart w:id="108"/>
      <w:r w:rsidRPr="00FA3BFA">
        <w:rPr>
          <w:rFonts w:cs="Times New Roman"/>
          <w:color w:val="000000"/>
        </w:rPr>
        <w:t xml:space="preserve">For each period and outcome, Benjamini and Hochberg (1995) correction was applied across all 49 species, so every adjusted </w:t>
      </w:r>
      <w:r w:rsidRPr="005C7EE5">
        <w:rPr>
          <w:rFonts w:cs="Times New Roman"/>
          <w:i/>
          <w:iCs/>
          <w:color w:val="000000"/>
          <w:rPrChange w:id="109" w:author="Jake Dingwall" w:date="2026-07-27T19:28:00Z" w16du:dateUtc="2026-07-28T02:28:00Z">
            <w:rPr>
              <w:rFonts w:cs="Times New Roman"/>
              <w:color w:val="000000"/>
            </w:rPr>
          </w:rPrChange>
        </w:rPr>
        <w:t>p</w:t>
      </w:r>
      <w:r w:rsidRPr="00FA3BFA">
        <w:rPr>
          <w:rFonts w:cs="Times New Roman"/>
          <w:color w:val="000000"/>
        </w:rPr>
        <w:t>-value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w:t>
      </w:r>
      <w:ins w:id="110" w:author="Jake Dingwall" w:date="2026-07-27T19:28:00Z" w16du:dateUtc="2026-07-28T02:28:00Z">
        <w:r w:rsidR="005C7EE5">
          <w:rPr>
            <w:rFonts w:cs="Times New Roman"/>
            <w:color w:val="000000"/>
          </w:rPr>
          <w:t>. They thus</w:t>
        </w:r>
      </w:ins>
      <w:del w:id="111" w:author="Jake Dingwall" w:date="2026-07-27T19:28:00Z" w16du:dateUtc="2026-07-28T02:28:00Z">
        <w:r w:rsidRPr="00FA3BFA" w:rsidDel="005C7EE5">
          <w:rPr>
            <w:rFonts w:cs="Times New Roman"/>
            <w:color w:val="000000"/>
          </w:rPr>
          <w:delText xml:space="preserve">, </w:delText>
        </w:r>
        <w:commentRangeStart w:id="112"/>
        <w:r w:rsidRPr="00FA3BFA" w:rsidDel="005C7EE5">
          <w:rPr>
            <w:rFonts w:cs="Times New Roman"/>
            <w:color w:val="000000"/>
          </w:rPr>
          <w:delText xml:space="preserve">so </w:delText>
        </w:r>
      </w:del>
      <w:commentRangeEnd w:id="112"/>
      <w:r w:rsidR="005C7EE5" w:rsidRPr="00FA3BFA">
        <w:rPr>
          <w:rStyle w:val="CommentReference"/>
          <w:rFonts w:cs="Times New Roman"/>
          <w:color w:val="000000"/>
          <w:sz w:val="22"/>
          <w:szCs w:val="24"/>
        </w:rPr>
        <w:commentReference w:id="112"/>
      </w:r>
      <w:del w:id="113" w:author="Jake Dingwall" w:date="2026-07-27T19:28:00Z" w16du:dateUtc="2026-07-28T02:28:00Z">
        <w:r w:rsidRPr="00FA3BFA" w:rsidDel="005C7EE5">
          <w:rPr>
            <w:rFonts w:cs="Times New Roman"/>
            <w:color w:val="000000"/>
          </w:rPr>
          <w:delText>they</w:delText>
        </w:r>
      </w:del>
      <w:r w:rsidRPr="00FA3BFA">
        <w:rPr>
          <w:rFonts w:cs="Times New Roman"/>
          <w:color w:val="000000"/>
        </w:rPr>
        <w:t xml:space="preserve"> cancel exactly and the baseline period acts through the model and not through the comparison. Models for whether a record carried a number instead of an </w:t>
      </w:r>
      <w:ins w:id="114" w:author="Jake Dingwall" w:date="2026-07-27T19:29:00Z" w16du:dateUtc="2026-07-28T02:29:00Z">
        <w:r w:rsidR="00A35A94">
          <w:rPr>
            <w:rFonts w:cs="Times New Roman"/>
            <w:color w:val="000000"/>
          </w:rPr>
          <w:t>“</w:t>
        </w:r>
      </w:ins>
      <w:r w:rsidRPr="00FA3BFA">
        <w:rPr>
          <w:rFonts w:cs="Times New Roman"/>
          <w:color w:val="000000"/>
        </w:rPr>
        <w:t>X</w:t>
      </w:r>
      <w:ins w:id="115" w:author="Jake Dingwall" w:date="2026-07-27T19:29:00Z" w16du:dateUtc="2026-07-28T02:29:00Z">
        <w:r w:rsidR="00A35A94">
          <w:rPr>
            <w:rFonts w:cs="Times New Roman"/>
            <w:color w:val="000000"/>
          </w:rPr>
          <w:t>”</w:t>
        </w:r>
      </w:ins>
      <w:r w:rsidRPr="00FA3BFA">
        <w:rPr>
          <w:rFonts w:cs="Times New Roman"/>
          <w:color w:val="000000"/>
        </w:rPr>
        <w:t xml:space="preserve"> formed a separate exploratory set.</w:t>
      </w:r>
      <w:commentRangeEnd w:id="108"/>
      <w:r w:rsidR="00A35A94">
        <w:rPr>
          <w:rStyle w:val="CommentReference"/>
          <w:rFonts w:cs="Times New Roman"/>
          <w:color w:val="000000"/>
          <w:sz w:val="22"/>
          <w:szCs w:val="24"/>
        </w:rPr>
        <w:commentReference w:id="108"/>
      </w:r>
      <w:ins w:id="116" w:author="Jake Dingwall" w:date="2026-07-27T19:29:00Z" w16du:dateUtc="2026-07-28T02:29:00Z">
        <w:r w:rsidR="00A35A94">
          <w:rPr>
            <w:rFonts w:cs="Times New Roman"/>
            <w:color w:val="000000"/>
          </w:rPr>
          <w:t>T</w:t>
        </w:r>
      </w:ins>
    </w:p>
    <w:p w14:paraId="600789AC" w14:textId="77777777" w:rsidR="00C15184" w:rsidRPr="00FA3BFA" w:rsidRDefault="00000000">
      <w:pPr>
        <w:rPr>
          <w:rFonts w:cs="Times New Roman"/>
        </w:rPr>
      </w:pPr>
      <w:commentRangeStart w:id="117"/>
      <w:r>
        <w:t>Gadwall (</w:t>
      </w:r>
      <w:r>
        <w:rPr>
          <w:i/>
        </w:rPr>
        <w:t>Mareca strepera</w:t>
      </w:r>
      <w:r>
        <w:t>) and Northern Shoveler (</w:t>
      </w:r>
      <w:r>
        <w:rPr>
          <w:i/>
        </w:rPr>
        <w:t>Spatula clypeata</w:t>
      </w:r>
      <w:r>
        <w:t>) 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commentRangeEnd w:id="117"/>
      <w:r w:rsidR="00A35A94" w:rsidRPr="00FA3BFA">
        <w:rPr>
          <w:rStyle w:val="CommentReference"/>
          <w:rFonts w:cs="Times New Roman"/>
          <w:sz w:val="22"/>
          <w:szCs w:val="24"/>
        </w:rPr>
        <w:commentReference w:id="117"/>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commentRangeStart w:id="118"/>
      <w:r w:rsidRPr="00FA3BFA">
        <w:rPr>
          <w:rFonts w:cs="Times New Roman"/>
          <w:color w:val="000000"/>
        </w:rPr>
        <w:t xml:space="preserve">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w:t>
      </w:r>
      <w:r w:rsidRPr="00FA3BFA">
        <w:rPr>
          <w:rFonts w:cs="Times New Roman"/>
          <w:color w:val="000000"/>
        </w:rPr>
        <w:lastRenderedPageBreak/>
        <w:t>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commentRangeEnd w:id="118"/>
      <w:r w:rsidR="00A35A94" w:rsidRPr="00FA3BFA">
        <w:rPr>
          <w:rStyle w:val="CommentReference"/>
          <w:rFonts w:cs="Times New Roman"/>
          <w:sz w:val="22"/>
          <w:szCs w:val="24"/>
        </w:rPr>
        <w:commentReference w:id="118"/>
      </w:r>
    </w:p>
    <w:p w14:paraId="2337F757" w14:textId="5CD5BDF3" w:rsidR="00BF0BAC" w:rsidRPr="00FA3BFA" w:rsidRDefault="00000000">
      <w:pPr>
        <w:rPr>
          <w:rFonts w:cs="Times New Roman"/>
        </w:rPr>
      </w:pPr>
      <w:r>
        <w:t>To test whether the 5 km near-zone boundary concealed a shorter-range pattern, Bald Eagle and Glaucous-winged Gull (</w:t>
      </w:r>
      <w:r>
        <w:rPr>
          <w:i/>
        </w:rPr>
        <w:t>Larus glaucescens</w:t>
      </w:r>
      <w:r>
        <w:t>) were examined in thirteen 2 km bands from 0 to 26 km, with American Robin (</w:t>
      </w:r>
      <w:r>
        <w:rPr>
          <w:i/>
        </w:rPr>
        <w:t>Turdus migratorius</w:t>
      </w:r>
      <w:r>
        <w:t xml:space="preserve">) 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w:t>
      </w:r>
      <w:del w:id="119" w:author="Jake Dingwall" w:date="2026-07-27T19:34:00Z" w16du:dateUtc="2026-07-28T02:34:00Z">
        <w:r w:rsidDel="00A35A94">
          <w:delText>These diagnostic sets remained separate from the fixed 49-species family.</w:delText>
        </w:r>
      </w:del>
    </w:p>
    <w:p w14:paraId="351886B1" w14:textId="5B02E549" w:rsidR="00C15184" w:rsidRPr="00FA3BFA" w:rsidDel="00A35A94" w:rsidRDefault="00000000">
      <w:pPr>
        <w:pStyle w:val="Heading2"/>
        <w:rPr>
          <w:del w:id="120" w:author="Jake Dingwall" w:date="2026-07-27T19:34:00Z" w16du:dateUtc="2026-07-28T02:34:00Z"/>
          <w:rFonts w:ascii="Times New Roman" w:hAnsi="Times New Roman" w:cs="Times New Roman"/>
        </w:rPr>
      </w:pPr>
      <w:del w:id="121" w:author="Jake Dingwall" w:date="2026-07-27T19:34:00Z" w16du:dateUtc="2026-07-28T02:34:00Z">
        <w:r w:rsidRPr="00FA3BFA" w:rsidDel="00A35A94">
          <w:rPr>
            <w:rFonts w:ascii="Times New Roman" w:hAnsi="Times New Roman" w:cs="Times New Roman"/>
          </w:rPr>
          <w:delText>2.6 Reproducibility and Data Access</w:delText>
        </w:r>
      </w:del>
    </w:p>
    <w:p w14:paraId="08F41616" w14:textId="5C92A7D6" w:rsidR="00C15184" w:rsidRPr="00FA3BFA" w:rsidDel="00A35A94" w:rsidRDefault="00000000">
      <w:pPr>
        <w:rPr>
          <w:del w:id="122" w:author="Jake Dingwall" w:date="2026-07-27T19:34:00Z" w16du:dateUtc="2026-07-28T02:34:00Z"/>
          <w:rFonts w:cs="Times New Roman"/>
        </w:rPr>
      </w:pPr>
      <w:del w:id="123" w:author="Jake Dingwall" w:date="2026-07-27T19:34:00Z" w16du:dateUtc="2026-07-28T02:34:00Z">
        <w:r w:rsidRPr="00FA3BFA" w:rsidDel="00A35A94">
          <w:rPr>
            <w:rFonts w:cs="Times New Roman"/>
            <w:color w:val="000000"/>
          </w:rPr>
          <w:delTex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delText>
        </w:r>
      </w:del>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3.1 </w:t>
      </w:r>
      <w:commentRangeStart w:id="124"/>
      <w:r w:rsidRPr="00FA3BFA">
        <w:rPr>
          <w:rFonts w:ascii="Times New Roman" w:hAnsi="Times New Roman" w:cs="Times New Roman"/>
        </w:rPr>
        <w:t>Coverage and Model Convergence</w:t>
      </w:r>
      <w:commentRangeEnd w:id="124"/>
      <w:r w:rsidR="00A35A94" w:rsidRPr="00FA3BFA">
        <w:rPr>
          <w:rStyle w:val="CommentReference"/>
          <w:rFonts w:ascii="Times New Roman" w:hAnsi="Times New Roman" w:cs="Times New Roman"/>
          <w:sz w:val="24"/>
          <w:szCs w:val="32"/>
        </w:rPr>
        <w:commentReference w:id="124"/>
      </w:r>
    </w:p>
    <w:p w14:paraId="6342D7CB" w14:textId="181F41DD" w:rsidR="00C15184" w:rsidRPr="00FA3BFA" w:rsidRDefault="00000000">
      <w:pPr>
        <w:rPr>
          <w:rFonts w:cs="Times New Roman"/>
        </w:rPr>
      </w:pPr>
      <w:r>
        <w:t xml:space="preserve">In total, 217,200 complete eBird checklists collected between 2005 and 2025 entered the analysis, linked to 1,120 recorded spawning events that formed 58 blocks. </w:t>
      </w:r>
      <w:del w:id="125" w:author="Jake Dingwall" w:date="2026-07-27T19:38:00Z" w16du:dateUtc="2026-07-28T02:38:00Z">
        <w:r w:rsidDel="00A35A94">
          <w:delText>How much evidence stands</w:delText>
        </w:r>
      </w:del>
      <w:ins w:id="126" w:author="Jake Dingwall" w:date="2026-07-27T19:38:00Z" w16du:dateUtc="2026-07-28T02:38:00Z">
        <w:r w:rsidR="00A35A94">
          <w:t>The degree of evidence</w:t>
        </w:r>
      </w:ins>
      <w:r>
        <w:t xml:space="preserve"> behind each species varies enormously, since American Crow (</w:t>
      </w:r>
      <w:r>
        <w:rPr>
          <w:i/>
        </w:rPr>
        <w:t>Corvus brachyrhynchos</w:t>
      </w:r>
      <w:r>
        <w:t>) appeared on 53.5% of checklists and carried 112,180 counted records, whereas</w:t>
      </w:r>
      <w:ins w:id="127" w:author="Jake Dingwall" w:date="2026-07-27T19:38:00Z" w16du:dateUtc="2026-07-28T02:38:00Z">
        <w:r w:rsidR="00A35A94">
          <w:t xml:space="preserve"> in contrast,</w:t>
        </w:r>
      </w:ins>
      <w:r>
        <w:t xml:space="preserve"> Glaucous Gull (</w:t>
      </w:r>
      <w:r>
        <w:rPr>
          <w:i/>
        </w:rPr>
        <w:t>L. hyperboreus</w:t>
      </w:r>
      <w:r>
        <w:t>) appeared on 0.09% and carried 185.</w:t>
      </w:r>
    </w:p>
    <w:p w14:paraId="165D835B" w14:textId="4533D4BF" w:rsidR="00C15184" w:rsidRPr="00FA3BFA" w:rsidRDefault="00000000">
      <w:pPr>
        <w:rPr>
          <w:rFonts w:cs="Times New Roman"/>
        </w:rPr>
      </w:pPr>
      <w:r>
        <w:t xml:space="preserve">Of 100 models across 49 species, two outcomes and two comparators, 96 fitted. Whether a species was reported </w:t>
      </w:r>
      <w:ins w:id="128" w:author="Jake Dingwall" w:date="2026-07-27T19:38:00Z" w16du:dateUtc="2026-07-28T02:38:00Z">
        <w:r w:rsidR="00A35A94">
          <w:t xml:space="preserve">(presence/absence) </w:t>
        </w:r>
      </w:ins>
      <w:r>
        <w:t>could be estimated for 48 of the 49, and how many were counted for 46. The four failures were both models for Glaucous Gull, a scarce visitor with 185 counted records, and the count models for Surfbird (</w:t>
      </w:r>
      <w:r>
        <w:rPr>
          <w:i/>
        </w:rPr>
        <w:t>Calidris virgata</w:t>
      </w:r>
      <w:r>
        <w:t>) and Rhinoceros Auklet (</w:t>
      </w:r>
      <w:r>
        <w:rPr>
          <w:i/>
        </w:rPr>
        <w:t>Cerorhinca monocerata</w:t>
      </w:r>
      <w:r>
        <w:t>), with 1,063 and 1,816. One further count model, Western Gull (</w:t>
      </w:r>
      <w:r>
        <w:rPr>
          <w:i/>
        </w:rPr>
        <w:t>L. occidentalis</w:t>
      </w:r>
      <w:r>
        <w:t xml:space="preserve">), converged </w:t>
      </w:r>
      <w:ins w:id="129" w:author="Jake Dingwall" w:date="2026-07-27T19:40:00Z" w16du:dateUtc="2026-07-28T02:40:00Z">
        <w:r w:rsidR="00A54E3F">
          <w:t>but is statistically insignificant (</w:t>
        </w:r>
        <w:r w:rsidR="00A54E3F">
          <w:rPr>
            <w:i/>
            <w:iCs/>
          </w:rPr>
          <w:t>p&gt;0.</w:t>
        </w:r>
        <w:r w:rsidR="00A54E3F" w:rsidRPr="00A54E3F">
          <w:rPr>
            <w:rPrChange w:id="130" w:author="Jake Dingwall" w:date="2026-07-27T19:40:00Z" w16du:dateUtc="2026-07-28T02:40:00Z">
              <w:rPr>
                <w:i/>
                <w:iCs/>
              </w:rPr>
            </w:rPrChange>
          </w:rPr>
          <w:t>05</w:t>
        </w:r>
        <w:r w:rsidR="00A54E3F">
          <w:t>)</w:t>
        </w:r>
      </w:ins>
      <w:del w:id="131" w:author="Jake Dingwall" w:date="2026-07-27T19:40:00Z" w16du:dateUtc="2026-07-28T02:40:00Z">
        <w:r w:rsidRPr="00A54E3F" w:rsidDel="00A54E3F">
          <w:delText>to</w:delText>
        </w:r>
        <w:r w:rsidDel="00A54E3F">
          <w:delText xml:space="preserve"> a singular fit and is retained; it is not among the significant results</w:delText>
        </w:r>
      </w:del>
      <w:r>
        <w:t>. All four failures fall among the least frequently counted birds in the family</w:t>
      </w:r>
      <w:ins w:id="132" w:author="Jake Dingwall" w:date="2026-07-27T19:40:00Z" w16du:dateUtc="2026-07-28T02:40:00Z">
        <w:r w:rsidR="00A54E3F">
          <w:t>.</w:t>
        </w:r>
      </w:ins>
      <w:del w:id="133" w:author="Jake Dingwall" w:date="2026-07-27T19:40:00Z" w16du:dateUtc="2026-07-28T02:40:00Z">
        <w:r w:rsidDel="00A54E3F">
          <w:delText xml:space="preserve"> and are reported as failures, not as null results. </w:delText>
        </w:r>
      </w:del>
      <w:r>
        <w:t xml:space="preserve">Per-species estimates, intervals, adjusted </w:t>
      </w:r>
      <w:r w:rsidRPr="00A54E3F">
        <w:rPr>
          <w:i/>
          <w:iCs/>
          <w:rPrChange w:id="134" w:author="Jake Dingwall" w:date="2026-07-27T19:41:00Z" w16du:dateUtc="2026-07-28T02:41:00Z">
            <w:rPr/>
          </w:rPrChange>
        </w:rPr>
        <w:t>p</w:t>
      </w:r>
      <w:r>
        <w:t xml:space="preserve">-values, sample sizes and fit status for all 49 species and both outcomes are </w:t>
      </w:r>
      <w:ins w:id="135" w:author="Jake Dingwall" w:date="2026-07-27T19:40:00Z" w16du:dateUtc="2026-07-28T02:40:00Z">
        <w:r w:rsidR="00A54E3F">
          <w:t xml:space="preserve">available </w:t>
        </w:r>
      </w:ins>
      <w:r>
        <w:t>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lastRenderedPageBreak/>
        <w:t>3.2 Responses During the Active Spawning Period</w:t>
      </w:r>
    </w:p>
    <w:p w14:paraId="32FE0DEB" w14:textId="77777777" w:rsidR="00C15184" w:rsidRPr="00FA3BFA" w:rsidRDefault="00000000">
      <w:pPr>
        <w:rPr>
          <w:rFonts w:cs="Times New Roman"/>
        </w:rPr>
      </w:pPr>
      <w:r w:rsidRPr="00FA3BFA">
        <w:rPr>
          <w:rFonts w:cs="Times New Roman"/>
          <w:color w:val="000000"/>
        </w:rPr>
        <w:t>Birds were counted in larger numbers far more consistently than they were reported more often (Figure 2). Reporting rose for 28 of 48 species and fell for 20, with 13 of those increases surviving correction for multiple testing. Counts rose for 42 of 46 and fell for four, with 18 increases surviving. No decrease survived in either outcome. The gap between the two outcomes is wider than those tallies suggest. Among the 46 species with both models, 27 rose in both and 15 rose only in counts. Four rose in neither. None rose only in reporting, so every species that disagreed with itself disagreed in the same direction. An exact paired test on those 15 gives p = 0.00006, although species share checklists, events and observers, so the figure describes how lopsided the pattern is more than it tests it.</w:t>
      </w:r>
    </w:p>
    <w:p w14:paraId="5768AC9D" w14:textId="77777777" w:rsidR="00C15184" w:rsidRPr="00FA3BFA" w:rsidRDefault="00000000">
      <w:pPr>
        <w:rPr>
          <w:rFonts w:cs="Times New Roman"/>
        </w:rPr>
      </w:pPr>
      <w:r>
        <w:t>Gulls dominated the reporting results, with Bonaparte's Gull (</w:t>
      </w:r>
      <w:r>
        <w:rPr>
          <w:i/>
        </w:rPr>
        <w:t>Chroicocephalus philadelphia</w:t>
      </w:r>
      <w:r>
        <w:t>) reported 1.48 times as often per nearby spawn (95% CI 1.22–1.79), American Herring Gull (</w:t>
      </w:r>
      <w:r>
        <w:rPr>
          <w:i/>
        </w:rPr>
        <w:t>L. smithsonianus</w:t>
      </w:r>
      <w:r>
        <w:t>) 1.39 (1.23–1.57), California Gull (</w:t>
      </w:r>
      <w:r>
        <w:rPr>
          <w:i/>
        </w:rPr>
        <w:t>L. californicus</w:t>
      </w:r>
      <w:r>
        <w:t>) 1.32 (1.21–1.43), Iceland Gull (</w:t>
      </w:r>
      <w:r>
        <w:rPr>
          <w:i/>
        </w:rPr>
        <w:t>L. glaucoides</w:t>
      </w:r>
      <w:r>
        <w:t>) 1.29 (1.18–1.41) and Short-billed Gull (</w:t>
      </w:r>
      <w:r>
        <w:rPr>
          <w:i/>
        </w:rPr>
        <w:t>L. brachyrhynchus</w:t>
      </w:r>
      <w:r>
        <w:t>) 1.25 (1.17–1.34). These are not 48% or 39% increases in the number of gulls on the coast, since each describes how much more strongly a checklist's reporting of that species tracked a nearby spawning event after the event date than before it. Outside the gulls the largest reporting increases came from Lesser Scaup (</w:t>
      </w:r>
      <w:r>
        <w:rPr>
          <w:i/>
        </w:rPr>
        <w:t>Aythya affinis</w:t>
      </w:r>
      <w:r>
        <w:t>) at 1.26 (1.11–1.44) and Northern Pintail (</w:t>
      </w:r>
      <w:r>
        <w:rPr>
          <w:i/>
        </w:rPr>
        <w:t>Anas acuta</w:t>
      </w:r>
      <w:r>
        <w:t>) at 1.21 (1.10–1.32), neither of which is a bird the herring literature would nominate first.</w:t>
      </w:r>
    </w:p>
    <w:p w14:paraId="65B2DE5F" w14:textId="77777777" w:rsidR="00C15184" w:rsidRPr="00FA3BFA" w:rsidRDefault="00000000">
      <w:pPr>
        <w:rPr>
          <w:rFonts w:cs="Times New Roman"/>
        </w:rPr>
      </w:pPr>
      <w:r>
        <w:t>The largest count increases were Long-tailed Duck (</w:t>
      </w:r>
      <w:r>
        <w:rPr>
          <w:i/>
        </w:rPr>
        <w:t>Clangula hyemalis</w:t>
      </w:r>
      <w:r>
        <w:t>) at 1.43 (1.29–1.60), Surf Scoter at 1.30 (1.21–1.40), Short-billed Gull at 1.30 (1.23–1.37), Harlequin Duck at 1.20 (1.15–1.26) and Common Goldeneye (</w:t>
      </w:r>
      <w:r>
        <w:rPr>
          <w:i/>
        </w:rPr>
        <w:t>Bucephala clangula</w:t>
      </w:r>
      <w:r>
        <w:t>) at 1.20 (1.15–1.25), although increases were far more widespread than that significant subset conveys. Of 46 species, only Common Murre (</w:t>
      </w:r>
      <w:r>
        <w:rPr>
          <w:i/>
        </w:rPr>
        <w:t>Uria aalge</w:t>
      </w:r>
      <w:r>
        <w:t>), Black-bellied Plover (</w:t>
      </w:r>
      <w:r>
        <w:rPr>
          <w:i/>
        </w:rPr>
        <w:t>Pluvialis squatarola</w:t>
      </w:r>
      <w:r>
        <w:t>), Black Oystercatcher (</w:t>
      </w:r>
      <w:r>
        <w:rPr>
          <w:i/>
        </w:rPr>
        <w:t>Haematopus bachmani</w:t>
      </w:r>
      <w:r>
        <w:t>) and Great Blue Heron (</w:t>
      </w:r>
      <w:r>
        <w:rPr>
          <w:i/>
        </w:rPr>
        <w:t>Ardea herodias</w:t>
      </w:r>
      <w:r>
        <w:t>) were counted in smaller numbers at all, and none of those four significantly. Precision tracks how often a species is counted rather than how large its estimate is. Bald Eagle's count increase of 1.063 (1.045–1.080) is modest in size and among the most precise in the family, resting on 83,359 counted records, whereas 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nearby. 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t xml:space="preserve">The 49 species were sorted into seven feeding groups in the species registry before any model was fitted, and those groups diverged sharply, with two producing nothing at all. Roe-feeding diving sea ducks, the group with the strongest prior expectation, gave the clearest count result, since seven of ten were counted </w:t>
      </w:r>
      <w:r>
        <w:lastRenderedPageBreak/>
        <w:t>in significantly larger numbers: Long-tailed Duck 1.43 (1.29–1.60), Surf Scoter 1.30 (1.21–1.40), Harlequin Duck 1.20 (1.15–1.26), Common Goldeneye 1.20 (1.15–1.25), White-winged Scoter 1.17 (1.06–1.30), Greater Scaup (</w:t>
      </w:r>
      <w:r>
        <w:rPr>
          <w:i/>
        </w:rPr>
        <w:t>A. marila</w:t>
      </w:r>
      <w:r>
        <w:t>) 1.16 (1.05–1.29) and Bufflehead (</w:t>
      </w:r>
      <w:r>
        <w:rPr>
          <w:i/>
        </w:rPr>
        <w:t>B. albeola</w:t>
      </w:r>
      <w:r>
        <w:t>) 1.12 (1.09–1.15), while Barrow's Goldeneye (</w:t>
      </w:r>
      <w:r>
        <w:rPr>
          <w:i/>
        </w:rPr>
        <w:t>B. islandica</w:t>
      </w:r>
      <w:r>
        <w:t>) at 1.10 (1.01–1.19) fell just outside and only Black Scoter (</w:t>
      </w:r>
      <w:r>
        <w:rPr>
          <w:i/>
        </w:rPr>
        <w:t>Melanitta americana</w:t>
      </w:r>
      <w:r>
        <w:t>)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t>Gulls were the mirror image, and the only group in which reporting was the stronger outcome. Six of eight were reported significantly more often, from Bonaparte's Gull at 1.48 down to Glaucous-winged Gull at 1.14 (1.08–1.20), with only Ring-billed and Western Gull outside, and four were also counted in larger numbers, led by Short-billed Gull at 1.30 and Glaucous-winged Gull at 1.17 (1.13–1.21). Bonaparte's Gull, which had the largest reporting increase in the study, nonetheless 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t>Fish-chasing piscivores showed a narrower version of the sea duck pattern, with five of twelve counted in larger numbers: Pacific Loon (</w:t>
      </w:r>
      <w:r>
        <w:rPr>
          <w:i/>
        </w:rPr>
        <w:t>Gavia pacifica</w:t>
      </w:r>
      <w:r>
        <w:t>) 1.16 (1.04–1.29), Red-breasted Merganser (</w:t>
      </w:r>
      <w:r>
        <w:rPr>
          <w:i/>
        </w:rPr>
        <w:t>Mergus serrator</w:t>
      </w:r>
      <w:r>
        <w:t>) 1.13 (1.07–1.19), Common Merganser (</w:t>
      </w:r>
      <w:r>
        <w:rPr>
          <w:i/>
        </w:rPr>
        <w:t>M. merganser</w:t>
      </w:r>
      <w:r>
        <w:t>) 1.11 (1.07–1.16), Double-crested Cormorant (</w:t>
      </w:r>
      <w:r>
        <w:rPr>
          <w:i/>
        </w:rPr>
        <w:t>Nannopterum auritum</w:t>
      </w:r>
      <w:r>
        <w:t>) 1.10 (1.05–1.15) and Common Loon (</w:t>
      </w:r>
      <w:r>
        <w:rPr>
          <w:i/>
        </w:rPr>
        <w:t>G. immer</w:t>
      </w:r>
      <w:r>
        <w:t>) 1.05 (1.01–1.08). Only Common Merganser at 1.16 (1.10–1.23) was also reported more often, and seven of the twelve, including all three grebes, showed nothing at all. Shoreline scavengers were narrower still, because Bald Eagle's count increase of 1.06 (1.05–1.08) was the group's only significant result, while American Crow, Common Raven (</w:t>
      </w:r>
      <w:r>
        <w:rPr>
          <w:i/>
        </w:rPr>
        <w:t>C. corax</w:t>
      </w:r>
      <w:r>
        <w:t>) and Great Blue Heron stayed flat in both outcomes despite being three of the four most frequently reported birds in the family. Since their estimates are precise, those flat results carry information.</w:t>
      </w:r>
    </w:p>
    <w:p w14:paraId="1F06A142" w14:textId="77777777" w:rsidR="00762553" w:rsidRPr="00FA3BFA" w:rsidRDefault="00000000">
      <w:pPr>
        <w:rPr>
          <w:rFonts w:cs="Times New Roman"/>
        </w:rPr>
      </w:pPr>
      <w:r>
        <w:t>Two groups produced nothing, and one of them had a reason to respond. No alcid cleared correction in either outcome. Pigeon Guillemot (</w:t>
      </w:r>
      <w:r>
        <w:rPr>
          <w:i/>
        </w:rPr>
        <w:t>Cepphus columba</w:t>
      </w:r>
      <w:r>
        <w:t>), Marbled Murrelet (</w:t>
      </w:r>
      <w:r>
        <w:rPr>
          <w:i/>
        </w:rPr>
        <w:t>Brachyramphus marmoratus</w:t>
      </w:r>
      <w:r>
        <w:t>),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case. They are documented consumers of herring eggs on exposed substrate (Bishop and Green 2001), yet Black Oystercatcher, Dunlin (</w:t>
      </w:r>
      <w:r>
        <w:rPr>
          <w:i/>
        </w:rPr>
        <w:t>C. alpina</w:t>
      </w:r>
      <w:r>
        <w:t>), Black Turnstone (</w:t>
      </w:r>
      <w:r>
        <w:rPr>
          <w:i/>
        </w:rPr>
        <w:t>Arenaria melanocephala</w:t>
      </w:r>
      <w:r>
        <w:t>) and Black-bellied Plover were all reported slightly less often, between 0.94 and 0.96 and none significantly. None was counted in larger numbers either. Surfbird had the group's largest reporting estimate at 1.37 but an interval from 0.97 to 1.94 and no count model. Egg availability to a wader depends on the tide, and these models carry no tidal or diel term. A response confined to the hours around low water would wash out across every other checklist. Shorebird use of spawn here may also be too local to register across a whole strait. The models fitted and simply found nothing.</w:t>
      </w:r>
    </w:p>
    <w:p w14:paraId="5C65278F" w14:textId="77777777" w:rsidR="00762553" w:rsidRPr="00FA3BFA" w:rsidRDefault="00000000">
      <w:pPr>
        <w:rPr>
          <w:rFonts w:cs="Times New Roman"/>
        </w:rPr>
      </w:pPr>
      <w:r>
        <w:t>Dabbling ducks and geese responded mainly through reporting, with Northern Pintail 1.21 (1.10–1.32), Brant (</w:t>
      </w:r>
      <w:r>
        <w:rPr>
          <w:i/>
        </w:rPr>
        <w:t>B. bernicla</w:t>
      </w:r>
      <w:r>
        <w:t>) 1.16 (1.04–1.30) and American Wigeon (</w:t>
      </w:r>
      <w:r>
        <w:rPr>
          <w:i/>
        </w:rPr>
        <w:t>Mareca americana</w:t>
      </w:r>
      <w:r>
        <w:t>) 1.11 (1.04–1.17) clearing correction, as did Mallard (</w:t>
      </w:r>
      <w:r>
        <w:rPr>
          <w:i/>
        </w:rPr>
        <w:t>A. platyrhynchos</w:t>
      </w:r>
      <w:r>
        <w:t xml:space="preserve">)'s count increase of 1.07 (1.04–1.10), while Canada </w:t>
      </w:r>
      <w:r>
        <w:lastRenderedPageBreak/>
        <w:t>Goose (</w:t>
      </w:r>
      <w:r>
        <w:rPr>
          <w:i/>
        </w:rPr>
        <w:t>Branta canadensis</w:t>
      </w:r>
      <w:r>
        <w:t>) stayed flat. This is the group in which 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3.4 Timing of Response</w:t>
      </w:r>
    </w:p>
    <w:p w14:paraId="5FFABA12" w14:textId="77777777" w:rsidR="00C15184" w:rsidRPr="00FA3BFA" w:rsidRDefault="00000000">
      <w:pPr>
        <w:rPr>
          <w:rFonts w:cs="Times New Roman"/>
        </w:rPr>
      </w:pPr>
      <w:r w:rsidRPr="00FA3BFA">
        <w:rPr>
          <w:rFonts w:cs="Times New Roman"/>
          <w:color w:val="000000"/>
        </w:rPr>
        <w:t>Averaging over the active period hides patterns that differ through time (Figure 3), and the difference between groups can be tested. For each species, the estimate at the event date minus the estimate during early egg gives a timing score, with its variance taken from the fitted covariance matrix. Regressing that score on the feeding groups, weighted by precision, tests whether the groups differ. Those groups were fixed before any model was run. Both outcomes say they do, counts far more decisively than reporting (Q = 117.3 and Q = 15.0, each on 6 degrees of freedom, p &lt; 0.001 and p = 0.02). The two outcomes separate different groups. In counts the result comes from roe-feeding divers, which peak once eggs are available, and from shoreline scavengers, which peak at the event date. In reporting the two groups whose intervals exclude zero are gulls and shoreline scavengers, both peaking early. The 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Adult fish and spent carcasses come first, attached eggs later, and the groups separate in that order.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Individual species show the same division. Common Merganser rose in both outcomes with both peaks close to the event date, Glaucous-winged and Short-billed Gull rose in both with the reporting change concentrated early, and Bald Eagle rose briefly near the event date 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American Wigeon appears in Figure 3 as a counterpoint, since its estimates were modestly positive after the event date even though no direct herring link is established for it, and its profile lacks the late peak that the roe-feeding divers show.</w:t>
      </w:r>
    </w:p>
    <w:p w14:paraId="7C3FAF08"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pPr>
        <w:rPr>
          <w:rFonts w:cs="Times New Roman"/>
        </w:rPr>
      </w:pPr>
      <w:commentRangeStart w:id="136"/>
      <w:commentRangeStart w:id="137"/>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136"/>
      <w:r w:rsidRPr="00FA3BFA">
        <w:rPr>
          <w:rStyle w:val="CommentReference"/>
          <w:rFonts w:cs="Times New Roman"/>
          <w:sz w:val="22"/>
          <w:szCs w:val="24"/>
        </w:rPr>
        <w:commentReference w:id="136"/>
      </w:r>
      <w:commentRangeEnd w:id="137"/>
      <w:r w:rsidRPr="00FA3BFA">
        <w:rPr>
          <w:rStyle w:val="CommentReference"/>
          <w:rFonts w:cs="Times New Roman"/>
          <w:sz w:val="22"/>
          <w:szCs w:val="24"/>
        </w:rPr>
        <w:commentReference w:id="137"/>
      </w:r>
    </w:p>
    <w:p w14:paraId="2E01D1B7" w14:textId="77777777" w:rsidR="00762553" w:rsidRPr="00FA3BFA" w:rsidRDefault="00000000">
      <w:pPr>
        <w:rPr>
          <w:rFonts w:cs="Times New Roman"/>
        </w:rPr>
      </w:pPr>
      <w:r w:rsidRPr="00FA3BFA">
        <w:rPr>
          <w:rFonts w:cs="Times New Roman"/>
        </w:rPr>
        <w:t>Widening from eight species to the whole family gives the same shape.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Species do not, however, fall into discrete response types. Residual heterogeneity after fitting the feeding groups remains large in both outcomes, so the group differences reported above describe average timing and not a partition of the family.</w:t>
      </w:r>
    </w:p>
    <w:p w14:paraId="58294A59" w14:textId="77777777" w:rsidR="00762553" w:rsidRPr="00FA3BFA" w:rsidRDefault="00000000">
      <w:pPr>
        <w:jc w:val="center"/>
        <w:rPr>
          <w:rFonts w:cs="Times New Roman"/>
        </w:rPr>
      </w:pPr>
      <w:r w:rsidRPr="00FA3BFA">
        <w:rPr>
          <w:rFonts w:cs="Times New Roman"/>
          <w:noProof/>
        </w:rPr>
        <w:lastRenderedPageBreak/>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Fine-Scale Timing in Two Waterbirds and a Terrestrial Control</w:t>
      </w:r>
    </w:p>
    <w:p w14:paraId="0C8205F7" w14:textId="77777777" w:rsidR="00BF0BAC" w:rsidRPr="00FA3BFA" w:rsidRDefault="00000000">
      <w:pPr>
        <w:rPr>
          <w:rFonts w:cs="Times New Roman"/>
        </w:rPr>
      </w:pPr>
      <w:r w:rsidRPr="00FA3BFA">
        <w:rPr>
          <w:rFonts w:cs="Times New Roman"/>
        </w:rPr>
        <w:t>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1D5B8236"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546BF892" wp14:editId="4D2BD62D">
            <wp:extent cx="5486400" cy="3048000"/>
            <wp:effectExtent l="0" t="0" r="0" b="0"/>
            <wp:docPr id="859980321"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5"/>
                    <a:stretch>
                      <a:fillRect/>
                    </a:stretch>
                  </pic:blipFill>
                  <pic:spPr bwMode="auto">
                    <a:xfrm>
                      <a:off x="0" y="0"/>
                      <a:ext cx="5486400" cy="3048000"/>
                    </a:xfrm>
                    <a:prstGeom prst="rect">
                      <a:avLst/>
                    </a:prstGeom>
                    <a:noFill/>
                    <a:ln w="9525">
                      <a:noFill/>
                      <a:headEnd/>
                      <a:tailEnd/>
                    </a:ln>
                  </pic:spPr>
                </pic:pic>
              </a:graphicData>
            </a:graphic>
          </wp:inline>
        </w:drawing>
      </w:r>
    </w:p>
    <w:p w14:paraId="5A9F06BD" w14:textId="77777777" w:rsidR="00762553" w:rsidRPr="00FA3BFA" w:rsidRDefault="00000000">
      <w:pPr>
        <w:rPr>
          <w:rFonts w:cs="Times New Roman"/>
        </w:rPr>
      </w:pPr>
      <w:r w:rsidRPr="00FA3BFA">
        <w:rPr>
          <w:rFonts w:cs="Times New Roman"/>
        </w:rPr>
        <w:t>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3.5 Effect Sizes on the Observed Scale</w:t>
      </w:r>
    </w:p>
    <w:p w14:paraId="0A97E123" w14:textId="77777777" w:rsidR="00C15184" w:rsidRPr="00FA3BFA" w:rsidRDefault="00000000">
      <w:pPr>
        <w:rPr>
          <w:rFonts w:cs="Times New Roman"/>
        </w:rPr>
      </w:pPr>
      <w:r w:rsidRPr="00FA3BFA">
        <w:rPr>
          <w:rFonts w:cs="Times New Roman"/>
          <w:color w:val="000000"/>
        </w:rPr>
        <w:t>Standardized predictions convert several of these ratios into birds on a checklist and percentage points.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3.6 Results Inconsistent with a Herring-Specific Response</w:t>
      </w:r>
    </w:p>
    <w:p w14:paraId="0AB17CD4" w14:textId="77777777" w:rsidR="00C15184" w:rsidRPr="00FA3BFA" w:rsidRDefault="00000000">
      <w:pPr>
        <w:rPr>
          <w:rFonts w:cs="Times New Roman"/>
        </w:rPr>
      </w:pPr>
      <w:r w:rsidRPr="00FA3BFA">
        <w:rPr>
          <w:rFonts w:cs="Times New Roman"/>
        </w:rPr>
        <w:t xml:space="preserve">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w:t>
      </w:r>
      <w:r w:rsidRPr="00FA3BFA">
        <w:rPr>
          <w:rFonts w:cs="Times New Roman"/>
        </w:rPr>
        <w:lastRenderedPageBreak/>
        <w:t>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The group responded through reporting and not counts, the opposite of the sea ducks, and its timing was flat, without 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3.7 Sensitivity Analyses</w:t>
      </w:r>
    </w:p>
    <w:p w14:paraId="2E5861FD" w14:textId="77777777" w:rsidR="00C15184" w:rsidRPr="00FA3BFA" w:rsidRDefault="00000000">
      <w:pPr>
        <w:rPr>
          <w:rFonts w:cs="Times New Roman"/>
        </w:rPr>
      </w:pPr>
      <w:r w:rsidRPr="00FA3BFA">
        <w:rPr>
          <w:rFonts w:cs="Times New Roman"/>
          <w:color w:val="000000"/>
        </w:rPr>
        <w:t>Without spawning, the design assumes,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The two comparators form a separate set, and Section 4.2 takes them up.</w:t>
      </w:r>
    </w:p>
    <w:p w14:paraId="0FB3E40E" w14:textId="77777777" w:rsidR="00C15184" w:rsidRPr="00FA3BFA" w:rsidRDefault="00000000">
      <w:pPr>
        <w:rPr>
          <w:rFonts w:cs="Times New Roman"/>
        </w:rPr>
      </w:pPr>
      <w:r w:rsidRPr="00FA3BFA">
        <w:rPr>
          <w:rFonts w:cs="Times New Roman"/>
          <w:color w:val="000000"/>
        </w:rPr>
        <w:t>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power.</w:t>
      </w:r>
    </w:p>
    <w:p w14:paraId="0340A8F5" w14:textId="77777777" w:rsidR="00C15184" w:rsidRPr="00FA3BFA" w:rsidRDefault="00000000">
      <w:pPr>
        <w:rPr>
          <w:rFonts w:cs="Times New Roman"/>
        </w:rPr>
      </w:pPr>
      <w:r w:rsidRPr="00FA3BFA">
        <w:rPr>
          <w:rFonts w:cs="Times New Roman"/>
          <w:color w:val="000000"/>
        </w:rPr>
        <w:t>Every eligible link between a checklist and an event entered the main models, so those models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4.1 Principal Findings</w:t>
      </w:r>
    </w:p>
    <w:p w14:paraId="7BD20DB5" w14:textId="77777777" w:rsidR="00C15184" w:rsidRPr="00FA3BFA" w:rsidRDefault="00000000">
      <w:pPr>
        <w:rPr>
          <w:rFonts w:cs="Times New Roman"/>
        </w:rPr>
      </w:pPr>
      <w:r w:rsidRPr="00FA3BFA">
        <w:rPr>
          <w:rFonts w:cs="Times New Roman"/>
          <w:color w:val="000000"/>
        </w:rPr>
        <w:t>Coastal birds were recorded differently around herring spawning events, and the clearest signal was in how many birds observers wrote down rather than in how often they wrote anything at all. That distinction is the main result. It survived every change in how overlapping events were represented, and it is the outcome for which the timing test is most decisive. It is also the harder of the two to produce through observer behaviour alone, since writing a larger number means seeing more birds. Writing a species name does not.</w:t>
      </w:r>
    </w:p>
    <w:p w14:paraId="4464C972" w14:textId="77777777" w:rsidR="00C15184" w:rsidRPr="00FA3BFA" w:rsidRDefault="00000000">
      <w:pPr>
        <w:rPr>
          <w:rFonts w:cs="Times New Roman"/>
        </w:rPr>
      </w:pPr>
      <w:r w:rsidRPr="00FA3BFA">
        <w:rPr>
          <w:rFonts w:cs="Times New Roman"/>
          <w:color w:val="000000"/>
        </w:rPr>
        <w:t>Timing 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The analysis remains observational. It accounts for seasonal change shared by near and far shorelines and for their average difference before the event date, and it never observes a bird eating herring or moving toward a spawn. What it observes is 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4.2 Ecological Interpretation 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Scoters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pPr>
        <w:rPr>
          <w:rFonts w:cs="Times New Roman"/>
        </w:rPr>
      </w:pPr>
      <w:commentRangeStart w:id="138"/>
      <w:commentRangeStart w:id="139"/>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138"/>
      <w:r w:rsidRPr="00FA3BFA">
        <w:rPr>
          <w:rStyle w:val="CommentReference"/>
          <w:rFonts w:cs="Times New Roman"/>
          <w:sz w:val="22"/>
          <w:szCs w:val="24"/>
        </w:rPr>
        <w:commentReference w:id="138"/>
      </w:r>
      <w:commentRangeEnd w:id="139"/>
      <w:r w:rsidRPr="00FA3BFA">
        <w:rPr>
          <w:rStyle w:val="CommentReference"/>
          <w:rFonts w:cs="Times New Roman"/>
          <w:sz w:val="22"/>
          <w:szCs w:val="24"/>
        </w:rPr>
        <w:commentReference w:id="139"/>
      </w:r>
    </w:p>
    <w:p w14:paraId="25BB5217" w14:textId="77777777" w:rsidR="00C15184" w:rsidRPr="00FA3BFA" w:rsidRDefault="00000000">
      <w:pPr>
        <w:rPr>
          <w:rFonts w:cs="Times New Roman"/>
        </w:rPr>
      </w:pPr>
      <w:r w:rsidRPr="00FA3BFA">
        <w:rPr>
          <w:rFonts w:cs="Times New Roman"/>
          <w:color w:val="000000"/>
        </w:rPr>
        <w:t xml:space="preserve">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w:t>
      </w:r>
      <w:r w:rsidRPr="00FA3BFA">
        <w:rPr>
          <w:rFonts w:cs="Times New Roman"/>
          <w:color w:val="000000"/>
        </w:rPr>
        <w:lastRenderedPageBreak/>
        <w:t>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Gulls show the limits of community-science data as clearly as its strengths. A large feeding flock is conspicuous, it may draw observers and generate extra checklists, and a gull flock is far easier to report than to count.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 xml:space="preserve">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w:t>
      </w:r>
      <w:r w:rsidRPr="00FA3BFA">
        <w:rPr>
          <w:rFonts w:cs="Times New Roman"/>
        </w:rPr>
        <w:lastRenderedPageBreak/>
        <w:t>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Expected Responders That Did Not Respond</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Taxa Without an Established Herring Association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The pair therefore does not establish specificity, and it shows that a directional seasonal difference between near and far shorelines can arise in a bird with no herring link, though one species cannot say how common such structure is.</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4.3 Divergence Between the Count and Reporting Outcomes</w:t>
      </w:r>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process. Reporting needs a bird to be present, available, detected, identified and written down. The count model starts after all of that, and only when the observer supplied a number. A species can therefore turn up in larger flocks without appearing on more checklists, as Surf Scoter did, or the reverse. That ordering matters for the outcome carrying the </w:t>
      </w:r>
      <w:r w:rsidRPr="00FA3BFA">
        <w:rPr>
          <w:rFonts w:cs="Times New Roman"/>
          <w:color w:val="000000"/>
        </w:rPr>
        <w:lastRenderedPageBreak/>
        <w:t>main conclusion. Counts are measured among records that were made and quantified, and reporting itself rose for 13 species. For those species the checklists contributing counts after the event date are not the set that would have contributed before. Part of the count increase may therefore describe which checklists carried a number rather than how many birds were on them. The concern is weakest where reporting did not move. Surf Scoter, flat in reporting and up 1.30 in counts, is the clearest such case. Where both outcomes moved, the direction of the bias is unknown.</w:t>
      </w:r>
    </w:p>
    <w:p w14:paraId="13D2945C" w14:textId="77777777" w:rsidR="00C15184" w:rsidRPr="00FA3BFA" w:rsidRDefault="00000000">
      <w:pPr>
        <w:rPr>
          <w:rFonts w:cs="Times New Roman"/>
        </w:rPr>
      </w:pPr>
      <w:r w:rsidRPr="00FA3BFA">
        <w:rPr>
          <w:rFonts w:cs="Times New Roman"/>
          <w:color w:val="000000"/>
        </w:rPr>
        <w:t>Switching to nearest-event assignment overturned 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These data cannot say which dominates, but they do mark the species whose results should be quoted carefully.</w:t>
      </w:r>
    </w:p>
    <w:p w14:paraId="10924326" w14:textId="77777777" w:rsidR="00C15184" w:rsidRPr="00FA3BFA" w:rsidRDefault="00000000">
      <w:pPr>
        <w:rPr>
          <w:rFonts w:cs="Times New Roman"/>
        </w:rPr>
      </w:pPr>
      <w:r w:rsidRPr="00FA3BFA">
        <w:rPr>
          <w:rFonts w:cs="Times New Roman"/>
          <w:color w:val="000000"/>
        </w:rPr>
        <w:t>An entry of X adds a third stage, because observers may write X when a flock is large, distant, mobile, mixed or simply not counted. There was no family-wide shift in that habit around spawning, which is mildly reassuring, but 30 of 41 of those fits were singular and the check has little power. Excluding X records does not make the count estimates conservative. If observers write X more often when a flock is large, the counted subset systematically misses the biggest groups, and misses them most often when the birds are most concentrated. That would pull the count estimates down. If X instead marks distant or hard-to-identify birds, the omission has no particular relationship to flock size, and these data cannot separate the two 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4.4 Strengths and Limitations</w:t>
      </w:r>
    </w:p>
    <w:p w14:paraId="286DB82E" w14:textId="77777777" w:rsidR="00C15184" w:rsidRPr="00FA3BFA" w:rsidRDefault="00000000">
      <w:pPr>
        <w:rPr>
          <w:rFonts w:cs="Times New Roman"/>
        </w:rPr>
      </w:pPr>
      <w:r w:rsidRPr="00FA3BFA">
        <w:rPr>
          <w:rFonts w:cs="Times New Roman"/>
          <w:color w:val="000000"/>
        </w:rPr>
        <w:t>Framing the comparison in both space and time is what keeps two confounds out of it.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 xml:space="preserve">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w:t>
      </w:r>
      <w:r w:rsidRPr="00FA3BFA">
        <w:rPr>
          <w:rFonts w:cs="Times New Roman"/>
          <w:color w:val="000000"/>
        </w:rPr>
        <w:lastRenderedPageBreak/>
        <w:t>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4.5 Implications and Future Work</w:t>
      </w:r>
    </w:p>
    <w:p w14:paraId="6CCCBDF7" w14:textId="77777777" w:rsidR="00C15184" w:rsidRPr="00FA3BFA" w:rsidRDefault="00000000">
      <w:pPr>
        <w:rPr>
          <w:rFonts w:cs="Times New Roman"/>
        </w:rPr>
      </w:pPr>
      <w:r w:rsidRPr="00FA3BFA">
        <w:rPr>
          <w:rFonts w:cs="Times New Roman"/>
          <w:color w:val="000000"/>
        </w:rPr>
        <w:t>Each of the strongest candidates differs in timing and in which outcome moved, so each calls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Letting the response to link count curve would show whether the quantity means the same thing for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5 Conclusion</w:t>
      </w:r>
    </w:p>
    <w:p w14:paraId="2F8A5801" w14:textId="77777777" w:rsidR="00C15184" w:rsidRPr="00FA3BFA" w:rsidRDefault="00000000">
      <w:pPr>
        <w:rPr>
          <w:rFonts w:cs="Times New Roman"/>
        </w:rPr>
      </w:pPr>
      <w:r w:rsidRPr="00FA3BFA">
        <w:rPr>
          <w:rFonts w:cs="Times New Roman"/>
          <w:color w:val="000000"/>
        </w:rPr>
        <w:t>Herring spawning changed what observers of these 49 coastal birds wrote down, in both which species they listed and how many they counted. The stronger and more consistent signal was in the counts: 18 species were counted in larger numbers after correction for multiple testing, and all 18 kept their direction, with 17 still significant, whether each checklist was tied to its nearest event or simply marked as near one or not. Reporting changes were narrower, more sensitive to that choice, and concentrated in gulls. Timing separated the feeding groups in both outcomes,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the encoding of overlapping events and observer behaviour could all contribute, and the dabbling ducks show that some of that structure survives the design. What the study offers is two decades of what observers actually recorded near spawning events, a difference in timing among feeding groups that was tested rather than asserted, and a short list of places to go and look.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 xml:space="preserve">Clements, J. F., P. C. Rasmussen, T. S. Schulenberg, M. J. Iliff, T. A. Fredericks, J. A. Gerbracht, D. Lepage, A. Spencer, S. M. Billerman, B. L. Sullivan, and C. L. Wood. 2025. “The eBird/Clements </w:t>
      </w:r>
      <w:r w:rsidRPr="00FA3BFA">
        <w:rPr>
          <w:rFonts w:cs="Times New Roman"/>
          <w:color w:val="000000"/>
        </w:rPr>
        <w:lastRenderedPageBreak/>
        <w:t>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Dingwall, Jacob T., Jessica Qualley, Matthew Thompson, Sydni Long, and Amanda E. Bates. 2026. “Vegetation Preference and the Puzzle of Abandonment: High-Quality Spawning Habitat Remains Unused by Pacific Herring (</w:t>
      </w:r>
      <w:r w:rsidRPr="00FA3BFA">
        <w:rPr>
          <w:rFonts w:cs="Times New Roman"/>
          <w:i/>
        </w:rPr>
        <w:t>Clupea pallasii</w:t>
      </w:r>
      <w:r w:rsidRPr="00FA3BFA">
        <w:rPr>
          <w:rFonts w:cs="Times New Roman"/>
        </w:rPr>
        <w:t>).” Marine Environmental Research, 108067.</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lastRenderedPageBreak/>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lastRenderedPageBreak/>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6"/>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Jake Dingwall" w:date="2026-07-27T19:43:00Z" w:initials="JD">
    <w:p w14:paraId="0715392C" w14:textId="77777777" w:rsidR="000719E3" w:rsidRDefault="000719E3" w:rsidP="000719E3">
      <w:pPr>
        <w:pStyle w:val="CommentText"/>
      </w:pPr>
      <w:r>
        <w:rPr>
          <w:rStyle w:val="CommentReference"/>
        </w:rPr>
        <w:annotationRef/>
      </w:r>
      <w:r>
        <w:t>Awkward first sentence</w:t>
      </w:r>
    </w:p>
  </w:comment>
  <w:comment w:id="15" w:author="Jake Dingwall" w:date="2026-07-27T19:43:00Z" w:initials="JD">
    <w:p w14:paraId="0A2FEAB4" w14:textId="77777777" w:rsidR="000719E3" w:rsidRDefault="000719E3" w:rsidP="000719E3">
      <w:pPr>
        <w:pStyle w:val="CommentText"/>
      </w:pPr>
      <w:r>
        <w:rPr>
          <w:rStyle w:val="CommentReference"/>
        </w:rPr>
        <w:annotationRef/>
      </w:r>
      <w:r>
        <w:t>Also confusing sentence</w:t>
      </w:r>
    </w:p>
  </w:comment>
  <w:comment w:id="13" w:author="Jake Dingwall" w:date="2026-07-27T19:44:00Z" w:initials="JD">
    <w:p w14:paraId="532B31C9" w14:textId="77777777" w:rsidR="000719E3" w:rsidRDefault="000719E3" w:rsidP="000719E3">
      <w:pPr>
        <w:pStyle w:val="CommentText"/>
      </w:pPr>
      <w:r>
        <w:rPr>
          <w:rStyle w:val="CommentReference"/>
        </w:rPr>
        <w:annotationRef/>
      </w:r>
      <w:r>
        <w:t xml:space="preserve">Overall a really awkward first paragraph in prose. </w:t>
      </w:r>
    </w:p>
  </w:comment>
  <w:comment w:id="16"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17" w:author="Claude (editorial pass)" w:date="2026-07-26T00:00:00Z" w:initials="C">
    <w:p w14:paraId="5A000084" w14:textId="5A000084" w:rsidR="000E15C6" w:rsidRDefault="0006516A">
      <w:r>
        <w:rPr>
          <w:rStyle w:val="CommentReference"/>
        </w:rPr>
        <w:annotationRef/>
      </w:r>
      <w:r w:rsidR="00000000">
        <w:t>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26"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27" w:author="Claude (editorial pass)" w:date="2026-07-26T00:00:00Z" w:initials="C">
    <w:p w14:paraId="5A000083" w14:textId="5A000083" w:rsidR="000E15C6" w:rsidRDefault="0006516A">
      <w:r>
        <w:rPr>
          <w:rStyle w:val="CommentReference"/>
        </w:rPr>
        <w:annotationRef/>
      </w:r>
      <w:r w:rsidR="00000000">
        <w:t>Combined. The two paragraphs are now one, and the sentence about spawning regions repeating year to year has been folded into the herring paragraph above rather than standing alone.</w:t>
      </w:r>
    </w:p>
  </w:comment>
  <w:comment w:id="36" w:author="Jake Dingwall" w:date="2026-07-27T19:50:00Z" w:initials="JD">
    <w:p w14:paraId="42462B29" w14:textId="77777777" w:rsidR="00A94C81" w:rsidRDefault="00A94C81" w:rsidP="00A94C81">
      <w:pPr>
        <w:pStyle w:val="CommentText"/>
      </w:pPr>
      <w:r>
        <w:rPr>
          <w:rStyle w:val="CommentReference"/>
        </w:rPr>
        <w:annotationRef/>
      </w:r>
      <w:r>
        <w:t xml:space="preserve">It feels like this paragraph should just be integrated into the last one. </w:t>
      </w:r>
    </w:p>
  </w:comment>
  <w:comment w:id="39"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40" w:author="Claude (editorial pass)" w:date="2026-07-26T00:00:00Z" w:initials="C">
    <w:p w14:paraId="5A000085" w14:textId="5A000085" w:rsidR="000E15C6" w:rsidRDefault="0006516A">
      <w:r>
        <w:rPr>
          <w:rStyle w:val="CommentReference"/>
        </w:rPr>
        <w:annotationRef/>
      </w:r>
      <w:r w:rsidR="00000000">
        <w:t>Cut. The comparator and negative-control design has moved to Section 2.5 where it belongs; the Introduction now states the expectation and stops.</w:t>
      </w:r>
    </w:p>
  </w:comment>
  <w:comment w:id="41"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42" w:author="Claude (editorial pass)" w:date="2026-07-26T00:00:00Z" w:initials="C">
    <w:p w14:paraId="5A000087" w14:textId="5A000087" w:rsidR="000E15C6" w:rsidRDefault="0006516A">
      <w:r>
        <w:rPr>
          <w:rStyle w:val="CommentReference"/>
        </w:rPr>
        <w:annotationRef/>
      </w:r>
      <w:r w:rsidR="00000000">
        <w:t>You did not, and that was my error. The placeholder has been replaced with the conservation and management sentence you asked for. Correct it if the angle is wrong.</w:t>
      </w:r>
    </w:p>
  </w:comment>
  <w:comment w:id="43"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44" w:author="Claude (editorial pass)" w:date="2026-07-26T00:00:00Z" w:initials="C">
    <w:p w14:paraId="5A000088" w14:textId="5A000088" w:rsidR="000E15C6" w:rsidRDefault="0006516A">
      <w:r>
        <w:rPr>
          <w:rStyle w:val="CommentReference"/>
        </w:rPr>
        <w:annotationRef/>
      </w:r>
      <w:r w:rsidR="00000000">
        <w:t>Removed. "Study rules", "analysis frame", "frozen" and the rest of that vocabulary now return zero across the manuscript.</w:t>
      </w:r>
    </w:p>
  </w:comment>
  <w:comment w:id="45"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46" w:author="Claude (editorial pass)" w:date="2026-07-26T00:00:00Z" w:initials="C">
    <w:p w14:paraId="5A000089" w14:textId="5A000089" w:rsidR="000E15C6" w:rsidRDefault="0006516A">
      <w:r>
        <w:rPr>
          <w:rStyle w:val="CommentReference"/>
        </w:rPr>
        <w:annotationRef/>
      </w:r>
      <w:r w:rsidR="00000000">
        <w:t>Rewritten. The paragraph now describes how DFO collects the index, surface and dive surveys through the spawning season and what each records, instead of listing StartDate and EndDate. No field names remain.</w:t>
      </w:r>
    </w:p>
  </w:comment>
  <w:comment w:id="49"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50" w:author="Claude (editorial pass)" w:date="2026-07-26T00:00:00Z" w:initials="C">
    <w:p w14:paraId="5A00008A" w14:textId="5A00008A" w:rsidR="000E15C6" w:rsidRDefault="0006516A">
      <w:r>
        <w:rPr>
          <w:rStyle w:val="CommentReference"/>
        </w:rPr>
        <w:annotationRef/>
      </w:r>
      <w:r w:rsidR="00000000">
        <w:t>Cut. The paragraph defining event blocks as a construct is gone; what survives is the one sentence a reader needs, that two events in the same block need not belong to one spawning population.</w:t>
      </w:r>
    </w:p>
  </w:comment>
  <w:comment w:id="52"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53" w:author="Claude (editorial pass)" w:date="2026-07-26T00:00:00Z" w:initials="C">
    <w:p w14:paraId="5A00008B" w14:textId="5A00008B" w:rsidR="000E15C6" w:rsidRDefault="0006516A">
      <w:r>
        <w:rPr>
          <w:rStyle w:val="CommentReference"/>
        </w:rPr>
        <w:annotationRef/>
      </w:r>
      <w:r w:rsidR="00000000">
        <w:t>Table 1 is new and carries the six period definitions, their lengths and what is happening biologically in each. The dense prose that held those numbers has been deleted.</w:t>
      </w:r>
    </w:p>
  </w:comment>
  <w:comment w:id="58" w:author="Jake Dingwall" w:date="2026-07-27T18:51:00Z" w:initials="JD">
    <w:p w14:paraId="194F0F99" w14:textId="77777777" w:rsidR="00D61221" w:rsidRDefault="00D61221" w:rsidP="00D61221">
      <w:pPr>
        <w:pStyle w:val="CommentText"/>
      </w:pPr>
      <w:r>
        <w:rPr>
          <w:rStyle w:val="CommentReference"/>
        </w:rPr>
        <w:annotationRef/>
      </w:r>
      <w:r>
        <w:t>Don’t include phrases about author judgement</w:t>
      </w:r>
    </w:p>
  </w:comment>
  <w:comment w:id="72"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73" w:author="Claude (editorial pass)" w:date="2026-07-26T00:00:00Z" w:initials="C">
    <w:p w14:paraId="5A000086" w14:textId="5A000086" w:rsidR="000E15C6" w:rsidRDefault="0006516A">
      <w:r>
        <w:rPr>
          <w:rStyle w:val="CommentReference"/>
        </w:rPr>
        <w:annotationRef/>
      </w:r>
      <w:r w:rsidR="00000000">
        <w:t>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84"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85" w:author="Claude (editorial pass)" w:date="2026-07-26T00:00:00Z" w:initials="C">
    <w:p w14:paraId="5A00008D" w14:textId="5A00008D" w:rsidR="000E15C6" w:rsidRDefault="0006516A">
      <w:r>
        <w:rPr>
          <w:rStyle w:val="CommentReference"/>
        </w:rPr>
        <w:annotationRef/>
      </w:r>
      <w:r w:rsidR="00000000">
        <w:t>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86"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87" w:author="Claude (editorial pass)" w:date="2026-07-26T00:00:00Z" w:initials="C">
    <w:p w14:paraId="5A00008F" w14:textId="5A00008F" w:rsidR="000E15C6" w:rsidRDefault="0006516A">
      <w:r>
        <w:rPr>
          <w:rStyle w:val="CommentReference"/>
        </w:rPr>
        <w:annotationRef/>
      </w:r>
      <w:r w:rsidR="00000000">
        <w:t>Done. Ordinary connectives (because, although, whereas, since, however) now appear about 16 times per thousand words, against 7 in v30.</w:t>
      </w:r>
    </w:p>
  </w:comment>
  <w:comment w:id="91" w:author="Jake Dingwall" w:date="2026-07-26T16:52:00Z" w:initials="JD">
    <w:p w14:paraId="5670145F" w14:textId="77777777" w:rsidR="006E4209" w:rsidRDefault="006E4209" w:rsidP="006E4209">
      <w:pPr>
        <w:pStyle w:val="CommentText"/>
      </w:pPr>
      <w:r>
        <w:rPr>
          <w:rStyle w:val="CommentReference"/>
        </w:rPr>
        <w:annotationRef/>
      </w:r>
      <w:r>
        <w:t>bad</w:t>
      </w:r>
    </w:p>
  </w:comment>
  <w:comment w:id="92" w:author="Claude (editorial pass)" w:date="2026-07-26T00:00:00Z" w:initials="C">
    <w:p w14:paraId="5A000090" w14:textId="5A000090" w:rsidR="000E15C6" w:rsidRDefault="0006516A">
      <w:r>
        <w:rPr>
          <w:rStyle w:val="CommentReference"/>
        </w:rPr>
        <w:annotationRef/>
      </w:r>
      <w:r w:rsidR="00000000">
        <w:t>Rewritten. The sentence pointing the reader at Section 4.4 is gone, and what remains states the interval construction once without instructing the reader how to weigh it.</w:t>
      </w:r>
    </w:p>
  </w:comment>
  <w:comment w:id="97"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98" w:author="Claude (editorial pass)" w:date="2026-07-26T00:00:00Z" w:initials="C">
    <w:p w14:paraId="5A000091" w14:textId="5A000091" w:rsidR="000E15C6" w:rsidRDefault="0006516A">
      <w:r>
        <w:rPr>
          <w:rStyle w:val="CommentReference"/>
        </w:rPr>
        <w:annotationRef/>
      </w:r>
      <w:r w:rsidR="00000000">
        <w:t>Cut. The pipeline vocabulary is gone throughout, along with the sentence declaring the missing diel term to be a real gap rather than a considered omission. The limitation itself stays in Section 4.4, stated once.</w:t>
      </w:r>
    </w:p>
  </w:comment>
  <w:comment w:id="104" w:author="Jake Dingwall" w:date="2026-07-27T19:24:00Z" w:initials="JD">
    <w:p w14:paraId="72FEAE8B" w14:textId="77777777" w:rsidR="005C7EE5" w:rsidRDefault="005C7EE5" w:rsidP="005C7EE5">
      <w:pPr>
        <w:pStyle w:val="CommentText"/>
      </w:pPr>
      <w:r>
        <w:rPr>
          <w:rStyle w:val="CommentReference"/>
        </w:rPr>
        <w:annotationRef/>
      </w:r>
      <w:r>
        <w:t>Feels more discussion-esque</w:t>
      </w:r>
    </w:p>
  </w:comment>
  <w:comment w:id="106" w:author="Jake Dingwall" w:date="2026-07-27T19:25:00Z" w:initials="JD">
    <w:p w14:paraId="4189676A" w14:textId="77777777" w:rsidR="005C7EE5" w:rsidRDefault="005C7EE5" w:rsidP="005C7EE5">
      <w:pPr>
        <w:pStyle w:val="CommentText"/>
      </w:pPr>
      <w:r>
        <w:rPr>
          <w:rStyle w:val="CommentReference"/>
        </w:rPr>
        <w:annotationRef/>
      </w:r>
      <w:r>
        <w:t>This type of thing doesn’t need to be included</w:t>
      </w:r>
    </w:p>
  </w:comment>
  <w:comment w:id="112" w:author="Jake Dingwall" w:date="2026-07-27T19:28:00Z" w:initials="JD">
    <w:p w14:paraId="43ACFB35" w14:textId="77777777" w:rsidR="005C7EE5" w:rsidRDefault="005C7EE5" w:rsidP="005C7EE5">
      <w:pPr>
        <w:pStyle w:val="CommentText"/>
      </w:pPr>
      <w:r>
        <w:rPr>
          <w:rStyle w:val="CommentReference"/>
        </w:rPr>
        <w:annotationRef/>
      </w:r>
      <w:r>
        <w:t>“so” is not often used in academic writing</w:t>
      </w:r>
    </w:p>
  </w:comment>
  <w:comment w:id="108" w:author="Jake Dingwall" w:date="2026-07-27T19:29:00Z" w:initials="JD">
    <w:p w14:paraId="4692A0C7" w14:textId="77777777" w:rsidR="00A35A94" w:rsidRDefault="00A35A94" w:rsidP="00A35A94">
      <w:pPr>
        <w:pStyle w:val="CommentText"/>
      </w:pPr>
      <w:r>
        <w:rPr>
          <w:rStyle w:val="CommentReference"/>
        </w:rPr>
        <w:annotationRef/>
      </w:r>
      <w:r>
        <w:t>This paragraph is very unclear</w:t>
      </w:r>
    </w:p>
  </w:comment>
  <w:comment w:id="117" w:author="Jake Dingwall" w:date="2026-07-27T19:30:00Z" w:initials="JD">
    <w:p w14:paraId="21E573C9" w14:textId="77777777" w:rsidR="00A35A94" w:rsidRDefault="00A35A94" w:rsidP="00A35A94">
      <w:pPr>
        <w:pStyle w:val="CommentText"/>
      </w:pPr>
      <w:r>
        <w:rPr>
          <w:rStyle w:val="CommentReference"/>
        </w:rPr>
        <w:annotationRef/>
      </w:r>
      <w:r>
        <w:t xml:space="preserve">I want all the comparator of gadwall and northern shoveller stuff removed from the manuscript. </w:t>
      </w:r>
    </w:p>
  </w:comment>
  <w:comment w:id="118" w:author="Jake Dingwall" w:date="2026-07-27T19:33:00Z" w:initials="JD">
    <w:p w14:paraId="540F991E" w14:textId="77777777" w:rsidR="00A35A94" w:rsidRDefault="00A35A94" w:rsidP="00A35A94">
      <w:pPr>
        <w:pStyle w:val="CommentText"/>
      </w:pPr>
      <w:r>
        <w:rPr>
          <w:rStyle w:val="CommentReference"/>
        </w:rPr>
        <w:annotationRef/>
      </w:r>
      <w:r>
        <w:t>Hard to read and understand.</w:t>
      </w:r>
    </w:p>
  </w:comment>
  <w:comment w:id="124" w:author="Jake Dingwall" w:date="2026-07-27T19:38:00Z" w:initials="JD">
    <w:p w14:paraId="5858C8E4" w14:textId="77777777" w:rsidR="00A35A94" w:rsidRDefault="00A35A94" w:rsidP="00A35A94">
      <w:pPr>
        <w:pStyle w:val="CommentText"/>
      </w:pPr>
      <w:r>
        <w:rPr>
          <w:rStyle w:val="CommentReference"/>
        </w:rPr>
        <w:annotationRef/>
      </w:r>
      <w:r>
        <w:t xml:space="preserve">Rename section. </w:t>
      </w:r>
    </w:p>
  </w:comment>
  <w:comment w:id="13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137" w:author="Claude (editorial pass)" w:date="2026-07-26T00:00:00Z" w:initials="C">
    <w:p w14:paraId="5A00008E" w14:textId="5A00008E" w:rsidR="000E15C6" w:rsidRDefault="0006516A">
      <w:r>
        <w:rPr>
          <w:rStyle w:val="CommentReference"/>
        </w:rPr>
        <w:annotationRef/>
      </w:r>
      <w:r w:rsidR="00000000">
        <w:t>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13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39" w:author="Claude (editorial pass)" w:date="2026-07-26T00:00:00Z" w:initials="C">
    <w:p w14:paraId="5A00008C" w14:textId="5A00008C" w:rsidR="000E15C6" w:rsidRDefault="0006516A">
      <w:r>
        <w:rPr>
          <w:rStyle w:val="CommentReference"/>
        </w:rPr>
        <w:annotationRef/>
      </w:r>
      <w:r w:rsidR="00000000">
        <w:t>Done. StartDate and EndDate are gone from the Day 0 definition, which now reads as the midpoint between the first and last dates on which spawn was recorded at a location.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15392C" w15:done="0"/>
  <w15:commentEx w15:paraId="0A2FEAB4" w15:done="0"/>
  <w15:commentEx w15:paraId="532B31C9" w15:done="0"/>
  <w15:commentEx w15:paraId="0AB6054D" w15:done="1"/>
  <w15:commentEx w15:paraId="5A000084" w15:paraIdParent="0AB6054D" w15:done="1"/>
  <w15:commentEx w15:paraId="445BA673" w15:done="1"/>
  <w15:commentEx w15:paraId="5A000083" w15:paraIdParent="445BA673" w15:done="1"/>
  <w15:commentEx w15:paraId="42462B29" w15:done="0"/>
  <w15:commentEx w15:paraId="593D3278" w15:done="1"/>
  <w15:commentEx w15:paraId="5A000085" w15:paraIdParent="593D3278"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194F0F99" w15:done="0"/>
  <w15:commentEx w15:paraId="3E52EF60" w15:done="1"/>
  <w15:commentEx w15:paraId="5A000086" w15:paraIdParent="3E52EF60" w15:done="1"/>
  <w15:commentEx w15:paraId="634A3C17" w15:done="1"/>
  <w15:commentEx w15:paraId="5A00008D" w15:paraIdParent="634A3C17"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Ex w15:paraId="72FEAE8B" w15:done="0"/>
  <w15:commentEx w15:paraId="4189676A" w15:done="0"/>
  <w15:commentEx w15:paraId="43ACFB35" w15:done="0"/>
  <w15:commentEx w15:paraId="4692A0C7" w15:done="0"/>
  <w15:commentEx w15:paraId="21E573C9" w15:done="0"/>
  <w15:commentEx w15:paraId="540F991E" w15:done="0"/>
  <w15:commentEx w15:paraId="5858C8E4" w15:done="0"/>
  <w15:commentEx w15:paraId="3D740522" w15:done="1"/>
  <w15:commentEx w15:paraId="5A00008E" w15:paraIdParent="3D740522" w15:done="1"/>
  <w15:commentEx w15:paraId="4A4139D0" w15:done="1"/>
  <w15:commentEx w15:paraId="5A00008C" w15:paraIdParent="4A4139D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8D8AE1" w16cex:dateUtc="2026-07-28T02:43:00Z"/>
  <w16cex:commentExtensible w16cex:durableId="4396F336" w16cex:dateUtc="2026-07-28T02:43:00Z"/>
  <w16cex:commentExtensible w16cex:durableId="69E55AC6" w16cex:dateUtc="2026-07-28T02:44:00Z"/>
  <w16cex:commentExtensible w16cex:durableId="615E35E9" w16cex:dateUtc="2026-07-26T23:40:00Z"/>
  <w16cex:commentExtensible w16cex:durableId="756ABCE3" w16cex:dateUtc="2026-07-26T23:41:00Z"/>
  <w16cex:commentExtensible w16cex:durableId="2E24C31B" w16cex:dateUtc="2026-07-28T02:50:00Z"/>
  <w16cex:commentExtensible w16cex:durableId="5550D78E"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08EF6670" w16cex:dateUtc="2026-07-26T23:47:00Z"/>
  <w16cex:commentExtensible w16cex:durableId="0D214402" w16cex:dateUtc="2026-07-28T01:51:00Z"/>
  <w16cex:commentExtensible w16cex:durableId="3416D269" w16cex:dateUtc="2026-07-26T23:43: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Extensible w16cex:durableId="251E765F" w16cex:dateUtc="2026-07-28T02:24:00Z"/>
  <w16cex:commentExtensible w16cex:durableId="1E057B54" w16cex:dateUtc="2026-07-28T02:25:00Z"/>
  <w16cex:commentExtensible w16cex:durableId="6416A028" w16cex:dateUtc="2026-07-28T02:28:00Z"/>
  <w16cex:commentExtensible w16cex:durableId="514108E2" w16cex:dateUtc="2026-07-28T02:29:00Z"/>
  <w16cex:commentExtensible w16cex:durableId="541E67EC" w16cex:dateUtc="2026-07-28T02:30:00Z"/>
  <w16cex:commentExtensible w16cex:durableId="5BA58286" w16cex:dateUtc="2026-07-28T02:33:00Z"/>
  <w16cex:commentExtensible w16cex:durableId="77047E4D" w16cex:dateUtc="2026-07-28T02:38:00Z"/>
  <w16cex:commentExtensible w16cex:durableId="03BCABF0" w16cex:dateUtc="2026-07-26T23:48:00Z"/>
  <w16cex:commentExtensible w16cex:durableId="34EE5102" w16cex:dateUtc="2026-07-26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15392C" w16cid:durableId="7E8D8AE1"/>
  <w16cid:commentId w16cid:paraId="0A2FEAB4" w16cid:durableId="4396F336"/>
  <w16cid:commentId w16cid:paraId="532B31C9" w16cid:durableId="69E55AC6"/>
  <w16cid:commentId w16cid:paraId="0AB6054D" w16cid:durableId="615E35E9"/>
  <w16cid:commentId w16cid:paraId="5A000084" w16cid:durableId="5A000084"/>
  <w16cid:commentId w16cid:paraId="445BA673" w16cid:durableId="756ABCE3"/>
  <w16cid:commentId w16cid:paraId="5A000083" w16cid:durableId="5A000083"/>
  <w16cid:commentId w16cid:paraId="42462B29" w16cid:durableId="2E24C31B"/>
  <w16cid:commentId w16cid:paraId="593D3278" w16cid:durableId="5550D78E"/>
  <w16cid:commentId w16cid:paraId="5A000085" w16cid:durableId="5A000085"/>
  <w16cid:commentId w16cid:paraId="6264C8B4" w16cid:durableId="61D36585"/>
  <w16cid:commentId w16cid:paraId="5A000087" w16cid:durableId="5A000087"/>
  <w16cid:commentId w16cid:paraId="7A7891C9" w16cid:durableId="4F2B1378"/>
  <w16cid:commentId w16cid:paraId="5A000088" w16cid:durableId="5A000088"/>
  <w16cid:commentId w16cid:paraId="131AC80D" w16cid:durableId="10C0DF0A"/>
  <w16cid:commentId w16cid:paraId="5A000089" w16cid:durableId="5A000089"/>
  <w16cid:commentId w16cid:paraId="43C506E1" w16cid:durableId="416A2EEE"/>
  <w16cid:commentId w16cid:paraId="5A00008A" w16cid:durableId="5A00008A"/>
  <w16cid:commentId w16cid:paraId="6085ED8D" w16cid:durableId="08EF6670"/>
  <w16cid:commentId w16cid:paraId="5A00008B" w16cid:durableId="5A00008B"/>
  <w16cid:commentId w16cid:paraId="194F0F99" w16cid:durableId="0D214402"/>
  <w16cid:commentId w16cid:paraId="3E52EF60" w16cid:durableId="3416D269"/>
  <w16cid:commentId w16cid:paraId="5A000086" w16cid:durableId="5A000086"/>
  <w16cid:commentId w16cid:paraId="634A3C17" w16cid:durableId="2930FE42"/>
  <w16cid:commentId w16cid:paraId="5A00008D" w16cid:durableId="5A00008D"/>
  <w16cid:commentId w16cid:paraId="31B41440" w16cid:durableId="02C941A5"/>
  <w16cid:commentId w16cid:paraId="5A00008F" w16cid:durableId="5A00008F"/>
  <w16cid:commentId w16cid:paraId="5670145F" w16cid:durableId="68FC935D"/>
  <w16cid:commentId w16cid:paraId="5A000090" w16cid:durableId="5A000090"/>
  <w16cid:commentId w16cid:paraId="6DC20E27" w16cid:durableId="520B0298"/>
  <w16cid:commentId w16cid:paraId="5A000091" w16cid:durableId="5A000091"/>
  <w16cid:commentId w16cid:paraId="72FEAE8B" w16cid:durableId="251E765F"/>
  <w16cid:commentId w16cid:paraId="4189676A" w16cid:durableId="1E057B54"/>
  <w16cid:commentId w16cid:paraId="43ACFB35" w16cid:durableId="6416A028"/>
  <w16cid:commentId w16cid:paraId="4692A0C7" w16cid:durableId="514108E2"/>
  <w16cid:commentId w16cid:paraId="21E573C9" w16cid:durableId="541E67EC"/>
  <w16cid:commentId w16cid:paraId="540F991E" w16cid:durableId="5BA58286"/>
  <w16cid:commentId w16cid:paraId="5858C8E4" w16cid:durableId="77047E4D"/>
  <w16cid:commentId w16cid:paraId="3D740522" w16cid:durableId="03BCABF0"/>
  <w16cid:commentId w16cid:paraId="5A00008E" w16cid:durableId="5A00008E"/>
  <w16cid:commentId w16cid:paraId="4A4139D0" w16cid:durableId="34EE5102"/>
  <w16cid:commentId w16cid:paraId="5A00008C" w16cid:durableId="5A0000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08A1F" w14:textId="77777777" w:rsidR="003D2607" w:rsidRDefault="003D2607">
      <w:pPr>
        <w:spacing w:after="0" w:line="240" w:lineRule="auto"/>
      </w:pPr>
      <w:r>
        <w:separator/>
      </w:r>
    </w:p>
  </w:endnote>
  <w:endnote w:type="continuationSeparator" w:id="0">
    <w:p w14:paraId="6FF149D7" w14:textId="77777777" w:rsidR="003D2607" w:rsidRDefault="003D2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27DF" w14:textId="77777777" w:rsidR="003D2607" w:rsidRDefault="003D2607">
      <w:r>
        <w:separator/>
      </w:r>
    </w:p>
  </w:footnote>
  <w:footnote w:type="continuationSeparator" w:id="0">
    <w:p w14:paraId="08D897C7" w14:textId="77777777" w:rsidR="003D2607" w:rsidRDefault="003D26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6516A"/>
    <w:rsid w:val="000719E3"/>
    <w:rsid w:val="0007510F"/>
    <w:rsid w:val="000E15C6"/>
    <w:rsid w:val="002211CD"/>
    <w:rsid w:val="002C176F"/>
    <w:rsid w:val="00322077"/>
    <w:rsid w:val="003520DA"/>
    <w:rsid w:val="003842D7"/>
    <w:rsid w:val="003D2607"/>
    <w:rsid w:val="00403A7E"/>
    <w:rsid w:val="00517230"/>
    <w:rsid w:val="005C7EE5"/>
    <w:rsid w:val="006A2C95"/>
    <w:rsid w:val="006E4209"/>
    <w:rsid w:val="00762553"/>
    <w:rsid w:val="00771EE4"/>
    <w:rsid w:val="007E7E6A"/>
    <w:rsid w:val="00881261"/>
    <w:rsid w:val="00884C2D"/>
    <w:rsid w:val="00A35A94"/>
    <w:rsid w:val="00A45C4C"/>
    <w:rsid w:val="00A54E3F"/>
    <w:rsid w:val="00A94C81"/>
    <w:rsid w:val="00B2450E"/>
    <w:rsid w:val="00BF0BAC"/>
    <w:rsid w:val="00C15184"/>
    <w:rsid w:val="00C62A3D"/>
    <w:rsid w:val="00D61221"/>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26</Pages>
  <Words>11507</Words>
  <Characters>65590</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76944</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4</cp:revision>
  <dcterms:created xsi:type="dcterms:W3CDTF">2026-07-27T00:00:00Z</dcterms:created>
  <dcterms:modified xsi:type="dcterms:W3CDTF">2026-07-28T02:52:00Z</dcterms:modified>
</cp:coreProperties>
</file>