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5174" w14:textId="50B4A44E" w:rsidR="00F46B3E" w:rsidRPr="00F46B3E" w:rsidRDefault="00F46B3E">
      <w:pPr>
        <w:pStyle w:val="Title"/>
        <w:rPr>
          <w:rFonts w:cs="Times New Roman"/>
        </w:rPr>
      </w:pPr>
      <w:r w:rsidRPr="00F46B3E">
        <w:rPr>
          <w:rFonts w:cs="Times New Roman"/>
        </w:rPr>
        <w:t xml:space="preserve">Coastal bird responses to Pacific herring spawn revealed by two decades of </w:t>
      </w:r>
      <w:del w:id="0" w:author="Jake Dingwall" w:date="2026-07-26T12:03:00Z" w16du:dateUtc="2026-07-26T19:03:00Z">
        <w:r w:rsidRPr="00F46B3E" w:rsidDel="00B2450E">
          <w:rPr>
            <w:rFonts w:cs="Times New Roman"/>
          </w:rPr>
          <w:delText xml:space="preserve">eBird </w:delText>
        </w:r>
      </w:del>
      <w:ins w:id="1" w:author="Jake Dingwall" w:date="2026-07-26T12:03:00Z" w16du:dateUtc="2026-07-26T19:03:00Z">
        <w:r w:rsidR="00B2450E">
          <w:rPr>
            <w:rFonts w:cs="Times New Roman"/>
          </w:rPr>
          <w:t>citizen science</w:t>
        </w:r>
        <w:r w:rsidR="00B2450E" w:rsidRPr="00F46B3E">
          <w:rPr>
            <w:rFonts w:cs="Times New Roman"/>
          </w:rPr>
          <w:t xml:space="preserve"> </w:t>
        </w:r>
      </w:ins>
      <w:r w:rsidRPr="00F46B3E">
        <w:rPr>
          <w:rFonts w:cs="Times New Roman"/>
        </w:rPr>
        <w:t>records in the Strait of Georgia</w:t>
      </w:r>
    </w:p>
    <w:p w14:paraId="7AC2AD3F" w14:textId="77777777" w:rsidR="00C15184" w:rsidRPr="00F46B3E" w:rsidRDefault="00F46B3E">
      <w:pPr>
        <w:pStyle w:val="Subtitle"/>
        <w:rPr>
          <w:rFonts w:cs="Times New Roman"/>
        </w:rPr>
      </w:pPr>
      <w:r w:rsidRPr="00F46B3E">
        <w:rPr>
          <w:rFonts w:cs="Times New Roman"/>
        </w:rPr>
        <w:t>Jacob T. Dingwall</w:t>
      </w:r>
    </w:p>
    <w:p w14:paraId="197D4F7D" w14:textId="77777777" w:rsidR="00C15184" w:rsidRPr="00F46B3E" w:rsidRDefault="00000000">
      <w:pPr>
        <w:rPr>
          <w:rFonts w:cs="Times New Roman"/>
        </w:rPr>
      </w:pPr>
      <w:r w:rsidRPr="00F46B3E">
        <w:rPr>
          <w:rFonts w:cs="Times New Roman"/>
          <w:color w:val="000000"/>
        </w:rPr>
        <w:t>University of Victoria, 800 Finnerty Road, Victoria, BC V8P 5C2, Canada</w:t>
      </w:r>
      <w:r w:rsidRPr="00F46B3E">
        <w:rPr>
          <w:rFonts w:cs="Times New Roman"/>
          <w:color w:val="000000"/>
        </w:rPr>
        <w:br/>
        <w:t>Corresponding author: Jacob T. Dingwall; dingwalljake@gmail.com</w:t>
      </w:r>
      <w:r w:rsidRPr="00F46B3E">
        <w:rPr>
          <w:rFonts w:cs="Times New Roman"/>
          <w:color w:val="000000"/>
        </w:rPr>
        <w:br/>
        <w:t>ORCID: 0009-0007-8389-6947</w:t>
      </w:r>
    </w:p>
    <w:p w14:paraId="775F1CCA"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Abstract</w:t>
      </w:r>
    </w:p>
    <w:p w14:paraId="16E05BEF" w14:textId="70F2C722" w:rsidR="00C15184" w:rsidRPr="00F46B3E" w:rsidRDefault="00000000">
      <w:pPr>
        <w:rPr>
          <w:rFonts w:cs="Times New Roman"/>
        </w:rPr>
      </w:pPr>
      <w:r w:rsidRPr="00F46B3E">
        <w:rPr>
          <w:rFonts w:cs="Times New Roman"/>
          <w:color w:val="000000"/>
        </w:rPr>
        <w:t>Pacific herring (</w:t>
      </w:r>
      <w:r w:rsidRPr="00B2450E">
        <w:rPr>
          <w:rFonts w:cs="Times New Roman"/>
          <w:i/>
          <w:iCs/>
          <w:color w:val="000000"/>
          <w:rPrChange w:id="2" w:author="Jake Dingwall" w:date="2026-07-26T12:04:00Z" w16du:dateUtc="2026-07-26T19:04:00Z">
            <w:rPr>
              <w:rFonts w:cs="Times New Roman"/>
              <w:color w:val="000000"/>
            </w:rPr>
          </w:rPrChange>
        </w:rPr>
        <w:t>Clupea pallasii</w:t>
      </w:r>
      <w:r w:rsidRPr="00F46B3E">
        <w:rPr>
          <w:rFonts w:cs="Times New Roman"/>
          <w:color w:val="000000"/>
        </w:rPr>
        <w:t>) spawn briefly in shallow coastal water, leaving eggs on s</w:t>
      </w:r>
      <w:del w:id="3" w:author="Jake Dingwall" w:date="2026-07-26T12:04:00Z" w16du:dateUtc="2026-07-26T19:04:00Z">
        <w:r w:rsidRPr="00F46B3E" w:rsidDel="00B2450E">
          <w:rPr>
            <w:rFonts w:cs="Times New Roman"/>
            <w:color w:val="000000"/>
          </w:rPr>
          <w:delText xml:space="preserve">eaweed and eelgrass </w:delText>
        </w:r>
      </w:del>
      <w:ins w:id="4" w:author="Jake Dingwall" w:date="2026-07-26T12:04:00Z" w16du:dateUtc="2026-07-26T19:04:00Z">
        <w:r w:rsidR="00B2450E">
          <w:rPr>
            <w:rFonts w:cs="Times New Roman"/>
            <w:color w:val="000000"/>
          </w:rPr>
          <w:t xml:space="preserve">marine vegetation </w:t>
        </w:r>
      </w:ins>
      <w:r w:rsidRPr="00F46B3E">
        <w:rPr>
          <w:rFonts w:cs="Times New Roman"/>
          <w:color w:val="000000"/>
        </w:rPr>
        <w:t xml:space="preserve">for </w:t>
      </w:r>
      <w:ins w:id="5" w:author="Jake Dingwall" w:date="2026-07-26T12:04:00Z" w16du:dateUtc="2026-07-26T19:04:00Z">
        <w:r w:rsidR="00B2450E">
          <w:rPr>
            <w:rFonts w:cs="Times New Roman"/>
            <w:color w:val="000000"/>
          </w:rPr>
          <w:t>two weeks</w:t>
        </w:r>
      </w:ins>
      <w:del w:id="6" w:author="Jake Dingwall" w:date="2026-07-26T12:04:00Z" w16du:dateUtc="2026-07-26T19:04:00Z">
        <w:r w:rsidRPr="00F46B3E" w:rsidDel="00B2450E">
          <w:rPr>
            <w:rFonts w:cs="Times New Roman"/>
            <w:color w:val="000000"/>
          </w:rPr>
          <w:delText xml:space="preserve">a fortnight </w:delText>
        </w:r>
      </w:del>
      <w:r w:rsidRPr="00F46B3E">
        <w:rPr>
          <w:rFonts w:cs="Times New Roman"/>
          <w:color w:val="000000"/>
        </w:rPr>
        <w:t xml:space="preserve">and drawing birds from across the coast. Migration, habitat, shoreline access and observer behaviour can all </w:t>
      </w:r>
      <w:del w:id="7" w:author="Jake Dingwall" w:date="2026-07-26T12:05:00Z" w16du:dateUtc="2026-07-26T19:05:00Z">
        <w:r w:rsidRPr="00F46B3E" w:rsidDel="00B2450E">
          <w:rPr>
            <w:rFonts w:cs="Times New Roman"/>
            <w:color w:val="000000"/>
          </w:rPr>
          <w:delText xml:space="preserve">put more birds on a checklist </w:delText>
        </w:r>
      </w:del>
      <w:ins w:id="8" w:author="Jake Dingwall" w:date="2026-07-26T12:05:00Z" w16du:dateUtc="2026-07-26T19:05:00Z">
        <w:r w:rsidR="00B2450E">
          <w:rPr>
            <w:rFonts w:cs="Times New Roman"/>
            <w:color w:val="000000"/>
          </w:rPr>
          <w:t xml:space="preserve">cause birds to observed at a greater rate </w:t>
        </w:r>
      </w:ins>
      <w:r w:rsidRPr="00F46B3E">
        <w:rPr>
          <w:rFonts w:cs="Times New Roman"/>
          <w:color w:val="000000"/>
        </w:rPr>
        <w:t>at the same time of year, which makes that gathering easy to look for</w:t>
      </w:r>
      <w:ins w:id="9" w:author="Jake Dingwall" w:date="2026-07-26T12:05:00Z" w16du:dateUtc="2026-07-26T19:05:00Z">
        <w:r w:rsidR="00B2450E">
          <w:rPr>
            <w:rFonts w:cs="Times New Roman"/>
            <w:color w:val="000000"/>
          </w:rPr>
          <w:t xml:space="preserve"> and note anecdotally</w:t>
        </w:r>
      </w:ins>
      <w:r w:rsidRPr="00F46B3E">
        <w:rPr>
          <w:rFonts w:cs="Times New Roman"/>
          <w:color w:val="000000"/>
        </w:rPr>
        <w:t xml:space="preserve"> </w:t>
      </w:r>
      <w:del w:id="10" w:author="Jake Dingwall" w:date="2026-07-26T12:05:00Z" w16du:dateUtc="2026-07-26T19:05:00Z">
        <w:r w:rsidRPr="00F46B3E" w:rsidDel="00B2450E">
          <w:rPr>
            <w:rFonts w:cs="Times New Roman"/>
            <w:color w:val="000000"/>
          </w:rPr>
          <w:delText xml:space="preserve">and </w:delText>
        </w:r>
      </w:del>
      <w:ins w:id="11" w:author="Jake Dingwall" w:date="2026-07-26T12:05:00Z" w16du:dateUtc="2026-07-26T19:05:00Z">
        <w:r w:rsidR="00B2450E">
          <w:rPr>
            <w:rFonts w:cs="Times New Roman"/>
            <w:color w:val="000000"/>
          </w:rPr>
          <w:t>but</w:t>
        </w:r>
        <w:r w:rsidR="00B2450E" w:rsidRPr="00F46B3E">
          <w:rPr>
            <w:rFonts w:cs="Times New Roman"/>
            <w:color w:val="000000"/>
          </w:rPr>
          <w:t xml:space="preserve"> </w:t>
        </w:r>
      </w:ins>
      <w:r w:rsidRPr="00F46B3E">
        <w:rPr>
          <w:rFonts w:cs="Times New Roman"/>
          <w:color w:val="000000"/>
        </w:rPr>
        <w:t>hard to confirm. This study links 1,120 Fisheries and Oceans Canada</w:t>
      </w:r>
      <w:ins w:id="12" w:author="Jake Dingwall" w:date="2026-07-26T12:05:00Z" w16du:dateUtc="2026-07-26T19:05:00Z">
        <w:r w:rsidR="00B2450E">
          <w:rPr>
            <w:rFonts w:cs="Times New Roman"/>
            <w:color w:val="000000"/>
          </w:rPr>
          <w:t xml:space="preserve"> herring</w:t>
        </w:r>
      </w:ins>
      <w:r w:rsidRPr="00F46B3E">
        <w:rPr>
          <w:rFonts w:cs="Times New Roman"/>
          <w:color w:val="000000"/>
        </w:rPr>
        <w:t xml:space="preserve"> spawning records to 217,200 complete eBird checklists in the Strait of Georgia, British Columbia</w:t>
      </w:r>
      <w:ins w:id="13" w:author="Jake Dingwall" w:date="2026-07-26T12:05:00Z" w16du:dateUtc="2026-07-26T19:05:00Z">
        <w:r w:rsidR="00B2450E">
          <w:rPr>
            <w:rFonts w:cs="Times New Roman"/>
            <w:color w:val="000000"/>
          </w:rPr>
          <w:t xml:space="preserve"> between</w:t>
        </w:r>
      </w:ins>
      <w:del w:id="14" w:author="Jake Dingwall" w:date="2026-07-26T12:05:00Z" w16du:dateUtc="2026-07-26T19:05:00Z">
        <w:r w:rsidRPr="00F46B3E" w:rsidDel="00B2450E">
          <w:rPr>
            <w:rFonts w:cs="Times New Roman"/>
            <w:color w:val="000000"/>
          </w:rPr>
          <w:delText>,</w:delText>
        </w:r>
      </w:del>
      <w:r w:rsidRPr="00F46B3E">
        <w:rPr>
          <w:rFonts w:cs="Times New Roman"/>
          <w:color w:val="000000"/>
        </w:rPr>
        <w:t xml:space="preserve"> 2005 to 2025. For 49 coastal bird species</w:t>
      </w:r>
      <w:del w:id="15" w:author="Jake Dingwall" w:date="2026-07-26T12:06:00Z" w16du:dateUtc="2026-07-26T19:06:00Z">
        <w:r w:rsidRPr="00F46B3E" w:rsidDel="00B2450E">
          <w:rPr>
            <w:rFonts w:cs="Times New Roman"/>
            <w:color w:val="000000"/>
          </w:rPr>
          <w:delText xml:space="preserve">, all chosen before fitting, </w:delText>
        </w:r>
      </w:del>
      <w:r w:rsidRPr="00F46B3E">
        <w:rPr>
          <w:rFonts w:cs="Times New Roman"/>
          <w:color w:val="000000"/>
        </w:rPr>
        <w:t xml:space="preserve">it asks whether the gap between checklists within 5 km of a spawn and those 5 to 20 km away widened once spawning </w:t>
      </w:r>
      <w:del w:id="16" w:author="Jake Dingwall" w:date="2026-07-26T12:06:00Z" w16du:dateUtc="2026-07-26T19:06:00Z">
        <w:r w:rsidRPr="00F46B3E" w:rsidDel="00B2450E">
          <w:rPr>
            <w:rFonts w:cs="Times New Roman"/>
            <w:color w:val="000000"/>
          </w:rPr>
          <w:delText>began, and</w:delText>
        </w:r>
      </w:del>
      <w:ins w:id="17" w:author="Jake Dingwall" w:date="2026-07-26T12:06:00Z" w16du:dateUtc="2026-07-26T19:06:00Z">
        <w:r w:rsidR="00B2450E" w:rsidRPr="00F46B3E">
          <w:rPr>
            <w:rFonts w:cs="Times New Roman"/>
            <w:color w:val="000000"/>
          </w:rPr>
          <w:t xml:space="preserve">began </w:t>
        </w:r>
        <w:r w:rsidR="00B2450E">
          <w:rPr>
            <w:rFonts w:cs="Times New Roman"/>
            <w:color w:val="000000"/>
          </w:rPr>
          <w:t>for both</w:t>
        </w:r>
      </w:ins>
      <w:del w:id="18" w:author="Jake Dingwall" w:date="2026-07-26T12:06:00Z" w16du:dateUtc="2026-07-26T19:06:00Z">
        <w:r w:rsidRPr="00F46B3E" w:rsidDel="00B2450E">
          <w:rPr>
            <w:rFonts w:cs="Times New Roman"/>
            <w:color w:val="000000"/>
          </w:rPr>
          <w:delText xml:space="preserve"> asks it twice: of </w:delText>
        </w:r>
      </w:del>
      <w:r w:rsidRPr="00F46B3E">
        <w:rPr>
          <w:rFonts w:cs="Times New Roman"/>
          <w:color w:val="000000"/>
        </w:rPr>
        <w:t xml:space="preserve">how often a species was reported, and of how many were counted when a number was given. Counts rose far more consistently than reports. </w:t>
      </w:r>
      <w:del w:id="19" w:author="Jake Dingwall" w:date="2026-07-26T12:09:00Z" w16du:dateUtc="2026-07-26T19:09:00Z">
        <w:r w:rsidRPr="00F46B3E" w:rsidDel="00B2450E">
          <w:rPr>
            <w:rFonts w:cs="Times New Roman"/>
            <w:color w:val="000000"/>
          </w:rPr>
          <w:delText>After correction for multiple testing,</w:delText>
        </w:r>
      </w:del>
      <w:ins w:id="20" w:author="Jake Dingwall" w:date="2026-07-26T12:09:00Z" w16du:dateUtc="2026-07-26T19:09:00Z">
        <w:r w:rsidR="00B2450E">
          <w:rPr>
            <w:rFonts w:cs="Times New Roman"/>
            <w:color w:val="000000"/>
          </w:rPr>
          <w:t>In total,</w:t>
        </w:r>
      </w:ins>
      <w:r w:rsidRPr="00F46B3E">
        <w:rPr>
          <w:rFonts w:cs="Times New Roman"/>
          <w:color w:val="000000"/>
        </w:rPr>
        <w:t xml:space="preserve"> 18 species were counted in larger numbers and 13 were reported more often</w:t>
      </w:r>
      <w:del w:id="21" w:author="Jake Dingwall" w:date="2026-07-26T12:09:00Z" w16du:dateUtc="2026-07-26T19:09:00Z">
        <w:r w:rsidRPr="00F46B3E" w:rsidDel="00B2450E">
          <w:rPr>
            <w:rFonts w:cs="Times New Roman"/>
            <w:color w:val="000000"/>
          </w:rPr>
          <w:delText xml:space="preserve">, and the count results </w:delText>
        </w:r>
      </w:del>
      <w:ins w:id="22" w:author="Jake Dingwall" w:date="2026-07-26T12:09:00Z" w16du:dateUtc="2026-07-26T19:09:00Z">
        <w:r w:rsidR="00B2450E">
          <w:rPr>
            <w:rFonts w:cs="Times New Roman"/>
            <w:color w:val="000000"/>
          </w:rPr>
          <w:t>.</w:t>
        </w:r>
      </w:ins>
      <w:del w:id="23" w:author="Jake Dingwall" w:date="2026-07-26T12:09:00Z" w16du:dateUtc="2026-07-26T19:09:00Z">
        <w:r w:rsidRPr="00F46B3E" w:rsidDel="00B2450E">
          <w:rPr>
            <w:rFonts w:cs="Times New Roman"/>
            <w:color w:val="000000"/>
          </w:rPr>
          <w:delText>held under every alternative encoding of overlapping events</w:delText>
        </w:r>
      </w:del>
      <w:r w:rsidRPr="00F46B3E">
        <w:rPr>
          <w:rFonts w:cs="Times New Roman"/>
          <w:color w:val="000000"/>
        </w:rPr>
        <w:t>.</w:t>
      </w:r>
      <w:ins w:id="24" w:author="Jake Dingwall" w:date="2026-07-26T12:09:00Z" w16du:dateUtc="2026-07-26T19:09:00Z">
        <w:r w:rsidR="00B2450E">
          <w:rPr>
            <w:rFonts w:cs="Times New Roman"/>
            <w:color w:val="000000"/>
          </w:rPr>
          <w:t>Moreover,t</w:t>
        </w:r>
      </w:ins>
      <w:del w:id="25" w:author="Jake Dingwall" w:date="2026-07-26T12:09:00Z" w16du:dateUtc="2026-07-26T19:09:00Z">
        <w:r w:rsidRPr="00F46B3E" w:rsidDel="00B2450E">
          <w:rPr>
            <w:rFonts w:cs="Times New Roman"/>
            <w:color w:val="000000"/>
          </w:rPr>
          <w:delText xml:space="preserve"> T</w:delText>
        </w:r>
      </w:del>
      <w:r w:rsidRPr="00F46B3E">
        <w:rPr>
          <w:rFonts w:cs="Times New Roman"/>
          <w:color w:val="000000"/>
        </w:rPr>
        <w:t>iming separated the feeding groups. Diving sea ducks reached their largest counts once eggs were available, while gulls and shoreline scavengers responded as spawning began, the order in which adult fish, eggs and carcasses become accessible. Dabbling ducks and geese also responded</w:t>
      </w:r>
      <w:del w:id="26" w:author="Jake Dingwall" w:date="2026-07-26T12:09:00Z" w16du:dateUtc="2026-07-26T19:09:00Z">
        <w:r w:rsidRPr="00F46B3E" w:rsidDel="00B2450E">
          <w:rPr>
            <w:rFonts w:cs="Times New Roman"/>
            <w:color w:val="000000"/>
          </w:rPr>
          <w:delText xml:space="preserve">, which is harder to attribute to herring. </w:delText>
        </w:r>
      </w:del>
      <w:r w:rsidRPr="00F46B3E">
        <w:rPr>
          <w:rFonts w:cs="Times New Roman"/>
          <w:color w:val="000000"/>
        </w:rPr>
        <w:t xml:space="preserve">For about two weeks each spring, spawning reshapes what observers record along this </w:t>
      </w:r>
      <w:del w:id="27" w:author="Jake Dingwall" w:date="2026-07-26T12:09:00Z" w16du:dateUtc="2026-07-26T19:09:00Z">
        <w:r w:rsidRPr="00F46B3E" w:rsidDel="00B2450E">
          <w:rPr>
            <w:rFonts w:cs="Times New Roman"/>
            <w:color w:val="000000"/>
          </w:rPr>
          <w:delText>coast, and</w:delText>
        </w:r>
      </w:del>
      <w:ins w:id="28" w:author="Jake Dingwall" w:date="2026-07-26T12:09:00Z" w16du:dateUtc="2026-07-26T19:09:00Z">
        <w:r w:rsidR="00B2450E" w:rsidRPr="00F46B3E">
          <w:rPr>
            <w:rFonts w:cs="Times New Roman"/>
            <w:color w:val="000000"/>
          </w:rPr>
          <w:t>coast and</w:t>
        </w:r>
      </w:ins>
      <w:r w:rsidRPr="00F46B3E">
        <w:rPr>
          <w:rFonts w:cs="Times New Roman"/>
          <w:color w:val="000000"/>
        </w:rPr>
        <w:t xml:space="preserve"> does so differently for birds that feed in different ways.</w:t>
      </w:r>
      <w:ins w:id="29" w:author="Jake Dingwall" w:date="2026-07-26T12:09:00Z" w16du:dateUtc="2026-07-26T19:09:00Z">
        <w:r w:rsidR="00B2450E">
          <w:rPr>
            <w:rFonts w:cs="Times New Roman"/>
            <w:color w:val="000000"/>
          </w:rPr>
          <w:t xml:space="preserve"> *put something here about bird and herring conservation and manage</w:t>
        </w:r>
      </w:ins>
      <w:ins w:id="30" w:author="Jake Dingwall" w:date="2026-07-26T12:10:00Z" w16du:dateUtc="2026-07-26T19:10:00Z">
        <w:r w:rsidR="00B2450E">
          <w:rPr>
            <w:rFonts w:cs="Times New Roman"/>
            <w:color w:val="000000"/>
          </w:rPr>
          <w:t>ment*.</w:t>
        </w:r>
      </w:ins>
    </w:p>
    <w:p w14:paraId="38339EB1" w14:textId="3C2ADC95" w:rsidR="00C15184" w:rsidRPr="00F46B3E" w:rsidRDefault="00000000">
      <w:pPr>
        <w:rPr>
          <w:rFonts w:cs="Times New Roman"/>
        </w:rPr>
      </w:pPr>
      <w:r w:rsidRPr="00F46B3E">
        <w:rPr>
          <w:rFonts w:cs="Times New Roman"/>
          <w:color w:val="000000"/>
        </w:rPr>
        <w:t xml:space="preserve">Keywords: Pacific herring; eBird; community science; resource pulse; coastal birds; checklist reporting; </w:t>
      </w:r>
      <w:del w:id="31" w:author="Jake Dingwall" w:date="2026-07-26T12:10:00Z" w16du:dateUtc="2026-07-26T19:10:00Z">
        <w:r w:rsidRPr="00F46B3E" w:rsidDel="00B2450E">
          <w:rPr>
            <w:rFonts w:cs="Times New Roman"/>
            <w:color w:val="000000"/>
          </w:rPr>
          <w:delText>reported counts</w:delText>
        </w:r>
      </w:del>
    </w:p>
    <w:p w14:paraId="2F5BAEFD"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1 Introduction</w:t>
      </w:r>
    </w:p>
    <w:p w14:paraId="6B54ECB6" w14:textId="7B2563C2" w:rsidR="00C15184" w:rsidRPr="00F46B3E" w:rsidRDefault="00000000" w:rsidP="00EC6023">
      <w:pPr>
        <w:rPr>
          <w:rFonts w:cs="Times New Roman"/>
        </w:rPr>
      </w:pPr>
      <w:r w:rsidRPr="00F46B3E">
        <w:rPr>
          <w:rFonts w:cs="Times New Roman"/>
          <w:color w:val="000000"/>
        </w:rPr>
        <w:t xml:space="preserve">Resource pulses are brief, infrequent surges of food that can reorganize where animals forage and which habitats briefly become worth defending (Yang et al. 2008; Holt 2008). What a pulse does to a consumer community depends on how long it lasts, how reliably it returns, and how far the animals that use it can travel (Nowlin, Vanni, and Yang 2008). A pulse that sits in the same bay every spring can support residents. One that lasts three days and moves along the coast between years rewards animals that can </w:t>
      </w:r>
      <w:del w:id="32" w:author="Jake Dingwall" w:date="2026-07-26T12:12:00Z" w16du:dateUtc="2026-07-26T19:12:00Z">
        <w:r w:rsidRPr="00F46B3E" w:rsidDel="00B2450E">
          <w:rPr>
            <w:rFonts w:cs="Times New Roman"/>
            <w:color w:val="000000"/>
          </w:rPr>
          <w:delText xml:space="preserve">find </w:delText>
        </w:r>
        <w:commentRangeStart w:id="33"/>
        <w:r w:rsidRPr="00F46B3E" w:rsidDel="00B2450E">
          <w:rPr>
            <w:rFonts w:cs="Times New Roman"/>
            <w:color w:val="000000"/>
          </w:rPr>
          <w:delText>it</w:delText>
        </w:r>
      </w:del>
      <w:ins w:id="34" w:author="Jake Dingwall" w:date="2026-07-26T12:12:00Z" w16du:dateUtc="2026-07-26T19:12:00Z">
        <w:r w:rsidR="00B2450E">
          <w:rPr>
            <w:rFonts w:cs="Times New Roman"/>
            <w:color w:val="000000"/>
          </w:rPr>
          <w:t>display a degree of flexibility and search capacity</w:t>
        </w:r>
      </w:ins>
      <w:r w:rsidRPr="00F46B3E">
        <w:rPr>
          <w:rFonts w:cs="Times New Roman"/>
          <w:color w:val="000000"/>
        </w:rPr>
        <w:t xml:space="preserve">. </w:t>
      </w:r>
      <w:commentRangeEnd w:id="33"/>
      <w:r w:rsidR="00B2450E" w:rsidRPr="00F46B3E">
        <w:rPr>
          <w:rStyle w:val="CommentReference"/>
          <w:rFonts w:cs="Times New Roman"/>
          <w:color w:val="000000"/>
          <w:sz w:val="22"/>
          <w:szCs w:val="24"/>
        </w:rPr>
        <w:commentReference w:id="33"/>
      </w:r>
      <w:r w:rsidRPr="00F46B3E">
        <w:rPr>
          <w:rFonts w:cs="Times New Roman"/>
          <w:color w:val="000000"/>
        </w:rPr>
        <w:t xml:space="preserve">Where many such pulses occur in sequence across a region, a mobile consumer can in principle ride them through a season, turning a few days of local </w:t>
      </w:r>
      <w:commentRangeStart w:id="35"/>
      <w:r w:rsidRPr="00EC6023">
        <w:rPr>
          <w:rFonts w:cs="Times New Roman"/>
          <w:color w:val="000000"/>
        </w:rPr>
        <w:t>glut</w:t>
      </w:r>
      <w:r w:rsidRPr="00F46B3E">
        <w:rPr>
          <w:rFonts w:cs="Times New Roman"/>
          <w:color w:val="000000"/>
        </w:rPr>
        <w:t xml:space="preserve"> </w:t>
      </w:r>
      <w:commentRangeEnd w:id="35"/>
      <w:r w:rsidR="00EC6023" w:rsidRPr="00F46B3E">
        <w:rPr>
          <w:rStyle w:val="CommentReference"/>
          <w:rFonts w:cs="Times New Roman"/>
          <w:color w:val="000000"/>
          <w:sz w:val="22"/>
          <w:szCs w:val="24"/>
        </w:rPr>
        <w:commentReference w:id="35"/>
      </w:r>
      <w:r w:rsidRPr="00F46B3E">
        <w:rPr>
          <w:rFonts w:cs="Times New Roman"/>
          <w:color w:val="000000"/>
        </w:rPr>
        <w:t xml:space="preserve">into months of opportunity (Armstrong et al. 2016). </w:t>
      </w:r>
      <w:commentRangeStart w:id="36"/>
      <w:r w:rsidRPr="00F46B3E">
        <w:rPr>
          <w:rFonts w:cs="Times New Roman"/>
          <w:color w:val="000000"/>
        </w:rPr>
        <w:t>That idea is harder to test at sea than on land, because marine pulses are usually underwater, brief, and difficult to survey across the distances their consumers cover.</w:t>
      </w:r>
      <w:commentRangeEnd w:id="36"/>
      <w:r w:rsidR="00EC6023" w:rsidRPr="00F46B3E">
        <w:rPr>
          <w:rStyle w:val="CommentReference"/>
          <w:rFonts w:cs="Times New Roman"/>
          <w:sz w:val="22"/>
          <w:szCs w:val="24"/>
        </w:rPr>
        <w:commentReference w:id="36"/>
      </w:r>
    </w:p>
    <w:p w14:paraId="3409E2ED" w14:textId="186862D2" w:rsidR="00C15184" w:rsidRPr="00F46B3E" w:rsidRDefault="00000000">
      <w:pPr>
        <w:rPr>
          <w:rFonts w:cs="Times New Roman"/>
        </w:rPr>
      </w:pPr>
      <w:r>
        <w:lastRenderedPageBreak/>
        <w:t>Pacific herring (</w:t>
      </w:r>
      <w:r>
        <w:rPr>
          <w:i/>
        </w:rPr>
        <w:t>Clupea pallasii</w:t>
      </w:r>
      <w:r>
        <w:t xml:space="preserve">) spawning is one of the largest such pulses on this coast. Adults crowd into shallow water in late winter and lay adhesive eggs on </w:t>
      </w:r>
      <w:del w:id="37" w:author="Jake Dingwall" w:date="2026-07-26T12:15:00Z" w16du:dateUtc="2026-07-26T19:15:00Z">
        <w:r w:rsidDel="00EC6023">
          <w:delText>macroalgae, eelgrass and</w:delText>
        </w:r>
      </w:del>
      <w:ins w:id="38" w:author="Jake Dingwall" w:date="2026-07-26T12:15:00Z" w16du:dateUtc="2026-07-26T19:15:00Z">
        <w:r w:rsidR="00EC6023">
          <w:t>marine vegetation</w:t>
        </w:r>
      </w:ins>
      <w:r>
        <w:t xml:space="preserve"> </w:t>
      </w:r>
      <w:del w:id="39" w:author="Jake Dingwall" w:date="2026-07-26T12:15:00Z" w16du:dateUtc="2026-07-26T19:15:00Z">
        <w:r w:rsidDel="00EC6023">
          <w:delText>rock in the bottom few metres of the intertidal</w:delText>
        </w:r>
      </w:del>
      <w:ins w:id="40" w:author="Jake Dingwall" w:date="2026-07-26T12:16:00Z" w16du:dateUtc="2026-07-26T19:16:00Z">
        <w:r w:rsidR="00EC6023">
          <w:t xml:space="preserve"> in the inter- and shallow subtidal</w:t>
        </w:r>
      </w:ins>
      <w:r>
        <w:t xml:space="preserve"> (Haegele and Schweigert 1985</w:t>
      </w:r>
      <w:ins w:id="41" w:author="Jake Dingwall" w:date="2026-07-26T12:16:00Z" w16du:dateUtc="2026-07-26T19:16:00Z">
        <w:r w:rsidR="00EC6023">
          <w:t xml:space="preserve">; </w:t>
        </w:r>
        <w:commentRangeStart w:id="42"/>
        <w:r w:rsidR="00EC6023">
          <w:t xml:space="preserve">Dingwall </w:t>
        </w:r>
      </w:ins>
      <w:commentRangeEnd w:id="42"/>
      <w:r w:rsidR="00EC6023">
        <w:rPr>
          <w:rStyle w:val="CommentReference"/>
          <w:sz w:val="22"/>
          <w:szCs w:val="24"/>
        </w:rPr>
        <w:commentReference w:id="42"/>
      </w:r>
      <w:ins w:id="43" w:author="Jake Dingwall" w:date="2026-07-26T12:16:00Z" w16du:dateUtc="2026-07-26T19:16:00Z">
        <w:r w:rsidR="00EC6023">
          <w:t>et al. 2026</w:t>
        </w:r>
      </w:ins>
      <w:r>
        <w:t xml:space="preserve">). </w:t>
      </w:r>
      <w:commentRangeStart w:id="44"/>
      <w:r>
        <w:t xml:space="preserve">A shoreline may receive spawn over three or four days. </w:t>
      </w:r>
      <w:commentRangeEnd w:id="44"/>
      <w:r w:rsidR="00EC6023">
        <w:rPr>
          <w:rStyle w:val="CommentReference"/>
          <w:sz w:val="22"/>
          <w:szCs w:val="24"/>
        </w:rPr>
        <w:commentReference w:id="44"/>
      </w:r>
      <w:r>
        <w:t xml:space="preserve">The eggs then persist for </w:t>
      </w:r>
      <w:del w:id="45" w:author="Jake Dingwall" w:date="2026-07-26T12:16:00Z" w16du:dateUtc="2026-07-26T19:16:00Z">
        <w:r w:rsidDel="00EC6023">
          <w:delText xml:space="preserve">perhaps </w:delText>
        </w:r>
      </w:del>
      <w:ins w:id="46" w:author="Jake Dingwall" w:date="2026-07-26T12:16:00Z" w16du:dateUtc="2026-07-26T19:16:00Z">
        <w:r w:rsidR="00EC6023">
          <w:t>around</w:t>
        </w:r>
        <w:r w:rsidR="00EC6023">
          <w:t xml:space="preserve"> </w:t>
        </w:r>
      </w:ins>
      <w:r>
        <w:t xml:space="preserve">two weeks before hatching or washing away, and the deposit is gone until the following spring. Where spawn appears also shifts. Spawning grounds recur in the same general regions but move between years in position, extent and date (Hay and Kronlund 1987; Hay et al. 2009; Rooper et al. 2024). </w:t>
      </w:r>
      <w:commentRangeStart w:id="47"/>
      <w:r>
        <w:t xml:space="preserve">Most importantly for birds, the food on offer changes over the course of a single event. </w:t>
      </w:r>
      <w:commentRangeEnd w:id="47"/>
      <w:r w:rsidR="00EC6023">
        <w:rPr>
          <w:rStyle w:val="CommentReference"/>
          <w:sz w:val="22"/>
          <w:szCs w:val="24"/>
        </w:rPr>
        <w:commentReference w:id="47"/>
      </w:r>
      <w:r>
        <w:t xml:space="preserve">Adult fish </w:t>
      </w:r>
      <w:del w:id="48" w:author="Jake Dingwall" w:date="2026-07-26T12:17:00Z" w16du:dateUtc="2026-07-26T19:17:00Z">
        <w:r w:rsidDel="00EC6023">
          <w:delText xml:space="preserve">arrive </w:delText>
        </w:r>
      </w:del>
      <w:ins w:id="49" w:author="Jake Dingwall" w:date="2026-07-26T12:17:00Z" w16du:dateUtc="2026-07-26T19:17:00Z">
        <w:r w:rsidR="00EC6023">
          <w:t>aggregate near the spawning site</w:t>
        </w:r>
        <w:r w:rsidR="00EC6023">
          <w:t xml:space="preserve"> </w:t>
        </w:r>
      </w:ins>
      <w:r>
        <w:t>first, in dense schools that a pursuit diver can chase</w:t>
      </w:r>
      <w:ins w:id="50" w:author="Jake Dingwall" w:date="2026-07-26T12:17:00Z" w16du:dateUtc="2026-07-26T19:17:00Z">
        <w:r w:rsidR="00EC6023">
          <w:t xml:space="preserve"> – often accompanied by pinnipeds</w:t>
        </w:r>
      </w:ins>
      <w:r>
        <w:t xml:space="preserve">. </w:t>
      </w:r>
      <w:ins w:id="51" w:author="Jake Dingwall" w:date="2026-07-26T12:18:00Z" w16du:dateUtc="2026-07-26T19:18:00Z">
        <w:r w:rsidR="00EC6023">
          <w:t xml:space="preserve">On the day of spawn these fish are available and vulnerable and very close to shore and many are often left stranded if the tide recedes. </w:t>
        </w:r>
      </w:ins>
      <w:r>
        <w:t>Eggs</w:t>
      </w:r>
      <w:ins w:id="52" w:author="Jake Dingwall" w:date="2026-07-26T12:18:00Z" w16du:dateUtc="2026-07-26T19:18:00Z">
        <w:r w:rsidR="00EC6023">
          <w:t>, once deposited,</w:t>
        </w:r>
      </w:ins>
      <w:del w:id="53" w:author="Jake Dingwall" w:date="2026-07-26T12:18:00Z" w16du:dateUtc="2026-07-26T19:18:00Z">
        <w:r w:rsidDel="00EC6023">
          <w:delText xml:space="preserve"> come next and stay </w:delText>
        </w:r>
      </w:del>
      <w:commentRangeStart w:id="54"/>
      <w:ins w:id="55" w:author="Jake Dingwall" w:date="2026-07-26T12:18:00Z" w16du:dateUtc="2026-07-26T19:18:00Z">
        <w:r w:rsidR="00EC6023">
          <w:t>incubate on marine vegetation</w:t>
        </w:r>
        <w:r w:rsidR="00EC6023">
          <w:t xml:space="preserve"> </w:t>
        </w:r>
      </w:ins>
      <w:r>
        <w:t xml:space="preserve">for </w:t>
      </w:r>
      <w:del w:id="56" w:author="Jake Dingwall" w:date="2026-07-26T12:18:00Z" w16du:dateUtc="2026-07-26T19:18:00Z">
        <w:r w:rsidDel="00EC6023">
          <w:delText>days to weeks</w:delText>
        </w:r>
      </w:del>
      <w:ins w:id="57" w:author="Jake Dingwall" w:date="2026-07-26T12:18:00Z" w16du:dateUtc="2026-07-26T19:18:00Z">
        <w:r w:rsidR="00EC6023">
          <w:t>around two weeks</w:t>
        </w:r>
      </w:ins>
      <w:r>
        <w:t xml:space="preserve">, </w:t>
      </w:r>
      <w:commentRangeEnd w:id="54"/>
      <w:r w:rsidR="00EC6023">
        <w:rPr>
          <w:rStyle w:val="CommentReference"/>
          <w:sz w:val="22"/>
          <w:szCs w:val="24"/>
        </w:rPr>
        <w:commentReference w:id="54"/>
      </w:r>
      <w:r>
        <w:t xml:space="preserve">within reach of diving birds and, at low water, of waders and surface-feeders. Dislodged eggs and spent adults </w:t>
      </w:r>
      <w:del w:id="58" w:author="Jake Dingwall" w:date="2026-07-26T12:19:00Z" w16du:dateUtc="2026-07-26T19:19:00Z">
        <w:r w:rsidDel="00EC6023">
          <w:delText xml:space="preserve">then </w:delText>
        </w:r>
      </w:del>
      <w:ins w:id="59" w:author="Jake Dingwall" w:date="2026-07-26T12:19:00Z" w16du:dateUtc="2026-07-26T19:19:00Z">
        <w:r w:rsidR="00EC6023">
          <w:t>canalso</w:t>
        </w:r>
        <w:r w:rsidR="00EC6023">
          <w:t xml:space="preserve"> </w:t>
        </w:r>
      </w:ins>
      <w:r>
        <w:t xml:space="preserve">pile along the </w:t>
      </w:r>
      <w:del w:id="60" w:author="Jake Dingwall" w:date="2026-07-26T12:19:00Z" w16du:dateUtc="2026-07-26T19:19:00Z">
        <w:r w:rsidDel="00EC6023">
          <w:delText>strandline</w:delText>
        </w:r>
      </w:del>
      <w:ins w:id="61" w:author="Jake Dingwall" w:date="2026-07-26T12:19:00Z" w16du:dateUtc="2026-07-26T19:19:00Z">
        <w:r w:rsidR="00EC6023">
          <w:t>shore</w:t>
        </w:r>
      </w:ins>
      <w:r>
        <w:t xml:space="preserve">, where a gull or a crow can </w:t>
      </w:r>
      <w:del w:id="62" w:author="Jake Dingwall" w:date="2026-07-26T12:19:00Z" w16du:dateUtc="2026-07-26T19:19:00Z">
        <w:r w:rsidDel="00EC6023">
          <w:delText>take them without getting wet</w:delText>
        </w:r>
      </w:del>
      <w:ins w:id="63" w:author="Jake Dingwall" w:date="2026-07-26T12:19:00Z" w16du:dateUtc="2026-07-26T19:19:00Z">
        <w:r w:rsidR="00EC6023">
          <w:t>access them</w:t>
        </w:r>
      </w:ins>
      <w:r>
        <w:t>. One spawning event supplies several different meals, in sequence, to birds that feed in different ways.</w:t>
      </w:r>
    </w:p>
    <w:p w14:paraId="7A536BA5" w14:textId="125EF404" w:rsidR="00C15184" w:rsidRPr="00F46B3E" w:rsidRDefault="00EC6023">
      <w:pPr>
        <w:rPr>
          <w:rFonts w:cs="Times New Roman"/>
        </w:rPr>
      </w:pPr>
      <w:ins w:id="64" w:author="Jake Dingwall" w:date="2026-07-26T12:19:00Z" w16du:dateUtc="2026-07-26T19:19:00Z">
        <w:r>
          <w:t>A</w:t>
        </w:r>
      </w:ins>
      <w:del w:id="65" w:author="Jake Dingwall" w:date="2026-07-26T12:19:00Z" w16du:dateUtc="2026-07-26T19:19:00Z">
        <w:r w:rsidR="00000000" w:rsidDel="00EC6023">
          <w:delText>So a</w:delText>
        </w:r>
      </w:del>
      <w:ins w:id="66" w:author="Jake Dingwall" w:date="2026-07-26T12:19:00Z" w16du:dateUtc="2026-07-26T19:19:00Z">
        <w:r>
          <w:t xml:space="preserve"> herring</w:t>
        </w:r>
      </w:ins>
      <w:r w:rsidR="00000000">
        <w:t xml:space="preserve"> spawn should not produce one common response. Surf Scoter (</w:t>
      </w:r>
      <w:r w:rsidR="00000000">
        <w:rPr>
          <w:i/>
        </w:rPr>
        <w:t>Melanitta perspicillata</w:t>
      </w:r>
      <w:r w:rsidR="00000000">
        <w:t>), White-winged Scoter (</w:t>
      </w:r>
      <w:r w:rsidR="00000000">
        <w:rPr>
          <w:i/>
        </w:rPr>
        <w:t>M. deglandi</w:t>
      </w:r>
      <w:r w:rsidR="00000000">
        <w:t>) and Harlequin Duck (</w:t>
      </w:r>
      <w:r w:rsidR="00000000">
        <w:rPr>
          <w:i/>
        </w:rPr>
        <w:t>Histrionicus histrionicus</w:t>
      </w:r>
      <w:r w:rsidR="00000000">
        <w:t xml:space="preserve">) dive to attached roe and </w:t>
      </w:r>
      <w:commentRangeStart w:id="67"/>
      <w:r w:rsidR="00000000">
        <w:t xml:space="preserve">are the classic egg consumers here. </w:t>
      </w:r>
      <w:commentRangeEnd w:id="67"/>
      <w:r>
        <w:rPr>
          <w:rStyle w:val="CommentReference"/>
          <w:sz w:val="22"/>
          <w:szCs w:val="24"/>
        </w:rPr>
        <w:commentReference w:id="67"/>
      </w:r>
      <w:commentRangeStart w:id="68"/>
      <w:r w:rsidR="00000000">
        <w:t xml:space="preserve">Loons, mergansers, grebes and cormorants </w:t>
      </w:r>
      <w:commentRangeEnd w:id="68"/>
      <w:r>
        <w:rPr>
          <w:rStyle w:val="CommentReference"/>
          <w:sz w:val="22"/>
          <w:szCs w:val="24"/>
        </w:rPr>
        <w:commentReference w:id="68"/>
      </w:r>
      <w:r w:rsidR="00000000">
        <w:t xml:space="preserve">chase fish, so they </w:t>
      </w:r>
      <w:commentRangeStart w:id="69"/>
      <w:r w:rsidR="00000000">
        <w:t>should meet adults and not eggs</w:t>
      </w:r>
      <w:commentRangeEnd w:id="69"/>
      <w:r>
        <w:rPr>
          <w:rStyle w:val="CommentReference"/>
          <w:sz w:val="22"/>
          <w:szCs w:val="24"/>
        </w:rPr>
        <w:commentReference w:id="69"/>
      </w:r>
      <w:r w:rsidR="00000000">
        <w:t xml:space="preserve">. </w:t>
      </w:r>
      <w:commentRangeStart w:id="70"/>
      <w:r w:rsidR="00000000">
        <w:t xml:space="preserve">Gulls </w:t>
      </w:r>
      <w:commentRangeEnd w:id="70"/>
      <w:r>
        <w:rPr>
          <w:rStyle w:val="CommentReference"/>
          <w:sz w:val="22"/>
          <w:szCs w:val="24"/>
        </w:rPr>
        <w:commentReference w:id="70"/>
      </w:r>
      <w:r w:rsidR="00000000">
        <w:t xml:space="preserve">and corvids work the surface and the strandline. Shorebirds can take eggs left exposed </w:t>
      </w:r>
      <w:ins w:id="71" w:author="Jake Dingwall" w:date="2026-07-26T12:21:00Z" w16du:dateUtc="2026-07-26T19:21:00Z">
        <w:r>
          <w:t>by the receding</w:t>
        </w:r>
      </w:ins>
      <w:del w:id="72" w:author="Jake Dingwall" w:date="2026-07-26T12:21:00Z" w16du:dateUtc="2026-07-26T19:21:00Z">
        <w:r w:rsidR="00000000" w:rsidDel="00EC6023">
          <w:delText>at low</w:delText>
        </w:r>
      </w:del>
      <w:r w:rsidR="00000000">
        <w:t xml:space="preserve"> tide. Alcids chase fish in open water and have little reason to come to a shoreline deposit at all. </w:t>
      </w:r>
      <w:del w:id="73" w:author="Jake Dingwall" w:date="2026-07-26T12:21:00Z" w16du:dateUtc="2026-07-26T19:21:00Z">
        <w:r w:rsidR="00000000" w:rsidDel="00EC6023">
          <w:delText xml:space="preserve">Dabbling ducks and geese are not usually counted among herring consumers, though they crowd the same beaches in the same weeks. </w:delText>
        </w:r>
      </w:del>
      <w:commentRangeStart w:id="74"/>
      <w:r w:rsidR="00000000">
        <w:t xml:space="preserve">Fieldwork supports several of these routes. </w:t>
      </w:r>
      <w:commentRangeEnd w:id="74"/>
      <w:r>
        <w:rPr>
          <w:rStyle w:val="CommentReference"/>
          <w:sz w:val="22"/>
          <w:szCs w:val="24"/>
        </w:rPr>
        <w:commentReference w:id="74"/>
      </w:r>
      <w:r w:rsidR="00000000">
        <w:t>Birds take a large share of a season's egg deposition (Haegele 1993; Bishop and Green 2001), Harlequin Ducks gather at spawning sites in this region (Rodway et al. 2003), scoters shift their movements and foraging during spawning (Lewis, Esler, and Boyd 2007; Lok et al. 2008) and may follow successive spawns across a season (Lok et al. 2012), and wintering waterbird distributions here track spawn timing and location (T. M. Sullivan, Butler, and Boyd 2002; Kelly, Rothenbach, and Weathers 2018). Willson and Womble (2006) review the vertebrate response to spawning herring more broadly.</w:t>
      </w:r>
    </w:p>
    <w:p w14:paraId="6D559911" w14:textId="77777777" w:rsidR="00C15184" w:rsidRPr="00322077" w:rsidRDefault="00000000">
      <w:pPr>
        <w:rPr>
          <w:rFonts w:cs="Times New Roman"/>
          <w:strike/>
          <w:rPrChange w:id="75" w:author="Jake Dingwall" w:date="2026-07-26T12:24:00Z" w16du:dateUtc="2026-07-26T19:24:00Z">
            <w:rPr>
              <w:rFonts w:cs="Times New Roman"/>
            </w:rPr>
          </w:rPrChange>
        </w:rPr>
      </w:pPr>
      <w:commentRangeStart w:id="76"/>
      <w:commentRangeStart w:id="77"/>
      <w:r w:rsidRPr="00322077">
        <w:rPr>
          <w:rFonts w:cs="Times New Roman"/>
          <w:strike/>
          <w:color w:val="000000"/>
          <w:rPrChange w:id="78" w:author="Jake Dingwall" w:date="2026-07-26T12:24:00Z" w16du:dateUtc="2026-07-26T19:24:00Z">
            <w:rPr>
              <w:rFonts w:cs="Times New Roman"/>
              <w:color w:val="000000"/>
            </w:rPr>
          </w:rPrChange>
        </w:rPr>
        <w:t xml:space="preserve">The Strait of Georgia suits the attempt. </w:t>
      </w:r>
      <w:commentRangeEnd w:id="77"/>
      <w:r w:rsidR="00EC6023" w:rsidRPr="00322077">
        <w:rPr>
          <w:rStyle w:val="CommentReference"/>
          <w:rFonts w:cs="Times New Roman"/>
          <w:strike/>
          <w:color w:val="000000"/>
          <w:sz w:val="22"/>
          <w:szCs w:val="24"/>
          <w:rPrChange w:id="79" w:author="Jake Dingwall" w:date="2026-07-26T12:24:00Z" w16du:dateUtc="2026-07-26T19:24:00Z">
            <w:rPr>
              <w:rStyle w:val="CommentReference"/>
              <w:rFonts w:cs="Times New Roman"/>
              <w:color w:val="000000"/>
              <w:sz w:val="22"/>
              <w:szCs w:val="24"/>
            </w:rPr>
          </w:rPrChange>
        </w:rPr>
        <w:commentReference w:id="77"/>
      </w:r>
      <w:r w:rsidRPr="00322077">
        <w:rPr>
          <w:rFonts w:cs="Times New Roman"/>
          <w:strike/>
          <w:color w:val="000000"/>
          <w:rPrChange w:id="80" w:author="Jake Dingwall" w:date="2026-07-26T12:24:00Z" w16du:dateUtc="2026-07-26T19:24:00Z">
            <w:rPr>
              <w:rFonts w:cs="Times New Roman"/>
              <w:color w:val="000000"/>
            </w:rPr>
          </w:rPrChange>
        </w:rPr>
        <w:t>Spawning recurs within a mosaic of estuaries, rocky shores, eelgrass and kelp beds, urban waterfronts, islands and narrow passes, so beaches a few kilometres apart differ in exposure, substrate, depth and access. Fisheries and Oceans Canada has surveyed spawn here for decades and publishes dated, located records of where it was deposited (Grinnell et al. 2023). The region also carries one of the densest accumulations of community-science bird observation on the Pacific coast. A repeatedly documented food pulse and a bird record dense enough to examine fifty species at once is an unusual combination.</w:t>
      </w:r>
      <w:commentRangeEnd w:id="76"/>
      <w:r w:rsidR="00EC6023" w:rsidRPr="00322077">
        <w:rPr>
          <w:rStyle w:val="CommentReference"/>
          <w:rFonts w:cs="Times New Roman"/>
          <w:strike/>
          <w:sz w:val="22"/>
          <w:szCs w:val="24"/>
          <w:rPrChange w:id="81" w:author="Jake Dingwall" w:date="2026-07-26T12:24:00Z" w16du:dateUtc="2026-07-26T19:24:00Z">
            <w:rPr>
              <w:rStyle w:val="CommentReference"/>
              <w:rFonts w:cs="Times New Roman"/>
              <w:sz w:val="22"/>
              <w:szCs w:val="24"/>
            </w:rPr>
          </w:rPrChange>
        </w:rPr>
        <w:commentReference w:id="76"/>
      </w:r>
    </w:p>
    <w:p w14:paraId="07DE1265" w14:textId="77777777" w:rsidR="00C15184" w:rsidRPr="00322077" w:rsidRDefault="00000000">
      <w:pPr>
        <w:rPr>
          <w:rFonts w:cs="Times New Roman"/>
          <w:strike/>
          <w:rPrChange w:id="82" w:author="Jake Dingwall" w:date="2026-07-26T12:24:00Z" w16du:dateUtc="2026-07-26T19:24:00Z">
            <w:rPr>
              <w:rFonts w:cs="Times New Roman"/>
            </w:rPr>
          </w:rPrChange>
        </w:rPr>
      </w:pPr>
      <w:commentRangeStart w:id="83"/>
      <w:r w:rsidRPr="00322077">
        <w:rPr>
          <w:rFonts w:cs="Times New Roman"/>
          <w:strike/>
          <w:color w:val="000000"/>
          <w:rPrChange w:id="84" w:author="Jake Dingwall" w:date="2026-07-26T12:24:00Z" w16du:dateUtc="2026-07-26T19:24:00Z">
            <w:rPr>
              <w:rFonts w:cs="Times New Roman"/>
              <w:color w:val="000000"/>
            </w:rPr>
          </w:rPrChange>
        </w:rPr>
        <w:t xml:space="preserve">That record has limits. Complete eBird checklists cover far more coastline than any field programme could, but they are not a random sample of shorelines or of birds. Marking a checklist complete means the observer reported every species they detected and identified, so a missing taxon counts as a nonreport under explicit rules (B. L. Sullivan et al. 2009; Kelling et al. 2019), and protocol, duration, distance and party size record effort. Even so, people choose when and where to watch, conspicuous birds draw extra attention, and observers differ in what they identify and whether they count it (Bird et al. 2014; Isaac and Pocock 2015; Laney et al. 2021; Johnston et al. 2018, 2021). An entry of X records that a species was </w:t>
      </w:r>
      <w:r w:rsidRPr="00322077">
        <w:rPr>
          <w:rFonts w:cs="Times New Roman"/>
          <w:strike/>
          <w:color w:val="000000"/>
          <w:rPrChange w:id="85" w:author="Jake Dingwall" w:date="2026-07-26T12:24:00Z" w16du:dateUtc="2026-07-26T19:24:00Z">
            <w:rPr>
              <w:rFonts w:cs="Times New Roman"/>
              <w:color w:val="000000"/>
            </w:rPr>
          </w:rPrChange>
        </w:rPr>
        <w:lastRenderedPageBreak/>
        <w:t>seen without saying how many. These data describe what observers wrote down, and the numbers they supplied on some of those records. They do not estimate occupancy, detectability or abundance.</w:t>
      </w:r>
    </w:p>
    <w:p w14:paraId="6D7471D9" w14:textId="77777777" w:rsidR="00C15184" w:rsidRPr="00322077" w:rsidRDefault="00000000">
      <w:pPr>
        <w:rPr>
          <w:rFonts w:cs="Times New Roman"/>
          <w:strike/>
          <w:rPrChange w:id="86" w:author="Jake Dingwall" w:date="2026-07-26T12:24:00Z" w16du:dateUtc="2026-07-26T19:24:00Z">
            <w:rPr>
              <w:rFonts w:cs="Times New Roman"/>
            </w:rPr>
          </w:rPrChange>
        </w:rPr>
      </w:pPr>
      <w:r w:rsidRPr="00322077">
        <w:rPr>
          <w:strike/>
          <w:rPrChange w:id="87" w:author="Jake Dingwall" w:date="2026-07-26T12:24:00Z" w16du:dateUtc="2026-07-26T19:24:00Z">
            <w:rPr/>
          </w:rPrChange>
        </w:rPr>
        <w:t>The analysis is built around that limit. Instead of asking how many birds were present, it asks whether the difference between checklists near a spawn and checklists a little further away widened once spawning began, compared with the fortnight before. The question is put separately to two things an observer does: writing a species on the list, and writing a number beside it. Those can move independently and they go wrong in different ways. Taxa with established or plausible herring links were expected to be reported more often, counted in larger numbers, or both, and not all in the same way, because they differ in diet, diving ability and how they use a shoreline. Gadwall (</w:t>
      </w:r>
      <w:r w:rsidRPr="00322077">
        <w:rPr>
          <w:i/>
          <w:strike/>
          <w:rPrChange w:id="88" w:author="Jake Dingwall" w:date="2026-07-26T12:24:00Z" w16du:dateUtc="2026-07-26T19:24:00Z">
            <w:rPr>
              <w:i/>
            </w:rPr>
          </w:rPrChange>
        </w:rPr>
        <w:t>Mareca strepera</w:t>
      </w:r>
      <w:r w:rsidRPr="00322077">
        <w:rPr>
          <w:strike/>
          <w:rPrChange w:id="89" w:author="Jake Dingwall" w:date="2026-07-26T12:24:00Z" w16du:dateUtc="2026-07-26T19:24:00Z">
            <w:rPr/>
          </w:rPrChange>
        </w:rPr>
        <w:t>) and Northern Shoveler (</w:t>
      </w:r>
      <w:r w:rsidRPr="00322077">
        <w:rPr>
          <w:i/>
          <w:strike/>
          <w:rPrChange w:id="90" w:author="Jake Dingwall" w:date="2026-07-26T12:24:00Z" w16du:dateUtc="2026-07-26T19:24:00Z">
            <w:rPr>
              <w:i/>
            </w:rPr>
          </w:rPrChange>
        </w:rPr>
        <w:t>Spatula clypeata</w:t>
      </w:r>
      <w:r w:rsidRPr="00322077">
        <w:rPr>
          <w:strike/>
          <w:rPrChange w:id="91" w:author="Jake Dingwall" w:date="2026-07-26T12:24:00Z" w16du:dateUtc="2026-07-26T19:24:00Z">
            <w:rPr/>
          </w:rPrChange>
        </w:rPr>
        <w:t>), which have no established herring association, were carried alongside as comparators. If birds do track this pulse, divers taking roe, piscivores taking fish and scavengers working the strandline should peak at different points in an event. That spread of timing is more telling than any one species, because an observational artefact has no reason to sort itself by feeding method.</w:t>
      </w:r>
      <w:commentRangeEnd w:id="83"/>
      <w:r w:rsidR="00322077" w:rsidRPr="00322077">
        <w:rPr>
          <w:rStyle w:val="CommentReference"/>
          <w:rFonts w:cs="Times New Roman"/>
          <w:strike/>
          <w:sz w:val="22"/>
          <w:szCs w:val="24"/>
          <w:rPrChange w:id="92" w:author="Jake Dingwall" w:date="2026-07-26T12:24:00Z" w16du:dateUtc="2026-07-26T19:24:00Z">
            <w:rPr>
              <w:rStyle w:val="CommentReference"/>
              <w:rFonts w:cs="Times New Roman"/>
              <w:sz w:val="22"/>
              <w:szCs w:val="24"/>
            </w:rPr>
          </w:rPrChange>
        </w:rPr>
        <w:commentReference w:id="83"/>
      </w:r>
    </w:p>
    <w:p w14:paraId="274084C6" w14:textId="77777777" w:rsidR="00762553" w:rsidRPr="00322077" w:rsidRDefault="00000000">
      <w:pPr>
        <w:rPr>
          <w:strike/>
          <w:rPrChange w:id="93" w:author="Jake Dingwall" w:date="2026-07-26T12:24:00Z" w16du:dateUtc="2026-07-26T19:24:00Z">
            <w:rPr/>
          </w:rPrChange>
        </w:rPr>
      </w:pPr>
      <w:commentRangeStart w:id="94"/>
      <w:r w:rsidRPr="00322077">
        <w:rPr>
          <w:strike/>
          <w:rPrChange w:id="95" w:author="Jake Dingwall" w:date="2026-07-26T12:24:00Z" w16du:dateUtc="2026-07-26T19:24:00Z">
            <w:rPr/>
          </w:rPrChange>
        </w:rPr>
        <w:t>What that work cannot give is one measurement applied to many species at once. It is necessarily focused: a few taxa, one or two seasons, a handful of sites picked because birds were known to be there. Such studies are the right way to show that a species eats herring eggs and how. They cannot say which of fifty coastal species show any association with spawning, whether the birds with the strongest published links also carry the strongest regional signal, or whether different feeding groups respond at different points in an event. Those questions need observations spread over many events, many years and a whole region, which is more survey effort than a field programme can usually afford.</w:t>
      </w:r>
      <w:commentRangeEnd w:id="94"/>
      <w:r w:rsidR="00322077" w:rsidRPr="00322077">
        <w:rPr>
          <w:rStyle w:val="CommentReference"/>
          <w:strike/>
          <w:sz w:val="22"/>
          <w:szCs w:val="24"/>
          <w:rPrChange w:id="96" w:author="Jake Dingwall" w:date="2026-07-26T12:24:00Z" w16du:dateUtc="2026-07-26T19:24:00Z">
            <w:rPr>
              <w:rStyle w:val="CommentReference"/>
              <w:sz w:val="22"/>
              <w:szCs w:val="24"/>
            </w:rPr>
          </w:rPrChange>
        </w:rPr>
        <w:commentReference w:id="94"/>
      </w:r>
    </w:p>
    <w:p w14:paraId="71326BFB"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2 Methods</w:t>
      </w:r>
    </w:p>
    <w:p w14:paraId="36656409" w14:textId="0C9FF355" w:rsidR="00C15184" w:rsidRPr="00F46B3E" w:rsidRDefault="00000000">
      <w:pPr>
        <w:pStyle w:val="Heading2"/>
        <w:rPr>
          <w:rFonts w:ascii="Times New Roman" w:hAnsi="Times New Roman" w:cs="Times New Roman"/>
        </w:rPr>
      </w:pPr>
      <w:commentRangeStart w:id="97"/>
      <w:r w:rsidRPr="00F46B3E">
        <w:rPr>
          <w:rFonts w:ascii="Times New Roman" w:hAnsi="Times New Roman" w:cs="Times New Roman"/>
        </w:rPr>
        <w:t xml:space="preserve">2.1 </w:t>
      </w:r>
      <w:commentRangeStart w:id="98"/>
      <w:r w:rsidRPr="00F46B3E">
        <w:rPr>
          <w:rFonts w:ascii="Times New Roman" w:hAnsi="Times New Roman" w:cs="Times New Roman"/>
        </w:rPr>
        <w:t>Study area and data sources</w:t>
      </w:r>
      <w:commentRangeEnd w:id="98"/>
      <w:r w:rsidR="00403A7E" w:rsidRPr="00F46B3E">
        <w:rPr>
          <w:rStyle w:val="CommentReference"/>
          <w:rFonts w:ascii="Times New Roman" w:hAnsi="Times New Roman" w:cs="Times New Roman"/>
          <w:sz w:val="24"/>
          <w:szCs w:val="32"/>
        </w:rPr>
        <w:commentReference w:id="98"/>
      </w:r>
    </w:p>
    <w:p w14:paraId="6ABB7DD1" w14:textId="187A54BD" w:rsidR="00C15184" w:rsidRPr="00F46B3E" w:rsidRDefault="00000000">
      <w:pPr>
        <w:rPr>
          <w:rFonts w:cs="Times New Roman"/>
        </w:rPr>
      </w:pPr>
      <w:commentRangeStart w:id="99"/>
      <w:r w:rsidRPr="00F46B3E">
        <w:rPr>
          <w:rFonts w:cs="Times New Roman"/>
          <w:color w:val="000000"/>
        </w:rPr>
        <w:t>The study was restricted to the Strait of Georgia, British Columbia</w:t>
      </w:r>
      <w:commentRangeEnd w:id="99"/>
      <w:r w:rsidR="00322077" w:rsidRPr="00F46B3E">
        <w:rPr>
          <w:rStyle w:val="CommentReference"/>
          <w:rFonts w:cs="Times New Roman"/>
          <w:color w:val="000000"/>
          <w:sz w:val="22"/>
          <w:szCs w:val="24"/>
        </w:rPr>
        <w:commentReference w:id="99"/>
      </w:r>
      <w:r w:rsidRPr="00F46B3E">
        <w:rPr>
          <w:rFonts w:cs="Times New Roman"/>
          <w:color w:val="000000"/>
        </w:rPr>
        <w:t xml:space="preserve">, Canada, a semi-enclosed coastal sea between Vancouver Island and the mainland that supports recurrent herring spawning and a dense human population along </w:t>
      </w:r>
      <w:del w:id="100" w:author="Jake Dingwall" w:date="2026-07-26T12:25:00Z" w16du:dateUtc="2026-07-26T19:25:00Z">
        <w:r w:rsidRPr="00F46B3E" w:rsidDel="00322077">
          <w:rPr>
            <w:rFonts w:cs="Times New Roman"/>
            <w:color w:val="000000"/>
          </w:rPr>
          <w:delText xml:space="preserve">much </w:delText>
        </w:r>
      </w:del>
      <w:ins w:id="101" w:author="Jake Dingwall" w:date="2026-07-26T12:25:00Z" w16du:dateUtc="2026-07-26T19:25:00Z">
        <w:r w:rsidR="00322077">
          <w:rPr>
            <w:rFonts w:cs="Times New Roman"/>
            <w:color w:val="000000"/>
          </w:rPr>
          <w:t>some</w:t>
        </w:r>
        <w:r w:rsidR="00322077" w:rsidRPr="00F46B3E">
          <w:rPr>
            <w:rFonts w:cs="Times New Roman"/>
            <w:color w:val="000000"/>
          </w:rPr>
          <w:t xml:space="preserve"> </w:t>
        </w:r>
      </w:ins>
      <w:r w:rsidRPr="00F46B3E">
        <w:rPr>
          <w:rFonts w:cs="Times New Roman"/>
          <w:color w:val="000000"/>
        </w:rPr>
        <w:t>of its shoreline.</w:t>
      </w:r>
    </w:p>
    <w:p w14:paraId="35D69EE2" w14:textId="5775EC51" w:rsidR="00C15184" w:rsidRPr="00F46B3E" w:rsidRDefault="00000000">
      <w:pPr>
        <w:rPr>
          <w:rFonts w:cs="Times New Roman"/>
        </w:rPr>
      </w:pPr>
      <w:r>
        <w:rPr>
          <w:color w:val="000000"/>
        </w:rPr>
        <w:t xml:space="preserve">Bird observations came from eBird, a global community-science platform run by the Cornell Lab of Ornithology, on which volunteers submit checklists recording the species they encountered, the number of individuals where they chose to count, and the location, date and effort of the visit (B. L. Sullivan et al. 2009). Standard protocols and recorded duration, distance and party size make eBird a semi-structured survey (Kelling et al. 2019). Only complete checklists were used, because the complete flag is what allows a missing species to be treated as a nonreport instead of missing information. Records came from the eBird Basic Dataset released in May 2026, restricted to 2005 to 2025 (eBird 2026). </w:t>
      </w:r>
      <w:commentRangeStart w:id="102"/>
      <w:del w:id="103" w:author="Jake Dingwall" w:date="2026-07-26T12:25:00Z" w16du:dateUtc="2026-07-26T19:25:00Z">
        <w:r w:rsidDel="00322077">
          <w:rPr>
            <w:color w:val="000000"/>
          </w:rPr>
          <w:delText>Taxonomy follows eBird/Clements v2025 (Clements et al. 2025); gull splits and lumps across the series were resolved to fixed analysis concepts using a versioned mapping, detailed in the supplementary material.</w:delText>
        </w:r>
      </w:del>
      <w:commentRangeEnd w:id="102"/>
      <w:r w:rsidR="00322077" w:rsidRPr="00F46B3E">
        <w:rPr>
          <w:rStyle w:val="CommentReference"/>
          <w:rFonts w:cs="Times New Roman"/>
          <w:sz w:val="22"/>
          <w:szCs w:val="24"/>
        </w:rPr>
        <w:commentReference w:id="102"/>
      </w:r>
    </w:p>
    <w:p w14:paraId="059A036B" w14:textId="1F0CE5FF" w:rsidR="00C15184" w:rsidRPr="00F46B3E" w:rsidRDefault="00000000">
      <w:pPr>
        <w:rPr>
          <w:rFonts w:cs="Times New Roman"/>
        </w:rPr>
      </w:pPr>
      <w:r>
        <w:rPr>
          <w:color w:val="000000"/>
        </w:rPr>
        <w:t xml:space="preserve">Herring </w:t>
      </w:r>
      <w:ins w:id="104" w:author="Jake Dingwall" w:date="2026-07-26T12:26:00Z" w16du:dateUtc="2026-07-26T19:26:00Z">
        <w:r w:rsidR="00322077">
          <w:rPr>
            <w:color w:val="000000"/>
          </w:rPr>
          <w:t xml:space="preserve">spawning </w:t>
        </w:r>
      </w:ins>
      <w:r>
        <w:rPr>
          <w:color w:val="000000"/>
        </w:rPr>
        <w:t xml:space="preserve">records came from the Pacific Herring Spawn Index, which Fisheries and Oceans Canada compiles from surface and dive surveys along the British Columbia coast (Fisheries and Oceans Canada 2026; Grinnell et al. 2023). Each record locates a spawning event and dates its onset. The index is relative. It describes the spawn that surveyors found, not absolute spawning biomass, and unsurveyed coastline yields no record instead of a zero. </w:t>
      </w:r>
      <w:commentRangeStart w:id="105"/>
      <w:r>
        <w:rPr>
          <w:color w:val="000000"/>
        </w:rPr>
        <w:t xml:space="preserve">Only the presence, location and timing of a recorded event </w:t>
      </w:r>
      <w:r>
        <w:rPr>
          <w:color w:val="000000"/>
        </w:rPr>
        <w:lastRenderedPageBreak/>
        <w:t>were therefore used, never the index value itself, so nothing here depends on how much spawn a particular survey happened to measure.</w:t>
      </w:r>
      <w:commentRangeEnd w:id="105"/>
      <w:r w:rsidR="00322077" w:rsidRPr="00F46B3E">
        <w:rPr>
          <w:rStyle w:val="CommentReference"/>
          <w:rFonts w:cs="Times New Roman"/>
          <w:sz w:val="22"/>
          <w:szCs w:val="24"/>
        </w:rPr>
        <w:commentReference w:id="105"/>
      </w:r>
    </w:p>
    <w:p w14:paraId="0081E602" w14:textId="0468B012" w:rsidR="00C15184" w:rsidRPr="00F46B3E" w:rsidRDefault="00000000">
      <w:pPr>
        <w:rPr>
          <w:rFonts w:cs="Times New Roman"/>
        </w:rPr>
      </w:pPr>
      <w:r w:rsidRPr="00F46B3E">
        <w:rPr>
          <w:rFonts w:cs="Times New Roman"/>
          <w:color w:val="000000"/>
        </w:rPr>
        <w:t xml:space="preserve">The analysis used 217,200 </w:t>
      </w:r>
      <w:del w:id="106" w:author="Jake Dingwall" w:date="2026-07-26T12:47:00Z" w16du:dateUtc="2026-07-26T19:47:00Z">
        <w:r w:rsidRPr="00F46B3E" w:rsidDel="007E7E6A">
          <w:rPr>
            <w:rFonts w:cs="Times New Roman"/>
            <w:color w:val="000000"/>
          </w:rPr>
          <w:delText xml:space="preserve">eligible </w:delText>
        </w:r>
      </w:del>
      <w:r w:rsidRPr="00F46B3E">
        <w:rPr>
          <w:rFonts w:cs="Times New Roman"/>
          <w:color w:val="000000"/>
        </w:rPr>
        <w:t xml:space="preserve">complete </w:t>
      </w:r>
      <w:ins w:id="107" w:author="Jake Dingwall" w:date="2026-07-26T12:47:00Z" w16du:dateUtc="2026-07-26T19:47:00Z">
        <w:r w:rsidR="007E7E6A">
          <w:rPr>
            <w:rFonts w:cs="Times New Roman"/>
            <w:color w:val="000000"/>
          </w:rPr>
          <w:t xml:space="preserve">eBird </w:t>
        </w:r>
      </w:ins>
      <w:r w:rsidRPr="00F46B3E">
        <w:rPr>
          <w:rFonts w:cs="Times New Roman"/>
          <w:color w:val="000000"/>
        </w:rPr>
        <w:t xml:space="preserve">checklists: stationary and travelling protocols lasting 5 to 300 minutes, covering no more than 5 km, with one to ten observers. Within that frame lay 1,120 recorded spawning events, grouped </w:t>
      </w:r>
      <w:commentRangeStart w:id="108"/>
      <w:r w:rsidRPr="00F46B3E">
        <w:rPr>
          <w:rFonts w:cs="Times New Roman"/>
          <w:color w:val="000000"/>
        </w:rPr>
        <w:t>into 58 event blocks</w:t>
      </w:r>
      <w:commentRangeEnd w:id="108"/>
      <w:r w:rsidR="007E7E6A" w:rsidRPr="00F46B3E">
        <w:rPr>
          <w:rStyle w:val="CommentReference"/>
          <w:rFonts w:cs="Times New Roman"/>
          <w:color w:val="000000"/>
          <w:sz w:val="22"/>
          <w:szCs w:val="24"/>
        </w:rPr>
        <w:commentReference w:id="108"/>
      </w:r>
      <w:r w:rsidRPr="00F46B3E">
        <w:rPr>
          <w:rFonts w:cs="Times New Roman"/>
          <w:color w:val="000000"/>
        </w:rPr>
        <w:t>, together with 29,248 observer clusters and 22,980 location clusters.</w:t>
      </w:r>
    </w:p>
    <w:p w14:paraId="12618ECE" w14:textId="51482FBD" w:rsidR="00C15184" w:rsidRPr="00F46B3E" w:rsidDel="007E7E6A" w:rsidRDefault="00000000">
      <w:pPr>
        <w:rPr>
          <w:del w:id="109" w:author="Jake Dingwall" w:date="2026-07-26T12:47:00Z" w16du:dateUtc="2026-07-26T19:47:00Z"/>
          <w:rFonts w:cs="Times New Roman"/>
        </w:rPr>
      </w:pPr>
      <w:del w:id="110" w:author="Jake Dingwall" w:date="2026-07-26T12:47:00Z" w16du:dateUtc="2026-07-26T19:47:00Z">
        <w:r w:rsidRPr="00F46B3E" w:rsidDel="007E7E6A">
          <w:rPr>
            <w:rFonts w:cs="Times New Roman"/>
            <w:color w:val="000000"/>
          </w:rPr>
          <w:delText>The checklist eligibility rules were inherited from earlier work on the same linked dataset, and results from that work had been examined before the present specification was written. The analysis is therefore exploratory, not confirmatory, and Section 4.4 returns to what that means for the adjusted p-values. The specification itself was fixed and locked before it was run. [[AUTHOR INPUT REQUIRED: you have indicated there is no earlier analysis. The repository records a prior analysis, a reconciliation report and an execution record whose status reads post_result_ecologically_motivated_refinement. Confirm whether this disclosure should be deleted or kept.]]</w:delText>
        </w:r>
      </w:del>
    </w:p>
    <w:p w14:paraId="43B03187"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2.2 Checklist selection and response construction</w:t>
      </w:r>
    </w:p>
    <w:p w14:paraId="5968F254" w14:textId="0D3F6146" w:rsidR="00C15184" w:rsidRPr="00F46B3E" w:rsidDel="00403A7E" w:rsidRDefault="00000000">
      <w:pPr>
        <w:rPr>
          <w:del w:id="111" w:author="Jake Dingwall" w:date="2026-07-26T12:51:00Z" w16du:dateUtc="2026-07-26T19:51:00Z"/>
          <w:rFonts w:cs="Times New Roman"/>
        </w:rPr>
      </w:pPr>
      <w:commentRangeStart w:id="112"/>
      <w:r w:rsidRPr="00F46B3E">
        <w:rPr>
          <w:rFonts w:cs="Times New Roman"/>
          <w:color w:val="000000"/>
        </w:rPr>
        <w:t>Two outcomes represent different parts of the checklist observation process. Checklist reporting was</w:t>
      </w:r>
      <w:ins w:id="113" w:author="Jake Dingwall" w:date="2026-07-26T12:48:00Z" w16du:dateUtc="2026-07-26T19:48:00Z">
        <w:r w:rsidR="00403A7E">
          <w:rPr>
            <w:rFonts w:cs="Times New Roman"/>
            <w:color w:val="000000"/>
          </w:rPr>
          <w:t xml:space="preserve"> equal to</w:t>
        </w:r>
      </w:ins>
      <w:r w:rsidRPr="00F46B3E">
        <w:rPr>
          <w:rFonts w:cs="Times New Roman"/>
          <w:color w:val="000000"/>
        </w:rPr>
        <w:t xml:space="preserve"> one when a taxon was reported on an eligible complete checklist and zero when it was omitted under fixed taxonomic and ambiguity rules. Omission from a complete checklist is informative about reporting, but it is not </w:t>
      </w:r>
      <w:ins w:id="114" w:author="Jake Dingwall" w:date="2026-07-26T12:49:00Z" w16du:dateUtc="2026-07-26T19:49:00Z">
        <w:r w:rsidR="00403A7E">
          <w:rPr>
            <w:rFonts w:cs="Times New Roman"/>
            <w:color w:val="000000"/>
          </w:rPr>
          <w:t xml:space="preserve">necessarily </w:t>
        </w:r>
      </w:ins>
      <w:r w:rsidRPr="00F46B3E">
        <w:rPr>
          <w:rFonts w:cs="Times New Roman"/>
          <w:color w:val="000000"/>
        </w:rPr>
        <w:t xml:space="preserve">proof that a species was </w:t>
      </w:r>
      <w:del w:id="115" w:author="Jake Dingwall" w:date="2026-07-26T12:49:00Z" w16du:dateUtc="2026-07-26T19:49:00Z">
        <w:r w:rsidRPr="00F46B3E" w:rsidDel="00403A7E">
          <w:rPr>
            <w:rFonts w:cs="Times New Roman"/>
            <w:color w:val="000000"/>
          </w:rPr>
          <w:delText xml:space="preserve">biologically </w:delText>
        </w:r>
      </w:del>
      <w:ins w:id="116" w:author="Jake Dingwall" w:date="2026-07-26T12:49:00Z" w16du:dateUtc="2026-07-26T19:49:00Z">
        <w:r w:rsidR="00403A7E">
          <w:rPr>
            <w:rFonts w:cs="Times New Roman"/>
            <w:color w:val="000000"/>
          </w:rPr>
          <w:t>truly</w:t>
        </w:r>
        <w:r w:rsidR="00403A7E" w:rsidRPr="00F46B3E">
          <w:rPr>
            <w:rFonts w:cs="Times New Roman"/>
            <w:color w:val="000000"/>
          </w:rPr>
          <w:t xml:space="preserve"> </w:t>
        </w:r>
      </w:ins>
      <w:r w:rsidRPr="00F46B3E">
        <w:rPr>
          <w:rFonts w:cs="Times New Roman"/>
          <w:color w:val="000000"/>
        </w:rPr>
        <w:t>absent.</w:t>
      </w:r>
    </w:p>
    <w:p w14:paraId="2A25606D" w14:textId="6D8B0ADD" w:rsidR="00C15184" w:rsidRPr="00F46B3E" w:rsidRDefault="00000000">
      <w:pPr>
        <w:rPr>
          <w:rFonts w:cs="Times New Roman"/>
        </w:rPr>
      </w:pPr>
      <w:r>
        <w:rPr>
          <w:color w:val="000000"/>
        </w:rPr>
        <w:t xml:space="preserve">Every positive report kept its count state. A finite number contributed to both outcomes. An unquantified </w:t>
      </w:r>
      <w:ins w:id="117" w:author="Jake Dingwall" w:date="2026-07-26T12:49:00Z" w16du:dateUtc="2026-07-26T19:49:00Z">
        <w:r w:rsidR="00403A7E">
          <w:rPr>
            <w:color w:val="000000"/>
          </w:rPr>
          <w:t>“</w:t>
        </w:r>
      </w:ins>
      <w:r>
        <w:rPr>
          <w:color w:val="000000"/>
        </w:rPr>
        <w:t>X</w:t>
      </w:r>
      <w:ins w:id="118" w:author="Jake Dingwall" w:date="2026-07-26T12:49:00Z" w16du:dateUtc="2026-07-26T19:49:00Z">
        <w:r w:rsidR="00403A7E">
          <w:rPr>
            <w:color w:val="000000"/>
          </w:rPr>
          <w:t>”</w:t>
        </w:r>
      </w:ins>
      <w:r>
        <w:rPr>
          <w:color w:val="000000"/>
        </w:rPr>
        <w:t xml:space="preserve"> contributed only to whether the species was reported.</w:t>
      </w:r>
      <w:ins w:id="119" w:author="Jake Dingwall" w:date="2026-07-26T12:50:00Z" w16du:dateUtc="2026-07-26T19:50:00Z">
        <w:r w:rsidR="00403A7E">
          <w:rPr>
            <w:color w:val="000000"/>
          </w:rPr>
          <w:t xml:space="preserve"> Users would input an “X” when they determine that a bird is present but are not abl</w:t>
        </w:r>
      </w:ins>
      <w:ins w:id="120" w:author="Jake Dingwall" w:date="2026-07-26T12:51:00Z" w16du:dateUtc="2026-07-26T19:51:00Z">
        <w:r w:rsidR="00403A7E">
          <w:rPr>
            <w:color w:val="000000"/>
          </w:rPr>
          <w:t>e to or are not willing to quantify it – often due to large numbers.</w:t>
        </w:r>
      </w:ins>
      <w:r>
        <w:rPr>
          <w:color w:val="000000"/>
        </w:rPr>
        <w:t xml:space="preserve"> </w:t>
      </w:r>
      <w:del w:id="121" w:author="Jake Dingwall" w:date="2026-07-26T12:51:00Z" w16du:dateUtc="2026-07-26T19:51:00Z">
        <w:r w:rsidDel="00403A7E">
          <w:rPr>
            <w:color w:val="000000"/>
          </w:rPr>
          <w:delText>Ambiguous records, lower bounds and structural unknowns stayed distinct and were never recoded as zeros or as exact counts.</w:delText>
        </w:r>
      </w:del>
    </w:p>
    <w:p w14:paraId="76F0FC41" w14:textId="77777777" w:rsidR="00C15184" w:rsidRPr="00F46B3E" w:rsidRDefault="00000000">
      <w:pPr>
        <w:rPr>
          <w:rFonts w:cs="Times New Roman"/>
        </w:rPr>
      </w:pPr>
      <w:r w:rsidRPr="00F46B3E">
        <w:rPr>
          <w:rFonts w:cs="Times New Roman"/>
          <w:color w:val="000000"/>
        </w:rPr>
        <w:t>The second outcome is the natural logarithm of the number reported, so it is a count conditional on the species being both reported and counted. Exponentiated estimates compare geometric mean counts among those records. They do not measure abundance across all checklists, and a checklist total from a travelling route need not represent one flock.</w:t>
      </w:r>
    </w:p>
    <w:p w14:paraId="160A2E78" w14:textId="77777777" w:rsidR="00C15184" w:rsidRPr="00F46B3E" w:rsidRDefault="00000000">
      <w:pPr>
        <w:rPr>
          <w:rFonts w:cs="Times New Roman"/>
        </w:rPr>
      </w:pPr>
      <w:r w:rsidRPr="00F46B3E">
        <w:rPr>
          <w:rFonts w:cs="Times New Roman"/>
          <w:color w:val="000000"/>
        </w:rPr>
        <w:t>The two outcomes answer different questions. The first asks whether a species appeared on a checklist. The second asks, among records that carried a number, whether that number was larger. A species can move on one and not the other, and the two are kept apart throughout instead of being combined into a single index. The conditioning is not innocuous. Because the count outcome is measured only among records that were both made and quantified, it conditions on something the reporting models show to be responsive, and Section 4.3 sets out what follows.</w:t>
      </w:r>
      <w:commentRangeEnd w:id="112"/>
      <w:r w:rsidR="00403A7E" w:rsidRPr="00F46B3E">
        <w:rPr>
          <w:rStyle w:val="CommentReference"/>
          <w:rFonts w:cs="Times New Roman"/>
          <w:sz w:val="22"/>
          <w:szCs w:val="24"/>
        </w:rPr>
        <w:commentReference w:id="112"/>
      </w:r>
    </w:p>
    <w:p w14:paraId="1FA577F4"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2.3 Herring events, timing and spatial linkage</w:t>
      </w:r>
    </w:p>
    <w:p w14:paraId="29F7949F" w14:textId="77777777" w:rsidR="00C15184" w:rsidRPr="00F46B3E" w:rsidRDefault="00000000">
      <w:pPr>
        <w:rPr>
          <w:rFonts w:cs="Times New Roman"/>
        </w:rPr>
      </w:pPr>
      <w:r w:rsidRPr="00F46B3E">
        <w:rPr>
          <w:rFonts w:cs="Times New Roman"/>
          <w:color w:val="000000"/>
        </w:rPr>
        <w:t>A source event is one recorded spawning unit with an onset date and a location. Source events that linked to the same checklist at the same time were joined into a common event block, which keeps connected events and checklists inside one dependency group. An event block is a statistical grouping and not a single biological spawning complex. A checklist linked to several events stayed one row in the model and carried the random effect of its block.</w:t>
      </w:r>
    </w:p>
    <w:p w14:paraId="1A0D6E75" w14:textId="77777777" w:rsidR="00C15184" w:rsidRPr="00F46B3E" w:rsidRDefault="00000000">
      <w:pPr>
        <w:rPr>
          <w:rFonts w:cs="Times New Roman"/>
        </w:rPr>
      </w:pPr>
      <w:r w:rsidRPr="00F46B3E">
        <w:rPr>
          <w:rFonts w:cs="Times New Roman"/>
          <w:color w:val="000000"/>
        </w:rPr>
        <w:lastRenderedPageBreak/>
        <w:t>Blocks were not matched treatment and control strata, and the model did not require every event or block to hold observations in both zones. Most did. Of 1,120 events, 850 contributed links in both zones, as did 51 of 58 blocks, and 99.8% of exposed checklists sat in a block represented in both. The comparison is therefore made mostly within blocks. That does not make the two zones ecologically interchangeable.</w:t>
      </w:r>
    </w:p>
    <w:p w14:paraId="1053380D" w14:textId="77777777" w:rsidR="00C15184" w:rsidRPr="00F46B3E" w:rsidRDefault="00000000">
      <w:pPr>
        <w:rPr>
          <w:rFonts w:cs="Times New Roman"/>
        </w:rPr>
      </w:pPr>
      <w:r w:rsidRPr="00F46B3E">
        <w:rPr>
          <w:rFonts w:cs="Times New Roman"/>
          <w:color w:val="000000"/>
        </w:rPr>
        <w:t>Six periods were defined around recorded onset: baseline at 28 to 15 days before, early pre-spawn at 14 to 8 days before, immediate pre-spawn at 7 to 1 days before, spawn start at days 0 to 3, early egg at days 4 to 14, and late egg at days 15 to 28. The pre-spawn summary weights the two pre-spawn periods equally. The active summary weights spawn start and early egg by their durations, 4/15 and 11/15.</w:t>
      </w:r>
    </w:p>
    <w:p w14:paraId="639A1161" w14:textId="77777777" w:rsidR="00C15184" w:rsidRPr="00F46B3E" w:rsidRDefault="00000000">
      <w:pPr>
        <w:rPr>
          <w:rFonts w:cs="Times New Roman"/>
        </w:rPr>
      </w:pPr>
      <w:r w:rsidRPr="00F46B3E">
        <w:rPr>
          <w:rFonts w:cs="Times New Roman"/>
          <w:color w:val="000000"/>
        </w:rPr>
        <w:t>A checklist counted as near when it lay within 5 km of a recorded event and as reference at 5 to 20 km. These bounds were set by judgement before fitting, and Section 4.4 sets out what the reference band does and does not represent. Distances ran from the checklist's point location, including for travelling checklists, so a route that crosses a zone boundary is represented by one point. About 12% of near-zone checklists travelled more than 2.5 km and about 3% more than 4 km, which blurs the two zones. That blurring should not depend on whether a spawn was under way, so it will tend to weaken a real difference and not create one, though the direction is not guaranteed.</w:t>
      </w:r>
    </w:p>
    <w:p w14:paraId="28999B18" w14:textId="77777777" w:rsidR="00C15184" w:rsidRPr="00F46B3E" w:rsidRDefault="00000000">
      <w:pPr>
        <w:rPr>
          <w:rFonts w:cs="Times New Roman"/>
        </w:rPr>
      </w:pPr>
      <w:r w:rsidRPr="00F46B3E">
        <w:rPr>
          <w:rFonts w:cs="Times New Roman"/>
          <w:color w:val="000000"/>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are therefore not mutually exclusive, and 5,163 checklists, 5.5% of those with any exposure, contributed to both through different events. Collinearity among the twelve was low, with variance inflation between 1.22 and 1.26.</w:t>
      </w:r>
    </w:p>
    <w:p w14:paraId="27DFADEE" w14:textId="77777777" w:rsidR="00C15184" w:rsidRPr="00F46B3E" w:rsidRDefault="00000000">
      <w:pPr>
        <w:keepNext/>
        <w:rPr>
          <w:rFonts w:cs="Times New Roman"/>
        </w:rPr>
      </w:pPr>
      <w:r w:rsidRPr="00F46B3E">
        <w:rPr>
          <w:rFonts w:cs="Times New Roman"/>
          <w:noProof/>
          <w:color w:val="000000"/>
        </w:rPr>
        <w:lastRenderedPageBreak/>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4B203E81" w14:textId="77777777" w:rsidR="00C15184" w:rsidRPr="00F46B3E" w:rsidRDefault="00000000">
      <w:pPr>
        <w:rPr>
          <w:rFonts w:cs="Times New Roman"/>
        </w:rPr>
      </w:pPr>
      <w:r w:rsidRPr="00F46B3E">
        <w:rPr>
          <w:rFonts w:cs="Times New Roman"/>
          <w:color w:val="000000"/>
        </w:rPr>
        <w:t>Figure 1. The design in ecological terms. Complete eBird checklists were linked to recorded spawning events by distance and by date relative to onset.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 The result is an event-linked association, not a measure of consumption, movement or abundance.</w:t>
      </w:r>
      <w:commentRangeEnd w:id="97"/>
      <w:r w:rsidR="00403A7E" w:rsidRPr="00F46B3E">
        <w:rPr>
          <w:rStyle w:val="CommentReference"/>
          <w:rFonts w:cs="Times New Roman"/>
          <w:sz w:val="22"/>
          <w:szCs w:val="24"/>
        </w:rPr>
        <w:commentReference w:id="97"/>
      </w:r>
    </w:p>
    <w:p w14:paraId="2F0AB9CC"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 xml:space="preserve">2.4 Statistical </w:t>
      </w:r>
      <w:commentRangeStart w:id="122"/>
      <w:commentRangeStart w:id="123"/>
      <w:r w:rsidRPr="00F46B3E">
        <w:rPr>
          <w:rFonts w:ascii="Times New Roman" w:hAnsi="Times New Roman" w:cs="Times New Roman"/>
        </w:rPr>
        <w:t xml:space="preserve">estimand </w:t>
      </w:r>
      <w:commentRangeEnd w:id="122"/>
      <w:r w:rsidR="00403A7E" w:rsidRPr="00F46B3E">
        <w:rPr>
          <w:rStyle w:val="CommentReference"/>
          <w:rFonts w:ascii="Times New Roman" w:hAnsi="Times New Roman" w:cs="Times New Roman"/>
          <w:sz w:val="24"/>
          <w:szCs w:val="32"/>
        </w:rPr>
        <w:commentReference w:id="122"/>
      </w:r>
      <w:commentRangeEnd w:id="123"/>
      <w:r w:rsidR="00403A7E" w:rsidRPr="00F46B3E">
        <w:rPr>
          <w:rStyle w:val="CommentReference"/>
          <w:rFonts w:ascii="Times New Roman" w:hAnsi="Times New Roman" w:cs="Times New Roman"/>
          <w:sz w:val="24"/>
          <w:szCs w:val="32"/>
        </w:rPr>
        <w:commentReference w:id="123"/>
      </w:r>
      <w:r w:rsidRPr="00F46B3E">
        <w:rPr>
          <w:rFonts w:ascii="Times New Roman" w:hAnsi="Times New Roman" w:cs="Times New Roman"/>
        </w:rPr>
        <w:t>and models</w:t>
      </w:r>
    </w:p>
    <w:p w14:paraId="4986A645" w14:textId="77777777" w:rsidR="00C15184" w:rsidRPr="00F46B3E" w:rsidRDefault="00000000">
      <w:pPr>
        <w:rPr>
          <w:rFonts w:cs="Times New Roman"/>
        </w:rPr>
      </w:pPr>
      <w:r w:rsidRPr="00F46B3E">
        <w:rPr>
          <w:rFonts w:cs="Times New Roman"/>
          <w:color w:val="000000"/>
        </w:rPr>
        <w:t>The logic is easiest to see in terms of event links. For checklist (i), the model for each species was</w:t>
      </w:r>
    </w:p>
    <w:p w14:paraId="4DA572C4" w14:textId="77777777" w:rsidR="00C15184" w:rsidRPr="00F46B3E"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5F30B0E7" w14:textId="77777777" w:rsidR="00C15184" w:rsidRPr="00F46B3E" w:rsidRDefault="00000000">
      <w:pPr>
        <w:rPr>
          <w:rFonts w:cs="Times New Roman"/>
        </w:rPr>
      </w:pPr>
      <w:r w:rsidRPr="00F46B3E">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6B3E">
        <w:rPr>
          <w:rFonts w:cs="Times New Roman"/>
          <w:color w:val="000000"/>
        </w:rPr>
        <w:t xml:space="preserve"> is checklist reporting or log reported count; </w:t>
      </w:r>
      <m:oMath>
        <m:r>
          <w:rPr>
            <w:rFonts w:ascii="Cambria Math" w:hAnsi="Cambria Math" w:cs="Times New Roman"/>
          </w:rPr>
          <m:t>g</m:t>
        </m:r>
      </m:oMath>
      <w:r w:rsidRPr="00F46B3E">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46B3E">
        <w:rPr>
          <w:rFonts w:cs="Times New Roman"/>
          <w:color w:val="000000"/>
        </w:rPr>
        <w:t xml:space="preserve"> is the number of recorded source-event links for checklist </w:t>
      </w:r>
      <m:oMath>
        <m:r>
          <w:rPr>
            <w:rFonts w:ascii="Cambria Math" w:hAnsi="Cambria Math" w:cs="Times New Roman"/>
          </w:rPr>
          <m:t>i</m:t>
        </m:r>
      </m:oMath>
      <w:r w:rsidRPr="00F46B3E">
        <w:rPr>
          <w:rFonts w:cs="Times New Roman"/>
          <w:color w:val="000000"/>
        </w:rPr>
        <w:t xml:space="preserve"> in period </w:t>
      </w:r>
      <m:oMath>
        <m:r>
          <w:rPr>
            <w:rFonts w:ascii="Cambria Math" w:hAnsi="Cambria Math" w:cs="Times New Roman"/>
          </w:rPr>
          <m:t>p</m:t>
        </m:r>
      </m:oMath>
      <w:r w:rsidRPr="00F46B3E">
        <w:rPr>
          <w:rFonts w:cs="Times New Roman"/>
          <w:color w:val="000000"/>
        </w:rPr>
        <w:t xml:space="preserve"> and zone </w:t>
      </w:r>
      <m:oMath>
        <m:r>
          <w:rPr>
            <w:rFonts w:ascii="Cambria Math" w:hAnsi="Cambria Math" w:cs="Times New Roman"/>
          </w:rPr>
          <m:t>z</m:t>
        </m:r>
      </m:oMath>
      <w:r w:rsidRPr="00F46B3E">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46B3E">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46B3E">
        <w:rPr>
          <w:rFonts w:cs="Times New Roman"/>
          <w:color w:val="000000"/>
        </w:rPr>
        <w:t xml:space="preserve"> contains the adjustment variables; and the three </w:t>
      </w:r>
      <m:oMath>
        <m:r>
          <w:rPr>
            <w:rFonts w:ascii="Cambria Math" w:hAnsi="Cambria Math" w:cs="Times New Roman"/>
          </w:rPr>
          <m:t>u</m:t>
        </m:r>
      </m:oMath>
      <w:r w:rsidRPr="00F46B3E">
        <w:rPr>
          <w:rFonts w:cs="Times New Roman"/>
          <w:color w:val="000000"/>
        </w:rPr>
        <w:t xml:space="preserve"> terms are random intercepts for event block, observer cluster, and generalized location cluster.</w:t>
      </w:r>
    </w:p>
    <w:p w14:paraId="69FF76BE" w14:textId="77777777" w:rsidR="00C15184" w:rsidRPr="00F46B3E" w:rsidRDefault="00000000">
      <w:pPr>
        <w:rPr>
          <w:rFonts w:cs="Times New Roman"/>
        </w:rPr>
      </w:pPr>
      <w:r w:rsidRPr="00F46B3E">
        <w:rPr>
          <w:rFonts w:cs="Times New Roman"/>
          <w:color w:val="000000"/>
        </w:rPr>
        <w:t>For a period (p), the reported baseline-adjusted near/reference contrast was</w:t>
      </w:r>
    </w:p>
    <w:p w14:paraId="087B3549" w14:textId="77777777" w:rsidR="00C15184" w:rsidRPr="00F46B3E"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79B7F853" w14:textId="77777777" w:rsidR="00C15184" w:rsidRPr="00F46B3E" w:rsidRDefault="00000000">
      <w:pPr>
        <w:rPr>
          <w:rFonts w:cs="Times New Roman"/>
        </w:rPr>
      </w:pPr>
      <w:r w:rsidRPr="00F46B3E">
        <w:rPr>
          <w:rFonts w:cs="Times New Roman"/>
          <w:color w:val="000000"/>
        </w:rPr>
        <w:lastRenderedPageBreak/>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the raw difference between near and reference checklists, and it is not a percentage change in the number of birds present.</w:t>
      </w:r>
    </w:p>
    <w:p w14:paraId="21BE7AF2" w14:textId="77777777" w:rsidR="00C15184" w:rsidRPr="00F46B3E" w:rsidRDefault="00000000">
      <w:pPr>
        <w:rPr>
          <w:rFonts w:cs="Times New Roman"/>
        </w:rPr>
      </w:pPr>
      <w:r w:rsidRPr="00F46B3E">
        <w:rPr>
          <w:rFonts w:cs="Times New Roman"/>
          <w:color w:val="000000"/>
        </w:rPr>
        <w:t>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What the design cannot remove is a change that differs between zones and happens to coincide with spawning. Section 3.7 reports a partial check using the two pre-onset windows.</w:t>
      </w:r>
    </w:p>
    <w:p w14:paraId="237F53E2" w14:textId="77777777" w:rsidR="00C15184" w:rsidRPr="00F46B3E" w:rsidRDefault="00000000">
      <w:pPr>
        <w:rPr>
          <w:rFonts w:cs="Times New Roman"/>
        </w:rPr>
      </w:pPr>
      <w:r w:rsidRPr="00F46B3E">
        <w:rPr>
          <w:rFonts w:cs="Times New Roman"/>
          <w:color w:val="000000"/>
        </w:rPr>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estimates and intervals both inherit that approximation. Section 4.4 sets out where it matters most.</w:t>
      </w:r>
    </w:p>
    <w:p w14:paraId="66C1C0E4" w14:textId="77777777" w:rsidR="00C15184" w:rsidRPr="00F46B3E" w:rsidRDefault="00000000">
      <w:pPr>
        <w:rPr>
          <w:rFonts w:cs="Times New Roman"/>
        </w:rPr>
      </w:pPr>
      <w:r w:rsidRPr="00F46B3E">
        <w:rPr>
          <w:rFonts w:cs="Times New Roman"/>
          <w:color w:val="000000"/>
        </w:rPr>
        <w:t>Models adjusted for year as a factor, protocol, log duration, log of one plus distance travelled, and number of observers, and carried random intercepts for event block, observer and location. Two covariates an eBird analyst would expect are missing. Day of year and time of day were not carried into the frozen analysis frame, so seasonal balance between the zones could not be demonstrated and time of day could not be adjusted for. The absence of a diel term is a real gap, not a considered omission. The three effort terms carry their own caution. Duration, distance and observer count are measured on the same checklist as the outcome, and a conspicuous flock may itself lengthen a visit, extend a route or draw a second observer, in which case adjusting for them removes part of the response. Their distributions barely move across onset: median near-zone duration rises by one minute and median near-zone distance by 0.04 km between the two windows, with slightly larger shifts in the reference zone. That is reassuring without being decisive, because a covariate can respond to exposure without its marginal distribution shifting.</w:t>
      </w:r>
    </w:p>
    <w:p w14:paraId="3211E915" w14:textId="77777777" w:rsidR="00C15184" w:rsidRPr="00F46B3E" w:rsidRDefault="00000000">
      <w:pPr>
        <w:rPr>
          <w:rFonts w:cs="Times New Roman"/>
        </w:rPr>
      </w:pPr>
      <w:r w:rsidRPr="00F46B3E">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7427A6F0"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2.5 Multiplicity, sensitivity analyses and interpretation</w:t>
      </w:r>
    </w:p>
    <w:p w14:paraId="303C3D00" w14:textId="77777777" w:rsidR="00C15184" w:rsidRPr="00F46B3E" w:rsidRDefault="00000000">
      <w:pPr>
        <w:rPr>
          <w:rFonts w:cs="Times New Roman"/>
        </w:rPr>
      </w:pPr>
      <w:r w:rsidRPr="00F46B3E">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11FCED90" w14:textId="77777777" w:rsidR="00C15184" w:rsidRPr="00F46B3E" w:rsidRDefault="00000000">
      <w:pPr>
        <w:rPr>
          <w:rFonts w:cs="Times New Roman"/>
        </w:rPr>
      </w:pPr>
      <w:r w:rsidRPr="00F46B3E">
        <w:rPr>
          <w:rFonts w:cs="Times New Roman"/>
          <w:color w:val="000000"/>
        </w:rPr>
        <w:lastRenderedPageBreak/>
        <w:t>Gadwall and Northern Shoveler 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2F326882" w14:textId="77777777" w:rsidR="00C15184" w:rsidRPr="00F46B3E" w:rsidRDefault="00000000">
      <w:pPr>
        <w:rPr>
          <w:rFonts w:cs="Times New Roman"/>
        </w:rPr>
      </w:pPr>
      <w:r w:rsidRPr="00F46B3E">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3BE009BC" w14:textId="77777777" w:rsidR="00C15184" w:rsidRPr="00F46B3E" w:rsidRDefault="00000000">
      <w:pPr>
        <w:rPr>
          <w:rFonts w:cs="Times New Roman"/>
        </w:rPr>
      </w:pPr>
      <w:r w:rsidRPr="00F46B3E">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1CE24837"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2.6 Reproducibility and data access</w:t>
      </w:r>
    </w:p>
    <w:p w14:paraId="2FF9346F" w14:textId="77777777" w:rsidR="00C15184" w:rsidRPr="00F46B3E" w:rsidRDefault="00000000">
      <w:pPr>
        <w:rPr>
          <w:rFonts w:cs="Times New Roman"/>
        </w:rPr>
      </w:pPr>
      <w:r w:rsidRPr="00F46B3E">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065D409F"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3 Results</w:t>
      </w:r>
    </w:p>
    <w:p w14:paraId="4284D360"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3.1 Study coverage and model completion</w:t>
      </w:r>
    </w:p>
    <w:p w14:paraId="7CADEBE1" w14:textId="77777777" w:rsidR="00C15184" w:rsidRPr="00F46B3E" w:rsidRDefault="00000000">
      <w:pPr>
        <w:rPr>
          <w:rFonts w:cs="Times New Roman"/>
        </w:rPr>
      </w:pPr>
      <w:r>
        <w:t>The analysis covered 217,200 complete eBird checklists collected between 2005 and 2025, linked to 1,120 recorded spawning events that formed 58 blocks. How much evidence stands behind each species varies enormously. American Crow (</w:t>
      </w:r>
      <w:r>
        <w:rPr>
          <w:i/>
        </w:rPr>
        <w:t>Corvus brachyrhynchos</w:t>
      </w:r>
      <w:r>
        <w:t>) appeared on 53.5% of checklists and carried 112,180 counted records; Glaucous Gull (</w:t>
      </w:r>
      <w:r>
        <w:rPr>
          <w:i/>
        </w:rPr>
        <w:t>Larus hyperboreus</w:t>
      </w:r>
      <w:r>
        <w:t>) appeared on 0.09% and carried 185.</w:t>
      </w:r>
    </w:p>
    <w:p w14:paraId="373F070F" w14:textId="77777777" w:rsidR="00C15184" w:rsidRPr="00F46B3E" w:rsidRDefault="00000000">
      <w:pPr>
        <w:rPr>
          <w:rFonts w:cs="Times New Roman"/>
        </w:rPr>
      </w:pPr>
      <w: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i/>
        </w:rPr>
        <w:t>Calidris virgata</w:t>
      </w:r>
      <w:r>
        <w:t>) and Rhinoceros Auklet (</w:t>
      </w:r>
      <w:r>
        <w:rPr>
          <w:i/>
        </w:rPr>
        <w:t>Cerorhinca monocerata</w:t>
      </w:r>
      <w:r>
        <w:t>), with 1,063 and 1,816. One further count model, Western Gull (</w:t>
      </w:r>
      <w:r>
        <w:rPr>
          <w:i/>
        </w:rPr>
        <w:t>L. occidentalis</w:t>
      </w:r>
      <w:r>
        <w:t xml:space="preserve">), converged to a singular fit and is retained; it is not among the significant results. All four failures fall among the least frequently counted birds in the family </w:t>
      </w:r>
      <w:r>
        <w:lastRenderedPageBreak/>
        <w:t>and are reported as failures, not as null results. Per-species estimates, intervals, adjusted p-values, sample sizes and fit status for all 49 species and both outcomes are in the supplementary material.</w:t>
      </w:r>
    </w:p>
    <w:p w14:paraId="07FE88B8"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3.2 Overall pattern during the active spawning period</w:t>
      </w:r>
    </w:p>
    <w:p w14:paraId="4ACFAC25" w14:textId="77777777" w:rsidR="00C15184" w:rsidRPr="00F46B3E" w:rsidRDefault="00000000">
      <w:pPr>
        <w:rPr>
          <w:rFonts w:cs="Times New Roman"/>
        </w:rPr>
      </w:pPr>
      <w:r w:rsidRPr="00F46B3E">
        <w:rPr>
          <w:rFonts w:cs="Times New Roman"/>
          <w:color w:val="000000"/>
        </w:rPr>
        <w:t>Birds were counted in larger numbers far more consistently than they were reported more often (Figure 2). Reporting rose for 28 of 48 species and fell for 20, and 13 of the increases survived correction for multiple testing. Counts rose for 42 of 46 species and fell for four, and 18 increases survived. No decrease survived in either outcome. The gap between the two outcomes is wider than those tallies suggest. Among the 46 species with both models, 27 rose in both, 15 rose only in counts, four rose in neither, and none rose only in reporting. Every species that disagreed with itself disagreed the same way. An exact paired test on those 15 gives p = 0.00006, though species share checklists, events and observers, so it describes how lopsided the pattern is more than it tests it.</w:t>
      </w:r>
    </w:p>
    <w:p w14:paraId="1C0BF537" w14:textId="77777777" w:rsidR="00C15184" w:rsidRPr="00F46B3E" w:rsidRDefault="00000000">
      <w:pPr>
        <w:rPr>
          <w:rFonts w:cs="Times New Roman"/>
        </w:rPr>
      </w:pPr>
      <w:r>
        <w:t>Gulls dominated the reporting results. Bonaparte's Gull (</w:t>
      </w:r>
      <w:r>
        <w:rPr>
          <w:i/>
        </w:rPr>
        <w:t>Chroicocephalus philadelphia</w:t>
      </w:r>
      <w:r>
        <w:t>) was reported 1.48 times as often per nearby spawn (95% CI 1.22–1.79), American Herring Gull (</w:t>
      </w:r>
      <w:r>
        <w:rPr>
          <w:i/>
        </w:rPr>
        <w:t>L. smithsonianus</w:t>
      </w:r>
      <w:r>
        <w:t>) 1.39 (1.23–1.57), California Gull (</w:t>
      </w:r>
      <w:r>
        <w:rPr>
          <w:i/>
        </w:rPr>
        <w:t>L. californicus</w:t>
      </w:r>
      <w:r>
        <w:t>) 1.32 (1.21–1.43), Iceland Gull (</w:t>
      </w:r>
      <w:r>
        <w:rPr>
          <w:i/>
        </w:rPr>
        <w:t>L. glaucoides</w:t>
      </w:r>
      <w:r>
        <w:t>) 1.29 (1.18–1.41) and Short-billed Gull (</w:t>
      </w:r>
      <w:r>
        <w:rPr>
          <w:i/>
        </w:rPr>
        <w:t>L. brachyrhynchus</w:t>
      </w:r>
      <w:r>
        <w:t>) 1.25 (1.17–1.34). These are not 48% or 39% increases in the number of gulls on the coast. Each describes how much more strongly a checklist's reporting of that species tracked a nearby spawning event after onset than before it. Outside the gulls the largest reporting increases came from Lesser Scaup (</w:t>
      </w:r>
      <w:r>
        <w:rPr>
          <w:i/>
        </w:rPr>
        <w:t>Aythya affinis</w:t>
      </w:r>
      <w:r>
        <w:t>) at 1.26 (1.11–1.44) and Northern Pintail (</w:t>
      </w:r>
      <w:r>
        <w:rPr>
          <w:i/>
        </w:rPr>
        <w:t>Anas acuta</w:t>
      </w:r>
      <w:r>
        <w:t>) at 1.21 (1.10–1.32), neither a bird the herring literature would nominate first.</w:t>
      </w:r>
    </w:p>
    <w:p w14:paraId="11CAF66E" w14:textId="77777777" w:rsidR="00C15184" w:rsidRPr="00F46B3E" w:rsidRDefault="00000000">
      <w:pPr>
        <w:rPr>
          <w:rFonts w:cs="Times New Roman"/>
        </w:rPr>
      </w:pPr>
      <w:r>
        <w:t>The largest count increases were Long-tailed Duck (</w:t>
      </w:r>
      <w:r>
        <w:rPr>
          <w:i/>
        </w:rPr>
        <w:t>Clangula hyemalis</w:t>
      </w:r>
      <w:r>
        <w:t>) at 1.43 (1.29–1.60), Surf Scoter at 1.30 (1.21–1.40), Short-billed Gull at 1.30 (1.23–1.37), Harlequin Duck at 1.20 (1.15–1.26) and Common Goldeneye (</w:t>
      </w:r>
      <w:r>
        <w:rPr>
          <w:i/>
        </w:rPr>
        <w:t>Bucephala clangula</w:t>
      </w:r>
      <w:r>
        <w:t>) at 1.20 (1.15–1.25). Increases were far more widespread than the significant subset conveys. Of 46 species, only Common Murre (</w:t>
      </w:r>
      <w:r>
        <w:rPr>
          <w:i/>
        </w:rPr>
        <w:t>Uria aalge</w:t>
      </w:r>
      <w:r>
        <w:t>), Black-bellied Plover (</w:t>
      </w:r>
      <w:r>
        <w:rPr>
          <w:i/>
        </w:rPr>
        <w:t>Pluvialis squatarola</w:t>
      </w:r>
      <w:r>
        <w:t>), Black Oystercatcher (</w:t>
      </w:r>
      <w:r>
        <w:rPr>
          <w:i/>
        </w:rPr>
        <w:t>Haematopus bachmani</w:t>
      </w:r>
      <w:r>
        <w:t>) and Great Blue Heron (</w:t>
      </w:r>
      <w:r>
        <w:rPr>
          <w:i/>
        </w:rPr>
        <w:t>Ardea herodias</w:t>
      </w:r>
      <w:r>
        <w:t>) were counted in smaller numbers at all, and none of those four significantly. The tightest estimates are not the largest ones. Bald Eagle (</w:t>
      </w:r>
      <w:r>
        <w:rPr>
          <w:i/>
        </w:rPr>
        <w:t>Haliaeetus leucocephalus</w:t>
      </w:r>
      <w:r>
        <w:t>)'s count increase of 1.063 (1.045–1.080) is modest and among the most precise in the family, resting on 83,359 counted records, while Bonaparte's Gull's count increase of 1.16 spans 0.87 to 1.56 on 4,025.</w:t>
      </w:r>
    </w:p>
    <w:p w14:paraId="325C9D53" w14:textId="77777777" w:rsidR="00C15184" w:rsidRPr="00F46B3E" w:rsidRDefault="00000000">
      <w:pPr>
        <w:keepNext/>
        <w:rPr>
          <w:rFonts w:cs="Times New Roman"/>
        </w:rPr>
      </w:pPr>
      <w:r w:rsidRPr="00F46B3E">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260C37F2" w14:textId="77777777" w:rsidR="00C15184" w:rsidRPr="00F46B3E" w:rsidRDefault="00000000">
      <w:pPr>
        <w:rPr>
          <w:rFonts w:cs="Times New Roman"/>
        </w:rPr>
      </w:pPr>
      <w:r w:rsidRPr="00F46B3E">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and are not changes in occupancy or in regional abundance. Figure 3 uses a different reference point, plotting each period against the days −28 to −15 baseline.</w:t>
      </w:r>
    </w:p>
    <w:p w14:paraId="3DCAFAA2" w14:textId="77777777" w:rsidR="00762553" w:rsidRDefault="00000000">
      <w:pPr>
        <w:pStyle w:val="Heading2"/>
      </w:pPr>
      <w:r>
        <w:t>3.3 Responses by feeding group</w:t>
      </w:r>
    </w:p>
    <w:p w14:paraId="2EFDE9C7" w14:textId="77777777" w:rsidR="00762553" w:rsidRDefault="00000000">
      <w:r>
        <w:t>The 49 species were sorted into seven feeding groups in the species registry before any model was fitted. The groups diverged sharply, and two produced nothing at all.</w:t>
      </w:r>
    </w:p>
    <w:p w14:paraId="5DFE315C" w14:textId="77777777" w:rsidR="00762553" w:rsidRDefault="00000000">
      <w:r>
        <w:lastRenderedPageBreak/>
        <w:t>Roe-feeding diving sea ducks, the group with the strongest prior expectation, gave the clearest count result. Seven of ten were counted in significantly larger numbers: Long-tailed Duck 1.43 (1.29–1.60), Surf Scoter 1.30 (1.21–1.40), Harlequin Duck 1.20 (1.15–1.26), Common Goldeneye 1.20 (1.15–1.25), White-winged Scoter 1.17 (1.06–1.30), Greater Scaup (</w:t>
      </w:r>
      <w:r>
        <w:rPr>
          <w:i/>
        </w:rPr>
        <w:t>A. marila</w:t>
      </w:r>
      <w:r>
        <w:t>) 1.16 (1.05–1.29) and Bufflehead (</w:t>
      </w:r>
      <w:r>
        <w:rPr>
          <w:i/>
        </w:rPr>
        <w:t>B. albeola</w:t>
      </w:r>
      <w:r>
        <w:t>) 1.12 (1.09–1.15). Barrow's Goldeneye (</w:t>
      </w:r>
      <w:r>
        <w:rPr>
          <w:i/>
        </w:rPr>
        <w:t>B. islandica</w:t>
      </w:r>
      <w:r>
        <w:t>) at 1.10 (1.01–1.19) fell just outside, and only Black Scoter (</w:t>
      </w:r>
      <w:r>
        <w:rPr>
          <w:i/>
        </w:rPr>
        <w:t>Melanitta americana</w:t>
      </w:r>
      <w:r>
        <w:t>) was flat. Reporting behaved quite differently in the same birds.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7BB88DDB" w14:textId="77777777" w:rsidR="00762553" w:rsidRDefault="00000000">
      <w:r>
        <w:t>Gulls were the mirror image, and the only group in which reporting was the stronger outcome. Six of eight were reported significantly more often, from Bonaparte's Gull at 1.48 down to Glaucous-winged Gull (</w:t>
      </w:r>
      <w:r>
        <w:rPr>
          <w:i/>
        </w:rPr>
        <w:t>L. glaucescens</w:t>
      </w:r>
      <w:r>
        <w:t>) at 1.14 (1.08–1.20), with only Ring-billed and Western Gull outside. Four were also counted in larger numbers, led by Short-billed Gull at 1.30 and Glaucous-winged Gull at 1.17 (1.13–1.21). Bonaparte's Gull, which had the largest reporting increase in the study, had a count estimate of 1.16 spanning 0.87 to 1.56, so its numbers did not detectably change. Gulls are also the group where an observation effect is hardest to rule out, because a feeding flock is visible from a long way off and easy to record without counting.</w:t>
      </w:r>
    </w:p>
    <w:p w14:paraId="7226F8ED" w14:textId="77777777" w:rsidR="00762553" w:rsidRDefault="00000000">
      <w:r>
        <w:t>Fish-chasing piscivores showed a narrower version of the sea duck pattern. Five of twelve were counted in larger numbers: Pacific Loon (</w:t>
      </w:r>
      <w:r>
        <w:rPr>
          <w:i/>
        </w:rPr>
        <w:t>Gavia pacifica</w:t>
      </w:r>
      <w:r>
        <w:t>) 1.16 (1.04–1.29), Red-breasted Merganser (</w:t>
      </w:r>
      <w:r>
        <w:rPr>
          <w:i/>
        </w:rPr>
        <w:t>Mergus serrator</w:t>
      </w:r>
      <w:r>
        <w:t>) 1.13 (1.07–1.19), Common Merganser (</w:t>
      </w:r>
      <w:r>
        <w:rPr>
          <w:i/>
        </w:rPr>
        <w:t>M. merganser</w:t>
      </w:r>
      <w:r>
        <w:t>) 1.11 (1.07–1.16), Double-crested Cormorant (</w:t>
      </w:r>
      <w:r>
        <w:rPr>
          <w:i/>
        </w:rPr>
        <w:t>Nannopterum auritum</w:t>
      </w:r>
      <w:r>
        <w:t>) 1.10 (1.05–1.15) and Common Loon (</w:t>
      </w:r>
      <w:r>
        <w:rPr>
          <w:i/>
        </w:rPr>
        <w:t>G. immer</w:t>
      </w:r>
      <w:r>
        <w:t>) 1.05 (1.01–1.08). Only Common Merganser at 1.16 (1.10–1.23) was also reported more often. Seven of the twelve, including all three grebes, showed nothing at all. Shoreline scavengers were narrower still. Bald Eagle's count increase of 1.06 (1.05–1.08) was the group's only significant result, while American Crow, Common Raven (</w:t>
      </w:r>
      <w:r>
        <w:rPr>
          <w:i/>
        </w:rPr>
        <w:t>C. corax</w:t>
      </w:r>
      <w:r>
        <w:t>) and Great Blue Heron stayed flat in both outcomes despite being three of the four most frequently reported birds in the family. Their estimates are precise, so those flat results carry information.</w:t>
      </w:r>
    </w:p>
    <w:p w14:paraId="5C288B5D" w14:textId="77777777" w:rsidR="00762553" w:rsidRDefault="00000000">
      <w:r>
        <w:t>Two groups produced nothing, and one of them had a reason to respond. No alcid cleared correction in either outcome. Pigeon Guillemot (</w:t>
      </w:r>
      <w:r>
        <w:rPr>
          <w:i/>
        </w:rPr>
        <w:t>Cepphus columba</w:t>
      </w:r>
      <w:r>
        <w:t>), Marbled Murrelet (</w:t>
      </w:r>
      <w:r>
        <w:rPr>
          <w:i/>
        </w:rPr>
        <w:t>Brachyramphus marmoratus</w:t>
      </w:r>
      <w: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They are documented consumers of herring eggs on exposed substrate (Bishop and Green 2001), yet Black Oystercatcher, Dunlin (</w:t>
      </w:r>
      <w:r>
        <w:rPr>
          <w:i/>
        </w:rPr>
        <w:t>C. alpina</w:t>
      </w:r>
      <w:r>
        <w:t>), Black Turnstone (</w:t>
      </w:r>
      <w:r>
        <w:rPr>
          <w:i/>
        </w:rPr>
        <w:t>Arenaria melanocephala</w:t>
      </w:r>
      <w:r>
        <w:t>)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checklist. Shorebird use of spawn here may also be too local to register across a whole strait. The models fitted; they simply found nothing.</w:t>
      </w:r>
    </w:p>
    <w:p w14:paraId="1A7764F3" w14:textId="77777777" w:rsidR="00762553" w:rsidRDefault="00000000">
      <w:r>
        <w:t>Dabbling ducks and geese responded mainly through reporting. Northern Pintail 1.21 (1.10–1.32), Brant (</w:t>
      </w:r>
      <w:r>
        <w:rPr>
          <w:i/>
        </w:rPr>
        <w:t>B. bernicla</w:t>
      </w:r>
      <w:r>
        <w:t>) 1.16 (1.04–1.30) and American Wigeon (</w:t>
      </w:r>
      <w:r>
        <w:rPr>
          <w:i/>
        </w:rPr>
        <w:t>Mareca americana</w:t>
      </w:r>
      <w:r>
        <w:t>) 1.11 (1.04–1.17) cleared correction, as did Mallard (</w:t>
      </w:r>
      <w:r>
        <w:rPr>
          <w:i/>
        </w:rPr>
        <w:t>A. platyrhynchos</w:t>
      </w:r>
      <w:r>
        <w:t xml:space="preserve">)'s count increase of 1.07 (1.04–1.10), while Canada Goose </w:t>
      </w:r>
      <w:r>
        <w:lastRenderedPageBreak/>
        <w:t>(</w:t>
      </w:r>
      <w:r>
        <w:rPr>
          <w:i/>
        </w:rPr>
        <w:t>Branta canadensis</w:t>
      </w:r>
      <w:r>
        <w:t>) stayed flat. Section 3.6 returns to this group, which is where a herring-specific reading of the family is hardest to defend.</w:t>
      </w:r>
    </w:p>
    <w:p w14:paraId="716882E9"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3.4 When each group responded</w:t>
      </w:r>
    </w:p>
    <w:p w14:paraId="51730D2B" w14:textId="77777777" w:rsidR="00C15184" w:rsidRPr="00F46B3E" w:rsidRDefault="00000000">
      <w:pPr>
        <w:rPr>
          <w:rFonts w:cs="Times New Roman"/>
        </w:rPr>
      </w:pPr>
      <w:r w:rsidRPr="00F46B3E">
        <w:rPr>
          <w:rFonts w:cs="Times New Roman"/>
          <w:color w:val="000000"/>
        </w:rPr>
        <w:t>The active-period result does not describe one common pattern through time (Figure 3), and the difference between groups can be tested. For each species, the estimate at spawn start minus the estimate during early egg gives a timing score, whose variance comes from the fitted covariance matrix. Regressing that score on the feeding groups fixed before any model was run, weighted by precision, tests whether the groups differ. Both outcomes say they do, counts far more decisively than reporting (Q = 117.3 and Q = 15.0, each on 6 degrees of freedom, p &lt; 0.001 and p = 0.02). The two outcomes separate different groups. For counts the result comes from roe-feeding divers, which peak once eggs are available, and from shoreline scavengers, which peak at onset. For reporting the two groups whose intervals exclude zero are gulls and shoreline scavengers, both peaking at onset, while the divers that dominate the count result are flat. Feeding group explains part of the variation and not most of it, leaving 76% of the residual heterogeneity unexplained for counts and 39% for reporting.</w:t>
      </w:r>
    </w:p>
    <w:p w14:paraId="45CD1372" w14:textId="77777777" w:rsidR="00C15184" w:rsidRPr="00F46B3E" w:rsidRDefault="00000000">
      <w:pPr>
        <w:rPr>
          <w:rFonts w:cs="Times New Roman"/>
        </w:rPr>
      </w:pPr>
      <w:r w:rsidRPr="00F46B3E">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676FDAAC" w14:textId="77777777" w:rsidR="00C15184" w:rsidRPr="00F46B3E" w:rsidRDefault="00000000">
      <w:pPr>
        <w:rPr>
          <w:rFonts w:cs="Times New Roman"/>
        </w:rPr>
      </w:pPr>
      <w:r w:rsidRPr="00F46B3E">
        <w:rPr>
          <w:rFonts w:cs="Times New Roman"/>
          <w:color w:val="000000"/>
        </w:rPr>
        <w:t>Individual species show the same division. Common Merganser rose in both outcomes with both peaks close to onset. Glaucous-winged and Short-billed Gull rose in both, with the reporting change concentrated early. Bald Eagle rose briefly near onset in both. Surf Scoter reporting stayed at one throughout while its counts peaked during early egg availability, and White-winged Scoter and Harlequin Duck traced the same shape with smaller amplitude. Figure 3 shows these eight, chosen to span the feeding groups.</w:t>
      </w:r>
    </w:p>
    <w:p w14:paraId="4924E5A8" w14:textId="77777777" w:rsidR="00C15184" w:rsidRPr="00F46B3E" w:rsidRDefault="00000000">
      <w:pPr>
        <w:rPr>
          <w:rFonts w:cs="Times New Roman"/>
        </w:rPr>
      </w:pPr>
      <w:r w:rsidRPr="00F46B3E">
        <w:rPr>
          <w:rFonts w:cs="Times New Roman"/>
          <w:color w:val="000000"/>
        </w:rPr>
        <w:t>American Wigeon appears in Figure 3 as a counterpoint. Its estimates were modestly positive after onset even though no direct herring link is established for it, and its profile lacks the late peak the roe-feeding divers show. Section 3.6 sets out why this group of results is harder to read than it first appears.</w:t>
      </w:r>
    </w:p>
    <w:p w14:paraId="278B2A76" w14:textId="77777777" w:rsidR="00C15184" w:rsidRPr="00F46B3E" w:rsidRDefault="00000000">
      <w:pPr>
        <w:keepNext/>
        <w:rPr>
          <w:rFonts w:cs="Times New Roman"/>
        </w:rPr>
      </w:pPr>
      <w:r w:rsidRPr="00F46B3E">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20E8AED6" w14:textId="77777777" w:rsidR="00C15184" w:rsidRPr="00F46B3E" w:rsidRDefault="00000000">
      <w:pPr>
        <w:rPr>
          <w:rFonts w:cs="Times New Roman"/>
        </w:rPr>
      </w:pPr>
      <w:r w:rsidRPr="00F46B3E">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p>
    <w:p w14:paraId="1988038A" w14:textId="77777777" w:rsidR="00762553" w:rsidRDefault="00000000">
      <w: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1FC76AA" w14:textId="77777777" w:rsidR="00762553" w:rsidRDefault="00000000">
      <w:r>
        <w:t>Species do not, however, fall into discrete response types. An ordination of the five period estimates, standardized across species, places 62.8% of the variation on a first axis with similar loadings for every period, which describes overall response size and not timing, and 14.7% on a second axis separating early pre-spawn from late egg availability. A two-dimensional non-metric scaling of the same distances has stress 0.094 and reproduces the original distances closely, with a Spearman correlation of 0.974. In both ordinations the pre-assigned feeding groups overlap substantially. The group differences reported above are differences in average timing, not a partition of the family, which is what the large unexplained residual heterogeneity already indicated.</w:t>
      </w:r>
    </w:p>
    <w:p w14:paraId="1D610DB5" w14:textId="77777777" w:rsidR="00762553" w:rsidRDefault="00000000">
      <w:pPr>
        <w:jc w:val="center"/>
      </w:pPr>
      <w:r>
        <w:rPr>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2F57AA34" w14:textId="77777777" w:rsidR="00762553" w:rsidRDefault="00000000">
      <w: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51295160"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3.5 What the changes mean on a natural scale</w:t>
      </w:r>
    </w:p>
    <w:p w14:paraId="3923AA77" w14:textId="77777777" w:rsidR="00C15184" w:rsidRPr="00F46B3E" w:rsidRDefault="00000000">
      <w:pPr>
        <w:rPr>
          <w:rFonts w:cs="Times New Roman"/>
        </w:rPr>
      </w:pPr>
      <w:r w:rsidRPr="00F46B3E">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284F61DC" w14:textId="77777777" w:rsidR="00C15184" w:rsidRPr="00F46B3E" w:rsidRDefault="00000000">
      <w:pPr>
        <w:rPr>
          <w:rFonts w:cs="Times New Roman"/>
        </w:rPr>
      </w:pPr>
      <w:r w:rsidRPr="00F46B3E">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086A0B78"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3.6 Results that complicate a herring-specific reading</w:t>
      </w:r>
    </w:p>
    <w:p w14:paraId="6746A633" w14:textId="77777777" w:rsidR="00C15184" w:rsidRPr="00F46B3E" w:rsidRDefault="00000000">
      <w:pPr>
        <w:rPr>
          <w:rFonts w:cs="Times New Roman"/>
        </w:rPr>
      </w:pPr>
      <w:r>
        <w:t xml:space="preserve">Dabbling ducks and geese also responded. Northern Pintail and American Wigeon were reported more often, Mallard was counted in larger numbers, and Brant was reported more often. The two comparators </w:t>
      </w:r>
      <w:r>
        <w:lastRenderedPageBreak/>
        <w:t>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1C62E7CB" w14:textId="77777777" w:rsidR="00C15184" w:rsidRPr="00F46B3E" w:rsidRDefault="00000000">
      <w:pPr>
        <w:rPr>
          <w:rFonts w:cs="Times New Roman"/>
        </w:rPr>
      </w:pPr>
      <w:r w:rsidRPr="00F46B3E">
        <w:rPr>
          <w:rFonts w:cs="Times New Roman"/>
          <w:color w:val="000000"/>
        </w:rPr>
        <w:t>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Whether these birds are responding to herring or to something that puts them on the same beaches in the same weeks cannot be determined here. What can be said is that the group responded through reporting and not counts, the opposite of the sea ducks, and that its timing was flat, so it does not share the late peak the divers show. The cleaner comparison is Gadwall and Northern Shoveler, neither of which has an established herring association: one responded and one did not, which is the level of specificity these data support.</w:t>
      </w:r>
    </w:p>
    <w:p w14:paraId="1963147D"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3.7 Sensitivity to design and observation choices</w:t>
      </w:r>
    </w:p>
    <w:p w14:paraId="0915CCAA" w14:textId="77777777" w:rsidR="00C15184" w:rsidRPr="00F46B3E" w:rsidRDefault="00000000">
      <w:pPr>
        <w:rPr>
          <w:rFonts w:cs="Times New Roman"/>
        </w:rPr>
      </w:pPr>
      <w:r w:rsidRPr="00F46B3E">
        <w:rPr>
          <w:rFonts w:cs="Times New Roman"/>
          <w:color w:val="000000"/>
        </w:rPr>
        <w:t>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That check does not extend to the two comparators, which form a separate set; Section 4.2 explains why one of them is harder to reconcile with a clean pre-onset record.</w:t>
      </w:r>
    </w:p>
    <w:p w14:paraId="245953A7" w14:textId="77777777" w:rsidR="00C15184" w:rsidRPr="00F46B3E" w:rsidRDefault="00000000">
      <w:pPr>
        <w:rPr>
          <w:rFonts w:cs="Times New Roman"/>
        </w:rPr>
      </w:pPr>
      <w:r w:rsidRPr="00F46B3E">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 and it does not show that the counted subset is unbiased.</w:t>
      </w:r>
    </w:p>
    <w:p w14:paraId="11EAE27F" w14:textId="77777777" w:rsidR="00C15184" w:rsidRPr="00F46B3E" w:rsidRDefault="00000000">
      <w:pPr>
        <w:rPr>
          <w:rFonts w:cs="Times New Roman"/>
        </w:rPr>
      </w:pPr>
      <w:r w:rsidRPr="00F46B3E">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7AFFD7C8" w14:textId="77777777" w:rsidR="00C15184" w:rsidRPr="00F46B3E" w:rsidRDefault="00000000">
      <w:pPr>
        <w:rPr>
          <w:rFonts w:cs="Times New Roman"/>
        </w:rPr>
      </w:pPr>
      <w:r w:rsidRPr="00F46B3E">
        <w:rPr>
          <w:rFonts w:cs="Times New Roman"/>
          <w:color w:val="000000"/>
        </w:rPr>
        <w:t xml:space="preserve">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w:t>
      </w:r>
      <w:r w:rsidRPr="00F46B3E">
        <w:rPr>
          <w:rFonts w:cs="Times New Roman"/>
          <w:color w:val="000000"/>
        </w:rPr>
        <w:lastRenderedPageBreak/>
        <w:t>1.10 to 0.95. Those four mark conclusions that depend heavily on how overlapping events are represented.</w:t>
      </w:r>
    </w:p>
    <w:p w14:paraId="440615F5" w14:textId="77777777" w:rsidR="00762553" w:rsidRDefault="00000000">
      <w: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38852D0C"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4 Discussion</w:t>
      </w:r>
    </w:p>
    <w:p w14:paraId="681E056A"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4.1 What the study shows</w:t>
      </w:r>
    </w:p>
    <w:p w14:paraId="62C2AE77" w14:textId="77777777" w:rsidR="00C15184" w:rsidRPr="00F46B3E" w:rsidRDefault="00000000">
      <w:pPr>
        <w:rPr>
          <w:rFonts w:cs="Times New Roman"/>
        </w:rPr>
      </w:pPr>
      <w:r w:rsidRPr="00F46B3E">
        <w:rPr>
          <w:rFonts w:cs="Times New Roman"/>
          <w:color w:val="000000"/>
        </w:rPr>
        <w:t>Coastal birds were recorded differently around herring spawning events, and the clearest signal was in how many birds observers wrote down, not in how often they wrote anything at all. That distinction is the main result. It 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61ABE7D7" w14:textId="77777777" w:rsidR="00C15184" w:rsidRPr="00F46B3E" w:rsidRDefault="00000000">
      <w:pPr>
        <w:rPr>
          <w:rFonts w:cs="Times New Roman"/>
        </w:rPr>
      </w:pPr>
      <w:r w:rsidRPr="00F46B3E">
        <w:rPr>
          <w:rFonts w:cs="Times New Roman"/>
          <w:color w:val="000000"/>
        </w:rPr>
        <w:t>The timing adds detail a single before-and-after number cannot. Diving sea ducks reached their largest counts once eggs were available. Shoreline scavengers peaked as spawning began, in both outcomes. Gulls peaked at onset in reporting while showing no timing difference in counts. A test on feeding groups fixed before fitting rejects equal timing in both outcomes, and the groups it separates differ between them. This is what a spawn should look like if it is not one uniform meal. Adult fish, attached eggs, dislodged eggs, carcasses and the scavengers those attract become available to different birds at different times and depths, and a gull flock is conspicuous enough to change whether a checklist mentions the species while a raft of scoters changes how many get counted. The count evidence is much the stronger of the two, and the reporting result should be read as its weaker companion.</w:t>
      </w:r>
    </w:p>
    <w:p w14:paraId="1AEA106E" w14:textId="77777777" w:rsidR="00C15184" w:rsidRPr="00F46B3E" w:rsidRDefault="00000000">
      <w:pPr>
        <w:rPr>
          <w:rFonts w:cs="Times New Roman"/>
        </w:rPr>
      </w:pPr>
      <w:r w:rsidRPr="00F46B3E">
        <w:rPr>
          <w:rFonts w:cs="Times New Roman"/>
          <w:color w:val="000000"/>
        </w:rPr>
        <w:t>The analysis remains observational. It accounts for seasonal change shared by near and far shorelines and for their average difference before onset, but it cannot remove a change that differs between zones and coincides with spawning, and it never observes a bird eating herring, moving toward a spawn, or being present at all. It observes what people wrote on checklists.</w:t>
      </w:r>
    </w:p>
    <w:p w14:paraId="2084FFF7"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4.2 Ecological interpretation across bird groups</w:t>
      </w:r>
    </w:p>
    <w:p w14:paraId="295C5C75" w14:textId="77777777" w:rsidR="00C15184" w:rsidRPr="00F46B3E" w:rsidRDefault="00000000">
      <w:pPr>
        <w:pStyle w:val="Heading3"/>
        <w:rPr>
          <w:rFonts w:cs="Times New Roman"/>
        </w:rPr>
      </w:pPr>
      <w:r w:rsidRPr="00F46B3E">
        <w:rPr>
          <w:rFonts w:cs="Times New Roman"/>
        </w:rPr>
        <w:t>Sea ducks</w:t>
      </w:r>
    </w:p>
    <w:p w14:paraId="5753B10B" w14:textId="77777777" w:rsidR="00C15184" w:rsidRPr="00F46B3E" w:rsidRDefault="00000000">
      <w:pPr>
        <w:rPr>
          <w:rFonts w:cs="Times New Roman"/>
        </w:rPr>
      </w:pPr>
      <w:r w:rsidRPr="00F46B3E">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40BBEA35" w14:textId="77777777" w:rsidR="00C15184" w:rsidRPr="00F46B3E" w:rsidRDefault="00000000">
      <w:pPr>
        <w:rPr>
          <w:rFonts w:cs="Times New Roman"/>
        </w:rPr>
      </w:pPr>
      <w:r w:rsidRPr="00F46B3E">
        <w:rPr>
          <w:rFonts w:cs="Times New Roman"/>
          <w:color w:val="000000"/>
        </w:rPr>
        <w:lastRenderedPageBreak/>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p>
    <w:p w14:paraId="0414CCB9" w14:textId="77777777" w:rsidR="00C15184" w:rsidRPr="00F46B3E" w:rsidRDefault="00000000">
      <w:pPr>
        <w:rPr>
          <w:rFonts w:cs="Times New Roman"/>
        </w:rPr>
      </w:pPr>
      <w:r w:rsidRPr="00F46B3E">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2CFE840A" w14:textId="77777777" w:rsidR="00C15184" w:rsidRPr="00F46B3E" w:rsidRDefault="00000000">
      <w:pPr>
        <w:rPr>
          <w:rFonts w:cs="Times New Roman"/>
        </w:rPr>
      </w:pPr>
      <w:r w:rsidRPr="00F46B3E">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3B1C3B44" w14:textId="77777777" w:rsidR="00C15184" w:rsidRPr="00F46B3E" w:rsidRDefault="00000000">
      <w:pPr>
        <w:pStyle w:val="Heading3"/>
        <w:rPr>
          <w:rFonts w:cs="Times New Roman"/>
        </w:rPr>
      </w:pPr>
      <w:r w:rsidRPr="00F46B3E">
        <w:rPr>
          <w:rFonts w:cs="Times New Roman"/>
        </w:rPr>
        <w:t>Piscivores, gulls and raptors</w:t>
      </w:r>
    </w:p>
    <w:p w14:paraId="451A6C0E" w14:textId="77777777" w:rsidR="00C15184" w:rsidRPr="00F46B3E" w:rsidRDefault="00000000">
      <w:pPr>
        <w:rPr>
          <w:rFonts w:cs="Times New Roman"/>
        </w:rPr>
      </w:pPr>
      <w:r w:rsidRPr="00F46B3E">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21B03273" w14:textId="77777777" w:rsidR="00C15184" w:rsidRPr="00F46B3E" w:rsidRDefault="00000000">
      <w:pPr>
        <w:rPr>
          <w:rFonts w:cs="Times New Roman"/>
        </w:rPr>
      </w:pPr>
      <w: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7F8C25B0" w14:textId="77777777" w:rsidR="00C15184" w:rsidRPr="00F46B3E" w:rsidRDefault="00000000">
      <w:pPr>
        <w:rPr>
          <w:rFonts w:cs="Times New Roman"/>
        </w:rPr>
      </w:pPr>
      <w:r w:rsidRPr="00F46B3E">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3E8ECED1" w14:textId="77777777" w:rsidR="00C15184" w:rsidRPr="00F46B3E" w:rsidRDefault="00000000">
      <w:pPr>
        <w:rPr>
          <w:rFonts w:cs="Times New Roman"/>
        </w:rPr>
      </w:pPr>
      <w:r>
        <w:t xml:space="preserve">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w:t>
      </w:r>
      <w:r>
        <w:lastRenderedPageBreak/>
        <w:t>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7A107C3" w14:textId="77777777" w:rsidR="00762553" w:rsidRDefault="00000000">
      <w:pPr>
        <w:pStyle w:val="Heading3"/>
      </w:pPr>
      <w:r>
        <w:t>Birds that should have responded and did not</w:t>
      </w:r>
    </w:p>
    <w:p w14:paraId="47B38387" w14:textId="77777777" w:rsidR="00762553" w:rsidRDefault="00000000">
      <w: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4CC9BB04" w14:textId="77777777" w:rsidR="00762553" w:rsidRDefault="00000000">
      <w: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721874A6" w14:textId="77777777" w:rsidR="00C15184" w:rsidRPr="00F46B3E" w:rsidRDefault="00000000">
      <w:pPr>
        <w:pStyle w:val="Heading3"/>
        <w:rPr>
          <w:rFonts w:cs="Times New Roman"/>
        </w:rPr>
      </w:pPr>
      <w:r w:rsidRPr="00F46B3E">
        <w:rPr>
          <w:rFonts w:cs="Times New Roman"/>
        </w:rPr>
        <w:t>Taxa without a strong herring expectation</w:t>
      </w:r>
    </w:p>
    <w:p w14:paraId="2F3FE93C" w14:textId="77777777" w:rsidR="00C15184" w:rsidRPr="00F46B3E" w:rsidRDefault="00000000">
      <w:pPr>
        <w:rPr>
          <w:rFonts w:cs="Times New Roman"/>
        </w:rPr>
      </w:pPr>
      <w:r w:rsidRPr="00F46B3E">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41E3700C" w14:textId="77777777" w:rsidR="00C15184" w:rsidRPr="00F46B3E" w:rsidRDefault="00000000">
      <w:pPr>
        <w:rPr>
          <w:rFonts w:cs="Times New Roman"/>
        </w:rPr>
      </w:pPr>
      <w:r w:rsidRPr="00F46B3E">
        <w:rPr>
          <w:rFonts w:cs="Times New Roman"/>
          <w:color w:val="000000"/>
        </w:rPr>
        <w:t>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That is enough to say the pair does not establish specificity, and enough to show that a directional seasonal difference between near and far shorelines can arise in a bird with no herring link. It is not enough to say how common such structure is, because it rests on one species.</w:t>
      </w:r>
    </w:p>
    <w:p w14:paraId="4D4E609D"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4.3 Why reported number was more stable than checklist reporting</w:t>
      </w:r>
    </w:p>
    <w:p w14:paraId="52DD4239" w14:textId="77777777" w:rsidR="00C15184" w:rsidRPr="00F46B3E" w:rsidRDefault="00000000">
      <w:pPr>
        <w:rPr>
          <w:rFonts w:cs="Times New Roman"/>
        </w:rPr>
      </w:pPr>
      <w:r w:rsidRPr="00F46B3E">
        <w:rPr>
          <w:rFonts w:cs="Times New Roman"/>
          <w:color w:val="000000"/>
        </w:rPr>
        <w:t xml:space="preserve">Reporting and counting sit at different stages of the same process. Reporting needs a bird to be present, available, detected, identified and written down. The count model starts after all of that, and only when </w:t>
      </w:r>
      <w:r w:rsidRPr="00F46B3E">
        <w:rPr>
          <w:rFonts w:cs="Times New Roman"/>
          <w:color w:val="000000"/>
        </w:rPr>
        <w:lastRenderedPageBreak/>
        <w:t>the observer supplied a number. A species can therefore turn up in larger flocks without appearing on more checklists, as Surf Scoter did, or the reverse. That ordering matters for the outcome carrying the main conclusion. Counts are measured among records that were made and quantified, and reporting itself rose for 13 species, so for those species the checklists contributing counts after onset are not the set that would have contributed before. Part of the count increase may therefore describe which checklists carried a number and not how many birds were on them. The concern is weakest where reporting did not move, and Surf Scoter, flat in reporting and up 1.30 in counts, is the clearest such case. Where both moved, the direction of the bias is unknown.</w:t>
      </w:r>
    </w:p>
    <w:p w14:paraId="0D4260B9" w14:textId="77777777" w:rsidR="00C15184" w:rsidRPr="00F46B3E" w:rsidRDefault="00000000">
      <w:pPr>
        <w:rPr>
          <w:rFonts w:cs="Times New Roman"/>
        </w:rPr>
      </w:pPr>
      <w:r w:rsidRPr="00F46B3E">
        <w:rPr>
          <w:rFonts w:cs="Times New Roman"/>
          <w:color w:val="000000"/>
        </w:rPr>
        <w:t>The nearest-event sensitivity changed more reporting conclusions than count conclusions. One reading is that flock size at a heavily used site is a more concentrated signal than the line between reporting and not reporting across a varied coastline. Another is that reporting odds are simply more sensitive to how overlapping event footprints are assigned. The sensitivity cannot say which dominates, but it does mark where species-level claims need restraint.</w:t>
      </w:r>
    </w:p>
    <w:p w14:paraId="46854EC8" w14:textId="77777777" w:rsidR="00C15184" w:rsidRPr="00F46B3E" w:rsidRDefault="00000000">
      <w:pPr>
        <w:rPr>
          <w:rFonts w:cs="Times New Roman"/>
        </w:rPr>
      </w:pPr>
      <w:r w:rsidRPr="00F46B3E">
        <w:rPr>
          <w:rFonts w:cs="Times New Roman"/>
          <w:color w:val="000000"/>
        </w:rPr>
        <w:t>An entry of X adds a third stage. Observers 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conservative. If observers write X more often when a flock is large, the counted subset systematically misses the biggest groups, and misses them most often when the birds are most concentrated, which would pull the count estimates down. If X instead marks distant or hard-to-identify birds, the omission has no particular relationship to flock size. These data cannot separate those cases.</w:t>
      </w:r>
    </w:p>
    <w:p w14:paraId="032C23A1"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4.4 Design strengths and limitations</w:t>
      </w:r>
    </w:p>
    <w:p w14:paraId="4F5F8A37" w14:textId="77777777" w:rsidR="00C15184" w:rsidRPr="00F46B3E" w:rsidRDefault="00000000">
      <w:pPr>
        <w:rPr>
          <w:rFonts w:cs="Times New Roman"/>
        </w:rPr>
      </w:pPr>
      <w:r w:rsidRPr="00F46B3E">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F4638B3" w14:textId="77777777" w:rsidR="00C15184" w:rsidRPr="00F46B3E" w:rsidRDefault="00000000">
      <w:pPr>
        <w:rPr>
          <w:rFonts w:cs="Times New Roman"/>
        </w:rPr>
      </w:pPr>
      <w:r w:rsidRPr="00F46B3E">
        <w:rPr>
          <w:rFonts w:cs="Times New Roman"/>
          <w:color w:val="000000"/>
        </w:rPr>
        <w:t xml:space="preserve">Three limitations bear on these results. First, the analysis is exploratory. As Section 2.1 records, the eligibility rules came from earlier work on the same linked dataset whose results had already been examined. Correction for multiple testing controls the false discovery rate within a stated set of species. It does not correct for having seen related results first, and every adjusted p-value here should be read with that in mind. Second,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in any case species-level tallies and not a test of one community-wide mean, since species share checklists, events, observers and locations. Third, the design cannot say what changed. More birds recorded near a spawn may mean that birds arrived, that birds already there </w:t>
      </w:r>
      <w:r w:rsidRPr="00F46B3E">
        <w:rPr>
          <w:rFonts w:cs="Times New Roman"/>
          <w:color w:val="000000"/>
        </w:rPr>
        <w:lastRenderedPageBreak/>
        <w:t>gathered, or that observers looked harder and counted more carefully, and nothing here observes diet, individual movement, energetic benefit or breeding consequence.</w:t>
      </w:r>
    </w:p>
    <w:p w14:paraId="63F9F7E7" w14:textId="77777777" w:rsidR="00C15184" w:rsidRPr="00F46B3E" w:rsidRDefault="00000000">
      <w:pPr>
        <w:rPr>
          <w:rFonts w:cs="Times New Roman"/>
        </w:rPr>
      </w:pPr>
      <w:r w:rsidRPr="00F46B3E">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07A840B3" w14:textId="77777777" w:rsidR="00C15184" w:rsidRPr="00F46B3E" w:rsidRDefault="00000000">
      <w:pPr>
        <w:rPr>
          <w:rFonts w:cs="Times New Roman"/>
        </w:rPr>
      </w:pPr>
      <w:r w:rsidRPr="00F46B3E">
        <w:rPr>
          <w:rFonts w:cs="Times New Roman"/>
          <w:color w:val="000000"/>
        </w:rPr>
        <w:t>Measurement and coverage are approximate in ways the covariates only partly absorb. Distances ran from checklist points to recorded event points, not from travelling routes to a real spawning footprint, and a point with an onset date cannot describe the extent, duration, depth or intensity of eggs and fish. The two distance bounds are a separate limit. They were set by judgement and never varied, and the 5 to 20 km reference band is not a spawn-free control. With 1,120 recorded events in a semi-enclosed sea, many reference links fall within the daily range of eagles, gulls and mergansers, and a real response in the reference zone would pull the comparison toward one and not away from it. Shoreline access, visibility, weather, weekends and conspicuous flocks all affect whether a checklist is submitted, and neither day of year nor time of day reached the models, so seasonal balance between the zones and daily variation in detectability are both unaddressed.</w:t>
      </w:r>
    </w:p>
    <w:p w14:paraId="5CC6B618" w14:textId="77777777" w:rsidR="00C15184" w:rsidRPr="00F46B3E" w:rsidRDefault="00000000">
      <w:pPr>
        <w:pStyle w:val="Heading2"/>
        <w:rPr>
          <w:rFonts w:ascii="Times New Roman" w:hAnsi="Times New Roman" w:cs="Times New Roman"/>
        </w:rPr>
      </w:pPr>
      <w:r w:rsidRPr="00F46B3E">
        <w:rPr>
          <w:rFonts w:ascii="Times New Roman" w:hAnsi="Times New Roman" w:cs="Times New Roman"/>
        </w:rPr>
        <w:t>4.5 Implications and next steps</w:t>
      </w:r>
    </w:p>
    <w:p w14:paraId="4E4490DB" w14:textId="77777777" w:rsidR="00C15184" w:rsidRPr="00F46B3E" w:rsidRDefault="00000000">
      <w:pPr>
        <w:rPr>
          <w:rFonts w:cs="Times New Roman"/>
        </w:rPr>
      </w:pPr>
      <w:r w:rsidRPr="00F46B3E">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37760F1B" w14:textId="77777777" w:rsidR="00C15184" w:rsidRPr="00F46B3E" w:rsidRDefault="00000000">
      <w:pPr>
        <w:rPr>
          <w:rFonts w:cs="Times New Roman"/>
        </w:rPr>
      </w:pPr>
      <w:r w:rsidRPr="00F46B3E">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472E47B7" w14:textId="77777777" w:rsidR="00762553" w:rsidRDefault="00000000">
      <w:r>
        <w:t xml:space="preserve">Three analytical extensions would change how much weight this design can bear. Intervals that account for dependence among the 58 event blocks would show whether the counts of 13 and 18 are robust. A fitted nonlinear response to link count would show whether the per-link quantity is comparable across </w:t>
      </w:r>
      <w:r>
        <w:lastRenderedPageBreak/>
        <w:t>species whose checklists carry different numbers of links, which matters because between 29% and 44% of exposed checklists carry two or more. Varying the 5 km and 20 km bounds would show how much the comparison is attenuated by a reference zone that is not spawn-free. None is conceptually difficult and all three are computationally substantial at this scale.</w:t>
      </w:r>
    </w:p>
    <w:p w14:paraId="55820734"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5 Conclusion</w:t>
      </w:r>
    </w:p>
    <w:p w14:paraId="785B39EB" w14:textId="77777777" w:rsidR="00C15184" w:rsidRPr="00F46B3E" w:rsidRDefault="00000000">
      <w:pPr>
        <w:rPr>
          <w:rFonts w:cs="Times New Roman"/>
        </w:rPr>
      </w:pPr>
      <w:r w:rsidRPr="00F46B3E">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5EC9D904" w14:textId="77777777" w:rsidR="00C15184" w:rsidRPr="00F46B3E" w:rsidRDefault="00000000">
      <w:pPr>
        <w:rPr>
          <w:rFonts w:cs="Times New Roman"/>
        </w:rPr>
      </w:pPr>
      <w:r w:rsidRPr="00F46B3E">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009756FB"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Data availability</w:t>
      </w:r>
    </w:p>
    <w:p w14:paraId="48F09D92" w14:textId="77777777" w:rsidR="00C15184" w:rsidRPr="00F46B3E" w:rsidRDefault="00000000">
      <w:pPr>
        <w:rPr>
          <w:rFonts w:cs="Times New Roman"/>
        </w:rPr>
      </w:pPr>
      <w:r w:rsidRPr="00F46B3E">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51D9C155"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Code availability</w:t>
      </w:r>
    </w:p>
    <w:p w14:paraId="29DAB046" w14:textId="77777777" w:rsidR="00C15184" w:rsidRPr="00F46B3E" w:rsidRDefault="00000000">
      <w:pPr>
        <w:rPr>
          <w:rFonts w:cs="Times New Roman"/>
        </w:rPr>
      </w:pPr>
      <w:r w:rsidRPr="00F46B3E">
        <w:rPr>
          <w:rFonts w:cs="Times New Roman"/>
          <w:color w:val="000000"/>
        </w:rPr>
        <w:t>Code for data processing, taxonomic harmonization, model fitting, statistical contrasts, diagnostics and figures is archived at [[AUTHOR INPUT REQUIRED: repository DOI]]. The earlier analysis and the later post-result exploratory refinement are retained there as distinct records.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5A93177"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lastRenderedPageBreak/>
        <w:t>Funding</w:t>
      </w:r>
    </w:p>
    <w:p w14:paraId="06DB7960" w14:textId="77777777" w:rsidR="00C15184" w:rsidRPr="00F46B3E" w:rsidRDefault="00000000">
      <w:pPr>
        <w:rPr>
          <w:rFonts w:cs="Times New Roman"/>
        </w:rPr>
      </w:pPr>
      <w:r w:rsidRPr="00F46B3E">
        <w:rPr>
          <w:rFonts w:cs="Times New Roman"/>
          <w:color w:val="000000"/>
        </w:rPr>
        <w:t>[[AUTHOR INPUT REQUIRED: funding statement, including grant numbers and the role of any sponsor]]</w:t>
      </w:r>
    </w:p>
    <w:p w14:paraId="2CCC14DE"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Declaration of competing interest</w:t>
      </w:r>
    </w:p>
    <w:p w14:paraId="2C495CF2" w14:textId="77777777" w:rsidR="00C15184" w:rsidRPr="00F46B3E" w:rsidRDefault="00000000">
      <w:pPr>
        <w:rPr>
          <w:rFonts w:cs="Times New Roman"/>
        </w:rPr>
      </w:pPr>
      <w:r w:rsidRPr="00F46B3E">
        <w:rPr>
          <w:rFonts w:cs="Times New Roman"/>
          <w:color w:val="000000"/>
        </w:rPr>
        <w:t>The author declares that he has no known competing financial interests or personal relationships that could have appeared to influence the work reported in this paper.</w:t>
      </w:r>
    </w:p>
    <w:p w14:paraId="157F70A8"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Ethics</w:t>
      </w:r>
    </w:p>
    <w:p w14:paraId="55118E1C" w14:textId="77777777" w:rsidR="00C15184" w:rsidRPr="00F46B3E" w:rsidRDefault="00000000">
      <w:pPr>
        <w:rPr>
          <w:rFonts w:cs="Times New Roman"/>
        </w:rPr>
      </w:pPr>
      <w:r w:rsidRPr="00F46B3E">
        <w:rPr>
          <w:rFonts w:cs="Times New Roman"/>
          <w:color w:val="000000"/>
        </w:rPr>
        <w:t>The study used existing biodiversity and fisheries-monitoring records and involved no direct handling of animals.</w:t>
      </w:r>
    </w:p>
    <w:p w14:paraId="1D85A10A"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CRediT authorship contribution statement</w:t>
      </w:r>
    </w:p>
    <w:p w14:paraId="2A7FC072" w14:textId="77777777" w:rsidR="00C15184" w:rsidRPr="00F46B3E" w:rsidRDefault="00000000">
      <w:pPr>
        <w:rPr>
          <w:rFonts w:cs="Times New Roman"/>
        </w:rPr>
      </w:pPr>
      <w:r w:rsidRPr="00F46B3E">
        <w:rPr>
          <w:rFonts w:cs="Times New Roman"/>
          <w:color w:val="000000"/>
        </w:rPr>
        <w:t>Jacob T. Dingwall: Conceptualization, Methodology, Software, Formal analysis, Investigation, Data curation, Visualization, Writing – original draft, Writing – review and editing.</w:t>
      </w:r>
    </w:p>
    <w:p w14:paraId="020697A8"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Declaration of generative AI and AI-assisted technologies in the writing process</w:t>
      </w:r>
    </w:p>
    <w:p w14:paraId="51F4AB06" w14:textId="77777777" w:rsidR="00C15184" w:rsidRPr="00F46B3E" w:rsidRDefault="00000000">
      <w:pPr>
        <w:rPr>
          <w:rFonts w:cs="Times New Roman"/>
        </w:rPr>
      </w:pPr>
      <w:r w:rsidRPr="00F46B3E">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3251D85B"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Acknowledgements</w:t>
      </w:r>
    </w:p>
    <w:p w14:paraId="08E5D701" w14:textId="77777777" w:rsidR="00C15184" w:rsidRPr="00F46B3E" w:rsidRDefault="00000000">
      <w:pPr>
        <w:rPr>
          <w:rFonts w:cs="Times New Roman"/>
        </w:rPr>
      </w:pPr>
      <w:r w:rsidRPr="00F46B3E">
        <w:rPr>
          <w:rFonts w:cs="Times New Roman"/>
          <w:color w:val="000000"/>
        </w:rPr>
        <w:t>I thank the eBird participants and data reviewers, and the Fisheries and Oceans Canada personnel whose spawn surveys made this analysis possible. [[AUTHOR INPUT REQUIRED: additional acknowledgements]]</w:t>
      </w:r>
    </w:p>
    <w:p w14:paraId="747600D3" w14:textId="77777777" w:rsidR="00C15184" w:rsidRPr="00F46B3E" w:rsidRDefault="00000000">
      <w:pPr>
        <w:pStyle w:val="Heading1"/>
        <w:rPr>
          <w:rFonts w:ascii="Times New Roman" w:hAnsi="Times New Roman" w:cs="Times New Roman"/>
        </w:rPr>
      </w:pPr>
      <w:r w:rsidRPr="00F46B3E">
        <w:rPr>
          <w:rFonts w:ascii="Times New Roman" w:hAnsi="Times New Roman" w:cs="Times New Roman"/>
        </w:rPr>
        <w:t>References</w:t>
      </w:r>
    </w:p>
    <w:p w14:paraId="6E0A9915" w14:textId="77777777" w:rsidR="00C15184" w:rsidRPr="00F46B3E" w:rsidRDefault="00000000">
      <w:pPr>
        <w:rPr>
          <w:rFonts w:cs="Times New Roman"/>
        </w:rPr>
      </w:pPr>
      <w:r w:rsidRPr="00F46B3E">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279FB357" w14:textId="77777777" w:rsidR="00C15184" w:rsidRPr="00F46B3E" w:rsidRDefault="00000000">
      <w:pPr>
        <w:rPr>
          <w:rFonts w:cs="Times New Roman"/>
        </w:rPr>
      </w:pPr>
      <w:r w:rsidRPr="00F46B3E">
        <w:rPr>
          <w:rFonts w:cs="Times New Roman"/>
          <w:color w:val="000000"/>
        </w:rPr>
        <w:t>Bates, Douglas, Martin Maechler, Ben Bolker, and Steve Walker. 2015. “Fitting Linear Mixed-Effects Models Using Lme4.” J. Stat. Softw. 67 (1): 1–48. https://doi.org/10.18637/jss.v067.i01.</w:t>
      </w:r>
    </w:p>
    <w:p w14:paraId="34AFDC0F" w14:textId="77777777" w:rsidR="00C15184" w:rsidRPr="00F46B3E" w:rsidRDefault="00000000">
      <w:pPr>
        <w:rPr>
          <w:rFonts w:cs="Times New Roman"/>
        </w:rPr>
      </w:pPr>
      <w:r w:rsidRPr="00F46B3E">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599A01EA" w14:textId="77777777" w:rsidR="00C15184" w:rsidRPr="00F46B3E" w:rsidRDefault="00000000">
      <w:pPr>
        <w:rPr>
          <w:rFonts w:cs="Times New Roman"/>
        </w:rPr>
      </w:pPr>
      <w:r w:rsidRPr="00F46B3E">
        <w:rPr>
          <w:rFonts w:cs="Times New Roman"/>
          <w:color w:val="000000"/>
        </w:rPr>
        <w:lastRenderedPageBreak/>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04485F61" w14:textId="77777777" w:rsidR="00C15184" w:rsidRPr="00F46B3E" w:rsidRDefault="00000000">
      <w:pPr>
        <w:rPr>
          <w:rFonts w:cs="Times New Roman"/>
        </w:rPr>
      </w:pPr>
      <w:r>
        <w:rPr>
          <w:color w:val="000000"/>
        </w:rPr>
        <w:t>Bishop, Mary Anne, and Shawn P. Green. 2001. “Predation on Pacific Herring (</w:t>
      </w:r>
      <w:r>
        <w:rPr>
          <w:i/>
          <w:color w:val="000000"/>
        </w:rPr>
        <w:t>Clupea pallasi</w:t>
      </w:r>
      <w:r>
        <w:rPr>
          <w:color w:val="000000"/>
        </w:rPr>
        <w:t>) Spawn by Birds in Prince William Sound, Alaska.” Fish. Oceanogr. 10 (s1): 149–58. https://doi.org/10.1046/j.1054-6006.2001.00038.x.</w:t>
      </w:r>
    </w:p>
    <w:p w14:paraId="677FB8E5" w14:textId="77777777" w:rsidR="00C15184" w:rsidRPr="00F46B3E" w:rsidRDefault="00000000">
      <w:pPr>
        <w:rPr>
          <w:rFonts w:cs="Times New Roman"/>
        </w:rPr>
      </w:pPr>
      <w:r>
        <w:rPr>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9E50CEC" w14:textId="77777777" w:rsidR="00C15184" w:rsidRPr="00F46B3E" w:rsidRDefault="00000000">
      <w:pPr>
        <w:rPr>
          <w:rFonts w:cs="Times New Roman"/>
        </w:rPr>
      </w:pPr>
      <w:r w:rsidRPr="00F46B3E">
        <w:rPr>
          <w:rFonts w:cs="Times New Roman"/>
          <w:color w:val="000000"/>
        </w:rPr>
        <w:t>eBird. 2026. “eBird Basic Dataset, Version EBD_relMay-2026.” Cornell Lab of Ornithology, Ithaca, New York. https://support.ebird.org/en/support/solutions/articles/48000838205-download-ebird-data.</w:t>
      </w:r>
    </w:p>
    <w:p w14:paraId="532D8A82" w14:textId="77777777" w:rsidR="00C15184" w:rsidRPr="00F46B3E" w:rsidRDefault="00000000">
      <w:pPr>
        <w:rPr>
          <w:rFonts w:cs="Times New Roman"/>
        </w:rPr>
      </w:pPr>
      <w:r w:rsidRPr="00F46B3E">
        <w:rPr>
          <w:rFonts w:cs="Times New Roman"/>
          <w:color w:val="000000"/>
        </w:rPr>
        <w:t>Fisheries and Oceans Canada. 2026. “Pacific Herring Spawn Index Data.” Open Government Portal, record d892511c-d851-4f85-a0ec-708bc05d2810. https://open.canada.ca/data/en/dataset/d892511c-d851-4f85-a0ec-708bc05d2810.</w:t>
      </w:r>
    </w:p>
    <w:p w14:paraId="15276FBA" w14:textId="77777777" w:rsidR="00C15184" w:rsidRPr="00F46B3E" w:rsidRDefault="00000000">
      <w:pPr>
        <w:rPr>
          <w:rFonts w:cs="Times New Roman"/>
        </w:rPr>
      </w:pPr>
      <w:r w:rsidRPr="00F46B3E">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24F5E586" w14:textId="77777777" w:rsidR="00C15184" w:rsidRPr="00F46B3E" w:rsidRDefault="00000000">
      <w:pPr>
        <w:rPr>
          <w:rFonts w:cs="Times New Roman"/>
        </w:rPr>
      </w:pPr>
      <w:r w:rsidRPr="00F46B3E">
        <w:rPr>
          <w:rFonts w:cs="Times New Roman"/>
          <w:color w:val="000000"/>
        </w:rPr>
        <w:t>Haegele, C. W. 1993. “Seabird Predation of Pacific Herring, Clupea Pallasi, Spawn in British Columbia.” Can. Field-Nat. 107 (1): 73–82. https://doi.org/10.5962/p.357075.</w:t>
      </w:r>
    </w:p>
    <w:p w14:paraId="08730CF1" w14:textId="77777777" w:rsidR="00C15184" w:rsidRPr="00F46B3E" w:rsidRDefault="00000000">
      <w:pPr>
        <w:rPr>
          <w:rFonts w:cs="Times New Roman"/>
        </w:rPr>
      </w:pPr>
      <w:r w:rsidRPr="00F46B3E">
        <w:rPr>
          <w:rFonts w:cs="Times New Roman"/>
          <w:color w:val="000000"/>
        </w:rPr>
        <w:t>Haegele, C. W., and J. F. Schweigert. 1985. “Distribution and Characteristics of Herring Spawning Grounds and Description of Spawning Behavior.” Can. J. Fish. Aquat. Sci. 42 (S1): s39–55. https://doi.org/10.1139/f85-261.</w:t>
      </w:r>
    </w:p>
    <w:p w14:paraId="40C42310" w14:textId="77777777" w:rsidR="00C15184" w:rsidRPr="00F46B3E" w:rsidRDefault="00000000">
      <w:pPr>
        <w:rPr>
          <w:rFonts w:cs="Times New Roman"/>
        </w:rPr>
      </w:pPr>
      <w:r w:rsidRPr="00F46B3E">
        <w:rPr>
          <w:rFonts w:cs="Times New Roman"/>
          <w:color w:val="000000"/>
        </w:rPr>
        <w:t>Hay, D. E., and A. R. Kronlund. 1987. “Factors Affecting the Distribution, Abundance, and Measurement of Pacific Herring Spawn.” Can. J. Fish. Aquat. Sci. 44 (6): 1181–94. https://doi.org/10.1139/f87-141.</w:t>
      </w:r>
    </w:p>
    <w:p w14:paraId="3F81E86A" w14:textId="77777777" w:rsidR="00C15184" w:rsidRPr="00F46B3E" w:rsidRDefault="00000000">
      <w:pPr>
        <w:rPr>
          <w:rFonts w:cs="Times New Roman"/>
        </w:rPr>
      </w:pPr>
      <w:r w:rsidRPr="00F46B3E">
        <w:rPr>
          <w:rFonts w:cs="Times New Roman"/>
          <w:color w:val="000000"/>
        </w:rPr>
        <w:t>Hay, Douglas E., P. Bruce McCarter, Kristen S. Daniel, and Jacob F. Schweigert. 2009. “Spatial Diversity of Pacific Herring Spawning Areas.” ICES J. Mar. Sci. 66 (8): 1662–66. https://doi.org/10.1093/icesjms/fsp139.</w:t>
      </w:r>
    </w:p>
    <w:p w14:paraId="75BE0EE9" w14:textId="77777777" w:rsidR="00C15184" w:rsidRPr="00F46B3E" w:rsidRDefault="00000000">
      <w:pPr>
        <w:rPr>
          <w:rFonts w:cs="Times New Roman"/>
        </w:rPr>
      </w:pPr>
      <w:r w:rsidRPr="00F46B3E">
        <w:rPr>
          <w:rFonts w:cs="Times New Roman"/>
          <w:color w:val="000000"/>
        </w:rPr>
        <w:t>Holt, Robert D. 2008. “Theoretical Perspectives on Resource Pulses.” Ecology 89 (3): 671–681. https://doi.org/10.1890/07-0348.1.</w:t>
      </w:r>
    </w:p>
    <w:p w14:paraId="174EE9C6" w14:textId="77777777" w:rsidR="00C15184" w:rsidRPr="00F46B3E" w:rsidRDefault="00000000">
      <w:pPr>
        <w:rPr>
          <w:rFonts w:cs="Times New Roman"/>
        </w:rPr>
      </w:pPr>
      <w:r w:rsidRPr="00F46B3E">
        <w:rPr>
          <w:rFonts w:cs="Times New Roman"/>
          <w:color w:val="000000"/>
        </w:rPr>
        <w:t>Isaac, Nick J. B., and Michael J. O. Pocock. 2015. “Bias and Information in Biological Records.” Biological Journal of the Linnean Society 115 (3): 522–531. https://doi.org/10.1111/bij.12532.</w:t>
      </w:r>
    </w:p>
    <w:p w14:paraId="496AFE69" w14:textId="77777777" w:rsidR="00C15184" w:rsidRPr="00F46B3E" w:rsidRDefault="00000000">
      <w:pPr>
        <w:rPr>
          <w:rFonts w:cs="Times New Roman"/>
        </w:rPr>
      </w:pPr>
      <w:r w:rsidRPr="00F46B3E">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28AEE5CD" w14:textId="77777777" w:rsidR="00C15184" w:rsidRPr="00F46B3E" w:rsidRDefault="00000000">
      <w:pPr>
        <w:rPr>
          <w:rFonts w:cs="Times New Roman"/>
        </w:rPr>
      </w:pPr>
      <w:r w:rsidRPr="00F46B3E">
        <w:rPr>
          <w:rFonts w:cs="Times New Roman"/>
          <w:color w:val="000000"/>
        </w:rPr>
        <w:lastRenderedPageBreak/>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58B2B347" w14:textId="77777777" w:rsidR="00C15184" w:rsidRPr="00F46B3E" w:rsidRDefault="00000000">
      <w:pPr>
        <w:rPr>
          <w:rFonts w:cs="Times New Roman"/>
        </w:rPr>
      </w:pPr>
      <w:r w:rsidRPr="00F46B3E">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5A948169" w14:textId="77777777" w:rsidR="00C15184" w:rsidRPr="00F46B3E" w:rsidRDefault="00000000">
      <w:pPr>
        <w:rPr>
          <w:rFonts w:cs="Times New Roman"/>
        </w:rPr>
      </w:pPr>
      <w:r w:rsidRPr="00F46B3E">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0E357216" w14:textId="77777777" w:rsidR="00C15184" w:rsidRPr="00F46B3E" w:rsidRDefault="00000000">
      <w:pPr>
        <w:rPr>
          <w:rFonts w:cs="Times New Roman"/>
        </w:rPr>
      </w:pPr>
      <w:r w:rsidRPr="00F46B3E">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336680C6" w14:textId="77777777" w:rsidR="00C15184" w:rsidRPr="00F46B3E" w:rsidRDefault="00000000">
      <w:pPr>
        <w:rPr>
          <w:rFonts w:cs="Times New Roman"/>
        </w:rPr>
      </w:pPr>
      <w:r w:rsidRPr="00F46B3E">
        <w:rPr>
          <w:rFonts w:cs="Times New Roman"/>
          <w:color w:val="000000"/>
        </w:rPr>
        <w:t>Larsen, Ashley E., Kyle Meng, and Bruce E. Kendall. 2019. “Causal Analysis in Control–Impact Ecological Studies with Observational Data.” Methods Ecol. Evol. 10 (7): 924–34. https://doi.org/10.1111/2041-210X.13190.</w:t>
      </w:r>
    </w:p>
    <w:p w14:paraId="7E66EA0B" w14:textId="77777777" w:rsidR="00C15184" w:rsidRPr="00F46B3E" w:rsidRDefault="00000000">
      <w:pPr>
        <w:rPr>
          <w:rFonts w:cs="Times New Roman"/>
        </w:rPr>
      </w:pPr>
      <w:r w:rsidRPr="00F46B3E">
        <w:rPr>
          <w:rFonts w:cs="Times New Roman"/>
          <w:color w:val="000000"/>
        </w:rPr>
        <w:t>Lewis, Tyler L., Daniel Esler, and W. Sean Boyd. 2007. “Foraging Behaviors of Surf Scoters and White-Winged Scoters During Spawning of Pacific Herring.” Condor 109 (1): 216–22. https://doi.org/10.1093/condor/109.1.216.</w:t>
      </w:r>
    </w:p>
    <w:p w14:paraId="4D2D9817" w14:textId="77777777" w:rsidR="00C15184" w:rsidRPr="00F46B3E" w:rsidRDefault="00000000">
      <w:pPr>
        <w:rPr>
          <w:rFonts w:cs="Times New Roman"/>
        </w:rPr>
      </w:pPr>
      <w:r w:rsidRPr="00F46B3E">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69307A01" w14:textId="77777777" w:rsidR="00C15184" w:rsidRPr="00F46B3E" w:rsidRDefault="00000000">
      <w:pPr>
        <w:rPr>
          <w:rFonts w:cs="Times New Roman"/>
        </w:rPr>
      </w:pPr>
      <w:r w:rsidRPr="00F46B3E">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03C5556E" w14:textId="77777777" w:rsidR="00C15184" w:rsidRPr="00F46B3E" w:rsidRDefault="00000000">
      <w:pPr>
        <w:rPr>
          <w:rFonts w:cs="Times New Roman"/>
        </w:rPr>
      </w:pPr>
      <w:r w:rsidRPr="00F46B3E">
        <w:rPr>
          <w:rFonts w:cs="Times New Roman"/>
          <w:color w:val="000000"/>
        </w:rPr>
        <w:t>Nowlin, Weston H., Michael J. Vanni, and Louie H. Yang. 2008. “Comparing Resource Pulses in Aquatic and Terrestrial Ecosystems.” Ecology 89 (3): 647–659. https://doi.org/10.1890/07-0303.1.</w:t>
      </w:r>
    </w:p>
    <w:p w14:paraId="446B0100" w14:textId="77777777" w:rsidR="00C15184" w:rsidRPr="00F46B3E" w:rsidRDefault="00000000">
      <w:pPr>
        <w:rPr>
          <w:rFonts w:cs="Times New Roman"/>
        </w:rPr>
      </w:pPr>
      <w:r w:rsidRPr="00F46B3E">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58124500" w14:textId="77777777" w:rsidR="00C15184" w:rsidRPr="00F46B3E" w:rsidRDefault="00000000">
      <w:pPr>
        <w:rPr>
          <w:rFonts w:cs="Times New Roman"/>
        </w:rPr>
      </w:pPr>
      <w:r w:rsidRPr="00F46B3E">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4FEDEF56" w14:textId="77777777" w:rsidR="00C15184" w:rsidRPr="00F46B3E" w:rsidRDefault="00000000">
      <w:pPr>
        <w:rPr>
          <w:rFonts w:cs="Times New Roman"/>
        </w:rPr>
      </w:pPr>
      <w:r w:rsidRPr="00F46B3E">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76038404" w14:textId="77777777" w:rsidR="00C15184" w:rsidRPr="00F46B3E" w:rsidRDefault="00000000">
      <w:pPr>
        <w:rPr>
          <w:rFonts w:cs="Times New Roman"/>
        </w:rPr>
      </w:pPr>
      <w:r w:rsidRPr="00F46B3E">
        <w:rPr>
          <w:rFonts w:cs="Times New Roman"/>
          <w:color w:val="000000"/>
        </w:rPr>
        <w:lastRenderedPageBreak/>
        <w:t>Sullivan, Terrance M., Robert W. Butler, and W. Sean Boyd. 2002. “Seasonal Distribution of Waterbirds in Relation to Spawning Pacific Herring, Clupea Pallasi, in the Strait of Georgia, British Columbia.” Can. Field-Nat. 116 (3): 366–70. https://doi.org/10.5962/p.363475.</w:t>
      </w:r>
    </w:p>
    <w:p w14:paraId="7FEC7C1E" w14:textId="77777777" w:rsidR="00C15184" w:rsidRPr="00F46B3E" w:rsidRDefault="00000000">
      <w:pPr>
        <w:rPr>
          <w:rFonts w:cs="Times New Roman"/>
        </w:rPr>
      </w:pPr>
      <w:r w:rsidRPr="00F46B3E">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2E62960B" w14:textId="77777777" w:rsidR="00C15184" w:rsidRPr="00F46B3E" w:rsidRDefault="00000000">
      <w:pPr>
        <w:rPr>
          <w:rFonts w:cs="Times New Roman"/>
        </w:rPr>
      </w:pPr>
      <w:r w:rsidRPr="00F46B3E">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1722E350" w14:textId="77777777" w:rsidR="00C15184" w:rsidRPr="00F46B3E" w:rsidRDefault="00000000">
      <w:pPr>
        <w:rPr>
          <w:rFonts w:cs="Times New Roman"/>
        </w:rPr>
      </w:pPr>
      <w:r w:rsidRPr="00F46B3E">
        <w:rPr>
          <w:rFonts w:cs="Times New Roman"/>
          <w:color w:val="000000"/>
        </w:rPr>
        <w:t>Yang, Louie H., Jennifer L. Bastow, Kristin O. Spence, and Amber N. Wright. 2008. “What Can We Learn from Resource Pulses?” Ecology 89 (3): 621–634. https://doi.org/10.1890/07-0175.1.</w:t>
      </w:r>
    </w:p>
    <w:sectPr w:rsidR="00C15184" w:rsidRPr="00F46B3E"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Jake Dingwall" w:date="2026-07-26T12:13:00Z" w:initials="JD">
    <w:p w14:paraId="6E9AD8D2" w14:textId="77777777" w:rsidR="00B2450E" w:rsidRDefault="00B2450E" w:rsidP="00B2450E">
      <w:pPr>
        <w:pStyle w:val="CommentText"/>
      </w:pPr>
      <w:r>
        <w:rPr>
          <w:rStyle w:val="CommentReference"/>
        </w:rPr>
        <w:annotationRef/>
      </w:r>
      <w:r>
        <w:t>Something like this but not this exact wording</w:t>
      </w:r>
    </w:p>
  </w:comment>
  <w:comment w:id="35" w:author="Jake Dingwall" w:date="2026-07-26T12:15:00Z" w:initials="JD">
    <w:p w14:paraId="3329358D" w14:textId="77777777" w:rsidR="00EC6023" w:rsidRDefault="00EC6023" w:rsidP="00EC6023">
      <w:pPr>
        <w:pStyle w:val="CommentText"/>
      </w:pPr>
      <w:r>
        <w:rPr>
          <w:rStyle w:val="CommentReference"/>
        </w:rPr>
        <w:annotationRef/>
      </w:r>
      <w:r>
        <w:t>Don’t like this word</w:t>
      </w:r>
    </w:p>
  </w:comment>
  <w:comment w:id="36" w:author="Jake Dingwall" w:date="2026-07-26T12:15:00Z" w:initials="JD">
    <w:p w14:paraId="49CC6BC5" w14:textId="77777777" w:rsidR="00EC6023" w:rsidRDefault="00EC6023" w:rsidP="00EC6023">
      <w:pPr>
        <w:pStyle w:val="CommentText"/>
      </w:pPr>
      <w:r>
        <w:rPr>
          <w:rStyle w:val="CommentReference"/>
        </w:rPr>
        <w:annotationRef/>
      </w:r>
      <w:r>
        <w:t>Don’t like this concluding sentence</w:t>
      </w:r>
    </w:p>
  </w:comment>
  <w:comment w:id="42" w:author="Jake Dingwall" w:date="2026-07-26T12:16:00Z" w:initials="JD">
    <w:p w14:paraId="298E659C" w14:textId="77777777" w:rsidR="00EC6023" w:rsidRDefault="00EC6023" w:rsidP="00EC6023">
      <w:pPr>
        <w:pStyle w:val="CommentText"/>
      </w:pPr>
      <w:r>
        <w:rPr>
          <w:rStyle w:val="CommentReference"/>
        </w:rPr>
        <w:annotationRef/>
      </w:r>
      <w:r>
        <w:t>Add a reference for my paper</w:t>
      </w:r>
    </w:p>
  </w:comment>
  <w:comment w:id="44" w:author="Jake Dingwall" w:date="2026-07-26T12:16:00Z" w:initials="JD">
    <w:p w14:paraId="6EBC4787" w14:textId="77777777" w:rsidR="00EC6023" w:rsidRDefault="00EC6023" w:rsidP="00EC6023">
      <w:pPr>
        <w:pStyle w:val="CommentText"/>
      </w:pPr>
      <w:r>
        <w:rPr>
          <w:rStyle w:val="CommentReference"/>
        </w:rPr>
        <w:annotationRef/>
      </w:r>
      <w:r>
        <w:t xml:space="preserve">I would say that spawns are more rapid than this. </w:t>
      </w:r>
    </w:p>
  </w:comment>
  <w:comment w:id="47" w:author="Jake Dingwall" w:date="2026-07-26T12:17:00Z" w:initials="JD">
    <w:p w14:paraId="36D207B1" w14:textId="77777777" w:rsidR="00EC6023" w:rsidRDefault="00EC6023" w:rsidP="00EC6023">
      <w:pPr>
        <w:pStyle w:val="CommentText"/>
      </w:pPr>
      <w:r>
        <w:rPr>
          <w:rStyle w:val="CommentReference"/>
        </w:rPr>
        <w:annotationRef/>
      </w:r>
      <w:r>
        <w:t xml:space="preserve">Don’t like the way this is said. </w:t>
      </w:r>
    </w:p>
  </w:comment>
  <w:comment w:id="54" w:author="Jake Dingwall" w:date="2026-07-26T12:19:00Z" w:initials="JD">
    <w:p w14:paraId="7B7BA3F7" w14:textId="77777777" w:rsidR="00EC6023" w:rsidRDefault="00EC6023" w:rsidP="00EC6023">
      <w:pPr>
        <w:pStyle w:val="CommentText"/>
      </w:pPr>
      <w:r>
        <w:rPr>
          <w:rStyle w:val="CommentReference"/>
        </w:rPr>
        <w:annotationRef/>
      </w:r>
      <w:r>
        <w:t xml:space="preserve">We say this before too so decide when to say it and just say it once. </w:t>
      </w:r>
    </w:p>
  </w:comment>
  <w:comment w:id="67" w:author="Jake Dingwall" w:date="2026-07-26T12:20:00Z" w:initials="JD">
    <w:p w14:paraId="6E493C6F" w14:textId="77777777" w:rsidR="00EC6023" w:rsidRDefault="00EC6023" w:rsidP="00EC6023">
      <w:pPr>
        <w:pStyle w:val="CommentText"/>
      </w:pPr>
      <w:r>
        <w:rPr>
          <w:rStyle w:val="CommentReference"/>
        </w:rPr>
        <w:annotationRef/>
      </w:r>
      <w:r>
        <w:t xml:space="preserve">This feels super AI-worded. I don’t like it. </w:t>
      </w:r>
    </w:p>
  </w:comment>
  <w:comment w:id="68" w:author="Jake Dingwall" w:date="2026-07-26T12:20:00Z" w:initials="JD">
    <w:p w14:paraId="7F4F9891" w14:textId="77777777" w:rsidR="00EC6023" w:rsidRDefault="00EC6023" w:rsidP="00EC6023">
      <w:pPr>
        <w:pStyle w:val="CommentText"/>
      </w:pPr>
      <w:r>
        <w:rPr>
          <w:rStyle w:val="CommentReference"/>
        </w:rPr>
        <w:annotationRef/>
      </w:r>
      <w:r>
        <w:t>Can you give genus or group names?</w:t>
      </w:r>
    </w:p>
  </w:comment>
  <w:comment w:id="69" w:author="Jake Dingwall" w:date="2026-07-26T12:20:00Z" w:initials="JD">
    <w:p w14:paraId="684A02B4" w14:textId="77777777" w:rsidR="00EC6023" w:rsidRDefault="00EC6023" w:rsidP="00EC6023">
      <w:pPr>
        <w:pStyle w:val="CommentText"/>
      </w:pPr>
      <w:r>
        <w:rPr>
          <w:rStyle w:val="CommentReference"/>
        </w:rPr>
        <w:annotationRef/>
      </w:r>
      <w:r>
        <w:t>This isnt confirmed. Id assume they focus on adults but can probably make use of eggs too?</w:t>
      </w:r>
    </w:p>
  </w:comment>
  <w:comment w:id="70" w:author="Jake Dingwall" w:date="2026-07-26T12:21:00Z" w:initials="JD">
    <w:p w14:paraId="035B6B44" w14:textId="77777777" w:rsidR="00EC6023" w:rsidRDefault="00EC6023" w:rsidP="00EC6023">
      <w:pPr>
        <w:pStyle w:val="CommentText"/>
      </w:pPr>
      <w:r>
        <w:rPr>
          <w:rStyle w:val="CommentReference"/>
        </w:rPr>
        <w:annotationRef/>
      </w:r>
      <w:r>
        <w:t xml:space="preserve">Probably not entirely true because gulls will eat floating vegetaion with eggs and make use of herring that get pushed to the surface or are very shallow. </w:t>
      </w:r>
    </w:p>
  </w:comment>
  <w:comment w:id="74" w:author="Jake Dingwall" w:date="2026-07-26T12:21:00Z" w:initials="JD">
    <w:p w14:paraId="4B1566A1" w14:textId="77777777" w:rsidR="00EC6023" w:rsidRDefault="00EC6023" w:rsidP="00EC6023">
      <w:pPr>
        <w:pStyle w:val="CommentText"/>
      </w:pPr>
      <w:r>
        <w:rPr>
          <w:rStyle w:val="CommentReference"/>
        </w:rPr>
        <w:annotationRef/>
      </w:r>
      <w:r>
        <w:t>Don’t like this sentence</w:t>
      </w:r>
    </w:p>
  </w:comment>
  <w:comment w:id="77" w:author="Jake Dingwall" w:date="2026-07-26T12:23:00Z" w:initials="JD">
    <w:p w14:paraId="7340B0B7" w14:textId="77777777" w:rsidR="00EC6023" w:rsidRDefault="00EC6023" w:rsidP="00EC6023">
      <w:pPr>
        <w:pStyle w:val="CommentText"/>
      </w:pPr>
      <w:r>
        <w:rPr>
          <w:rStyle w:val="CommentReference"/>
        </w:rPr>
        <w:annotationRef/>
      </w:r>
      <w:r>
        <w:t>Bad sentence</w:t>
      </w:r>
    </w:p>
  </w:comment>
  <w:comment w:id="76" w:author="Jake Dingwall" w:date="2026-07-26T12:23:00Z" w:initials="JD">
    <w:p w14:paraId="1F997E3D" w14:textId="77777777" w:rsidR="00EC6023" w:rsidRDefault="00EC6023" w:rsidP="00EC6023">
      <w:pPr>
        <w:pStyle w:val="CommentText"/>
      </w:pPr>
      <w:r>
        <w:rPr>
          <w:rStyle w:val="CommentReference"/>
        </w:rPr>
        <w:annotationRef/>
      </w:r>
      <w:r>
        <w:t xml:space="preserve">Don’t like this paragraph. This feels like a method paragraph and the SOG is chosen because it has the most data on both ends. </w:t>
      </w:r>
    </w:p>
  </w:comment>
  <w:comment w:id="83" w:author="Jake Dingwall" w:date="2026-07-26T12:24:00Z" w:initials="JD">
    <w:p w14:paraId="255E28C9" w14:textId="77777777" w:rsidR="00322077" w:rsidRDefault="00322077" w:rsidP="00322077">
      <w:pPr>
        <w:pStyle w:val="CommentText"/>
      </w:pPr>
      <w:r>
        <w:rPr>
          <w:rStyle w:val="CommentReference"/>
        </w:rPr>
        <w:annotationRef/>
      </w:r>
      <w:r>
        <w:t xml:space="preserve">Also bad intro content. </w:t>
      </w:r>
    </w:p>
  </w:comment>
  <w:comment w:id="94" w:author="Jake Dingwall" w:date="2026-07-26T12:24:00Z" w:initials="JD">
    <w:p w14:paraId="5A88A98C" w14:textId="77777777" w:rsidR="00322077" w:rsidRDefault="00322077" w:rsidP="00322077">
      <w:pPr>
        <w:pStyle w:val="CommentText"/>
      </w:pPr>
      <w:r>
        <w:rPr>
          <w:rStyle w:val="CommentReference"/>
        </w:rPr>
        <w:annotationRef/>
      </w:r>
      <w:r>
        <w:t xml:space="preserve">Needs to be re written into a science paper last paragraph. </w:t>
      </w:r>
    </w:p>
  </w:comment>
  <w:comment w:id="98" w:author="Jake Dingwall" w:date="2026-07-26T12:48:00Z" w:initials="JD">
    <w:p w14:paraId="50C755C3" w14:textId="77777777" w:rsidR="00403A7E" w:rsidRDefault="00403A7E" w:rsidP="00403A7E">
      <w:pPr>
        <w:pStyle w:val="CommentText"/>
      </w:pPr>
      <w:r>
        <w:rPr>
          <w:rStyle w:val="CommentReference"/>
        </w:rPr>
        <w:annotationRef/>
      </w:r>
      <w:r>
        <w:t>Capitalize sections</w:t>
      </w:r>
    </w:p>
  </w:comment>
  <w:comment w:id="99" w:author="Jake Dingwall" w:date="2026-07-26T12:25:00Z" w:initials="JD">
    <w:p w14:paraId="38798084" w14:textId="77777777" w:rsidR="00322077" w:rsidRDefault="00322077" w:rsidP="00322077">
      <w:pPr>
        <w:pStyle w:val="CommentText"/>
      </w:pPr>
      <w:r>
        <w:rPr>
          <w:rStyle w:val="CommentReference"/>
        </w:rPr>
        <w:annotationRef/>
      </w:r>
      <w:r>
        <w:t xml:space="preserve">Restricted sounds bad. </w:t>
      </w:r>
    </w:p>
  </w:comment>
  <w:comment w:id="102" w:author="Jake Dingwall" w:date="2026-07-26T12:25:00Z" w:initials="JD">
    <w:p w14:paraId="45DBFA32" w14:textId="77777777" w:rsidR="00322077" w:rsidRDefault="00322077" w:rsidP="00322077">
      <w:pPr>
        <w:pStyle w:val="CommentText"/>
      </w:pPr>
      <w:r>
        <w:rPr>
          <w:rStyle w:val="CommentReference"/>
        </w:rPr>
        <w:annotationRef/>
      </w:r>
      <w:r>
        <w:t xml:space="preserve">Add to supplementary if at all. </w:t>
      </w:r>
    </w:p>
  </w:comment>
  <w:comment w:id="105" w:author="Jake Dingwall" w:date="2026-07-26T12:26:00Z" w:initials="JD">
    <w:p w14:paraId="09065DB9" w14:textId="77777777" w:rsidR="00322077" w:rsidRDefault="00322077" w:rsidP="00322077">
      <w:pPr>
        <w:pStyle w:val="CommentText"/>
      </w:pPr>
      <w:r>
        <w:rPr>
          <w:rStyle w:val="CommentReference"/>
        </w:rPr>
        <w:annotationRef/>
      </w:r>
      <w:r>
        <w:t xml:space="preserve">I don’t necessarily agree with this. I think we should try analysis using the biomass because we treat is as pretty true in the herring research world. </w:t>
      </w:r>
    </w:p>
  </w:comment>
  <w:comment w:id="108" w:author="Jake Dingwall" w:date="2026-07-26T12:47:00Z" w:initials="JD">
    <w:p w14:paraId="1B2FE7E7" w14:textId="77777777" w:rsidR="007E7E6A" w:rsidRDefault="007E7E6A" w:rsidP="007E7E6A">
      <w:pPr>
        <w:pStyle w:val="CommentText"/>
      </w:pPr>
      <w:r>
        <w:rPr>
          <w:rStyle w:val="CommentReference"/>
        </w:rPr>
        <w:annotationRef/>
      </w:r>
      <w:r>
        <w:t xml:space="preserve">Explain what an event block is. </w:t>
      </w:r>
    </w:p>
  </w:comment>
  <w:comment w:id="112" w:author="Jake Dingwall" w:date="2026-07-26T12:51:00Z" w:initials="JD">
    <w:p w14:paraId="3B5C995A" w14:textId="77777777" w:rsidR="00403A7E" w:rsidRDefault="00403A7E" w:rsidP="00403A7E">
      <w:pPr>
        <w:pStyle w:val="CommentText"/>
      </w:pPr>
      <w:r>
        <w:rPr>
          <w:rStyle w:val="CommentReference"/>
        </w:rPr>
        <w:annotationRef/>
      </w:r>
      <w:r>
        <w:t xml:space="preserve">This doesn’t feel very readable or structured. </w:t>
      </w:r>
    </w:p>
  </w:comment>
  <w:comment w:id="97" w:author="Jake Dingwall" w:date="2026-07-26T12:53:00Z" w:initials="JD">
    <w:p w14:paraId="4C1C1A49" w14:textId="77777777" w:rsidR="00403A7E" w:rsidRDefault="00403A7E" w:rsidP="00403A7E">
      <w:pPr>
        <w:pStyle w:val="CommentText"/>
      </w:pPr>
      <w:r>
        <w:rPr>
          <w:rStyle w:val="CommentReference"/>
        </w:rPr>
        <w:annotationRef/>
      </w:r>
      <w:r>
        <w:t>I think these need to be split into study area with a placeholder map that describes the general bird migrations that occur on the coast alongside general relevant timing of major groups like shorebirds, etc. The second section should be data sources 2.2.1 eBird data - explain what it is, how its collected and what we did to it. Then repeat for the herring then talk about how we combined them in 2.2.3.</w:t>
      </w:r>
    </w:p>
  </w:comment>
  <w:comment w:id="122" w:author="Jake Dingwall" w:date="2026-07-26T12:53:00Z" w:initials="JD">
    <w:p w14:paraId="68DCDD8D" w14:textId="77777777" w:rsidR="00403A7E" w:rsidRDefault="00403A7E" w:rsidP="00403A7E">
      <w:pPr>
        <w:pStyle w:val="CommentText"/>
      </w:pPr>
      <w:r>
        <w:rPr>
          <w:rStyle w:val="CommentReference"/>
        </w:rPr>
        <w:annotationRef/>
      </w:r>
      <w:r>
        <w:t xml:space="preserve">Nobody uses this word rename the section. </w:t>
      </w:r>
    </w:p>
  </w:comment>
  <w:comment w:id="123" w:author="Jake Dingwall" w:date="2026-07-26T12:55:00Z" w:initials="JD">
    <w:p w14:paraId="08816177" w14:textId="77777777" w:rsidR="00403A7E" w:rsidRDefault="00403A7E" w:rsidP="00403A7E">
      <w:pPr>
        <w:pStyle w:val="CommentText"/>
      </w:pPr>
      <w:r>
        <w:rPr>
          <w:rStyle w:val="CommentReference"/>
        </w:rPr>
        <w:annotationRef/>
      </w:r>
      <w:r>
        <w:t xml:space="preserve">This is as far as Ive provided edits for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9AD8D2" w15:done="0"/>
  <w15:commentEx w15:paraId="3329358D" w15:done="0"/>
  <w15:commentEx w15:paraId="49CC6BC5" w15:done="0"/>
  <w15:commentEx w15:paraId="298E659C" w15:done="0"/>
  <w15:commentEx w15:paraId="6EBC4787" w15:done="0"/>
  <w15:commentEx w15:paraId="36D207B1" w15:done="0"/>
  <w15:commentEx w15:paraId="7B7BA3F7" w15:done="0"/>
  <w15:commentEx w15:paraId="6E493C6F" w15:done="0"/>
  <w15:commentEx w15:paraId="7F4F9891" w15:done="0"/>
  <w15:commentEx w15:paraId="684A02B4" w15:done="0"/>
  <w15:commentEx w15:paraId="035B6B44" w15:done="0"/>
  <w15:commentEx w15:paraId="4B1566A1" w15:done="0"/>
  <w15:commentEx w15:paraId="7340B0B7" w15:done="0"/>
  <w15:commentEx w15:paraId="1F997E3D" w15:done="0"/>
  <w15:commentEx w15:paraId="255E28C9" w15:done="0"/>
  <w15:commentEx w15:paraId="5A88A98C" w15:done="0"/>
  <w15:commentEx w15:paraId="50C755C3" w15:done="0"/>
  <w15:commentEx w15:paraId="38798084" w15:done="0"/>
  <w15:commentEx w15:paraId="45DBFA32" w15:done="0"/>
  <w15:commentEx w15:paraId="09065DB9" w15:done="0"/>
  <w15:commentEx w15:paraId="1B2FE7E7" w15:done="0"/>
  <w15:commentEx w15:paraId="3B5C995A" w15:done="0"/>
  <w15:commentEx w15:paraId="4C1C1A49" w15:done="0"/>
  <w15:commentEx w15:paraId="68DCDD8D" w15:done="0"/>
  <w15:commentEx w15:paraId="08816177" w15:paraIdParent="68DCDD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3104A" w16cex:dateUtc="2026-07-26T19:13:00Z"/>
  <w16cex:commentExtensible w16cex:durableId="3B8ECD9D" w16cex:dateUtc="2026-07-26T19:15:00Z"/>
  <w16cex:commentExtensible w16cex:durableId="4B271282" w16cex:dateUtc="2026-07-26T19:15:00Z"/>
  <w16cex:commentExtensible w16cex:durableId="78438B6E" w16cex:dateUtc="2026-07-26T19:16:00Z"/>
  <w16cex:commentExtensible w16cex:durableId="172DC225" w16cex:dateUtc="2026-07-26T19:16:00Z"/>
  <w16cex:commentExtensible w16cex:durableId="370DBB1B" w16cex:dateUtc="2026-07-26T19:17:00Z"/>
  <w16cex:commentExtensible w16cex:durableId="59AD0766" w16cex:dateUtc="2026-07-26T19:19:00Z"/>
  <w16cex:commentExtensible w16cex:durableId="30F8243F" w16cex:dateUtc="2026-07-26T19:20:00Z"/>
  <w16cex:commentExtensible w16cex:durableId="35B8EA40" w16cex:dateUtc="2026-07-26T19:20:00Z"/>
  <w16cex:commentExtensible w16cex:durableId="42BF3B07" w16cex:dateUtc="2026-07-26T19:20:00Z"/>
  <w16cex:commentExtensible w16cex:durableId="27FEDB2D" w16cex:dateUtc="2026-07-26T19:21:00Z"/>
  <w16cex:commentExtensible w16cex:durableId="3ED20FF9" w16cex:dateUtc="2026-07-26T19:21:00Z"/>
  <w16cex:commentExtensible w16cex:durableId="2235B0F9" w16cex:dateUtc="2026-07-26T19:23:00Z"/>
  <w16cex:commentExtensible w16cex:durableId="16735E79" w16cex:dateUtc="2026-07-26T19:23:00Z"/>
  <w16cex:commentExtensible w16cex:durableId="27C2A7DF" w16cex:dateUtc="2026-07-26T19:24:00Z"/>
  <w16cex:commentExtensible w16cex:durableId="6AAB4C78" w16cex:dateUtc="2026-07-26T19:24:00Z"/>
  <w16cex:commentExtensible w16cex:durableId="0FD651A7" w16cex:dateUtc="2026-07-26T19:48:00Z"/>
  <w16cex:commentExtensible w16cex:durableId="7EA99AF5" w16cex:dateUtc="2026-07-26T19:25:00Z"/>
  <w16cex:commentExtensible w16cex:durableId="4C58D8D8" w16cex:dateUtc="2026-07-26T19:25:00Z"/>
  <w16cex:commentExtensible w16cex:durableId="1A23752B" w16cex:dateUtc="2026-07-26T19:26:00Z"/>
  <w16cex:commentExtensible w16cex:durableId="345E5320" w16cex:dateUtc="2026-07-26T19:47:00Z"/>
  <w16cex:commentExtensible w16cex:durableId="2589FB18" w16cex:dateUtc="2026-07-26T19:51:00Z"/>
  <w16cex:commentExtensible w16cex:durableId="5C39C7B2" w16cex:dateUtc="2026-07-26T19:53:00Z"/>
  <w16cex:commentExtensible w16cex:durableId="44CED4E4" w16cex:dateUtc="2026-07-26T19:53:00Z"/>
  <w16cex:commentExtensible w16cex:durableId="175EC898" w16cex:dateUtc="2026-07-26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9AD8D2" w16cid:durableId="7A63104A"/>
  <w16cid:commentId w16cid:paraId="3329358D" w16cid:durableId="3B8ECD9D"/>
  <w16cid:commentId w16cid:paraId="49CC6BC5" w16cid:durableId="4B271282"/>
  <w16cid:commentId w16cid:paraId="298E659C" w16cid:durableId="78438B6E"/>
  <w16cid:commentId w16cid:paraId="6EBC4787" w16cid:durableId="172DC225"/>
  <w16cid:commentId w16cid:paraId="36D207B1" w16cid:durableId="370DBB1B"/>
  <w16cid:commentId w16cid:paraId="7B7BA3F7" w16cid:durableId="59AD0766"/>
  <w16cid:commentId w16cid:paraId="6E493C6F" w16cid:durableId="30F8243F"/>
  <w16cid:commentId w16cid:paraId="7F4F9891" w16cid:durableId="35B8EA40"/>
  <w16cid:commentId w16cid:paraId="684A02B4" w16cid:durableId="42BF3B07"/>
  <w16cid:commentId w16cid:paraId="035B6B44" w16cid:durableId="27FEDB2D"/>
  <w16cid:commentId w16cid:paraId="4B1566A1" w16cid:durableId="3ED20FF9"/>
  <w16cid:commentId w16cid:paraId="7340B0B7" w16cid:durableId="2235B0F9"/>
  <w16cid:commentId w16cid:paraId="1F997E3D" w16cid:durableId="16735E79"/>
  <w16cid:commentId w16cid:paraId="255E28C9" w16cid:durableId="27C2A7DF"/>
  <w16cid:commentId w16cid:paraId="5A88A98C" w16cid:durableId="6AAB4C78"/>
  <w16cid:commentId w16cid:paraId="50C755C3" w16cid:durableId="0FD651A7"/>
  <w16cid:commentId w16cid:paraId="38798084" w16cid:durableId="7EA99AF5"/>
  <w16cid:commentId w16cid:paraId="45DBFA32" w16cid:durableId="4C58D8D8"/>
  <w16cid:commentId w16cid:paraId="09065DB9" w16cid:durableId="1A23752B"/>
  <w16cid:commentId w16cid:paraId="1B2FE7E7" w16cid:durableId="345E5320"/>
  <w16cid:commentId w16cid:paraId="3B5C995A" w16cid:durableId="2589FB18"/>
  <w16cid:commentId w16cid:paraId="4C1C1A49" w16cid:durableId="5C39C7B2"/>
  <w16cid:commentId w16cid:paraId="68DCDD8D" w16cid:durableId="44CED4E4"/>
  <w16cid:commentId w16cid:paraId="08816177" w16cid:durableId="175EC8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D5B5" w14:textId="77777777" w:rsidR="00E045BE" w:rsidRDefault="00E045BE">
      <w:pPr>
        <w:spacing w:after="0" w:line="240" w:lineRule="auto"/>
      </w:pPr>
      <w:r>
        <w:separator/>
      </w:r>
    </w:p>
  </w:endnote>
  <w:endnote w:type="continuationSeparator" w:id="0">
    <w:p w14:paraId="15929A8F" w14:textId="77777777" w:rsidR="00E045BE" w:rsidRDefault="00E0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3A64"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BA113" w14:textId="77777777" w:rsidR="00E045BE" w:rsidRDefault="00E045BE">
      <w:r>
        <w:separator/>
      </w:r>
    </w:p>
  </w:footnote>
  <w:footnote w:type="continuationSeparator" w:id="0">
    <w:p w14:paraId="0F850AC3" w14:textId="77777777" w:rsidR="00E045BE" w:rsidRDefault="00E04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762553"/>
    <w:rsid w:val="00771EE4"/>
    <w:rsid w:val="007E7E6A"/>
    <w:rsid w:val="00881261"/>
    <w:rsid w:val="00A45C4C"/>
    <w:rsid w:val="00B2450E"/>
    <w:rsid w:val="00C15184"/>
    <w:rsid w:val="00C62A3D"/>
    <w:rsid w:val="00DF030A"/>
    <w:rsid w:val="00E045BE"/>
    <w:rsid w:val="00E41401"/>
    <w:rsid w:val="00E710E6"/>
    <w:rsid w:val="00EC6023"/>
    <w:rsid w:val="00F46B3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EA7BE"/>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25</Pages>
  <Words>11287</Words>
  <Characters>64341</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75478</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6</cp:revision>
  <dcterms:created xsi:type="dcterms:W3CDTF">2026-07-25T02:07:00Z</dcterms:created>
  <dcterms:modified xsi:type="dcterms:W3CDTF">2026-07-26T19:55:00Z</dcterms:modified>
</cp:coreProperties>
</file>