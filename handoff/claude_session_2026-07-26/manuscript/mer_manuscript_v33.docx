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commentsIds.xml" ContentType="application/vnd.openxmlformats-officedocument.wordprocessingml.commentsId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C395F2" w14:textId="77777777" w:rsidR="00F46B3E" w:rsidRPr="00FA3BFA" w:rsidRDefault="00F46B3E">
      <w:pPr>
        <w:pStyle w:val="Title"/>
        <w:rPr>
          <w:rFonts w:ascii="Times New Roman" w:hAnsi="Times New Roman" w:cs="Times New Roman"/>
        </w:rPr>
      </w:pPr>
      <w:r w:rsidRPr="00FA3BFA">
        <w:rPr>
          <w:rFonts w:ascii="Times New Roman" w:hAnsi="Times New Roman" w:cs="Times New Roman"/>
        </w:rPr>
        <w:t xml:space="preserve">Coastal bird responses to Pacific herring spawn revealed by two decades of </w:t>
      </w:r>
      <w:r w:rsidR="00B2450E" w:rsidRPr="00FA3BFA">
        <w:rPr>
          <w:rFonts w:ascii="Times New Roman" w:hAnsi="Times New Roman" w:cs="Times New Roman"/>
        </w:rPr>
        <w:t xml:space="preserve">citizen science </w:t>
      </w:r>
      <w:r w:rsidRPr="00FA3BFA">
        <w:rPr>
          <w:rFonts w:ascii="Times New Roman" w:hAnsi="Times New Roman" w:cs="Times New Roman"/>
        </w:rPr>
        <w:t>records in the Strait of Georgia</w:t>
      </w:r>
    </w:p>
    <w:p w14:paraId="005C1FD0" w14:textId="77777777" w:rsidR="00C15184" w:rsidRPr="00FA3BFA" w:rsidRDefault="00F46B3E">
      <w:pPr>
        <w:pStyle w:val="Subtitle"/>
        <w:rPr>
          <w:rFonts w:cs="Times New Roman"/>
        </w:rPr>
      </w:pPr>
      <w:r w:rsidRPr="00FA3BFA">
        <w:rPr>
          <w:rFonts w:cs="Times New Roman"/>
        </w:rPr>
        <w:t>Jacob T. Dingwall</w:t>
      </w:r>
    </w:p>
    <w:p w14:paraId="693D1932" w14:textId="77777777" w:rsidR="00C15184" w:rsidRPr="00FA3BFA" w:rsidRDefault="00000000">
      <w:pPr>
        <w:rPr>
          <w:rFonts w:cs="Times New Roman"/>
        </w:rPr>
      </w:pPr>
      <w:r w:rsidRPr="00FA3BFA">
        <w:rPr>
          <w:rFonts w:cs="Times New Roman"/>
          <w:color w:val="000000"/>
        </w:rPr>
        <w:t>University of Victoria, 800 Finnerty Road, Victoria, BC V8P 5C2, Canada</w:t>
      </w:r>
      <w:r w:rsidRPr="00FA3BFA">
        <w:rPr>
          <w:rFonts w:cs="Times New Roman"/>
          <w:color w:val="000000"/>
        </w:rPr>
        <w:br/>
        <w:t>Corresponding author: Jacob T. Dingwall; dingwalljake@gmail.com</w:t>
      </w:r>
      <w:r w:rsidRPr="00FA3BFA">
        <w:rPr>
          <w:rFonts w:cs="Times New Roman"/>
          <w:color w:val="000000"/>
        </w:rPr>
        <w:br/>
        <w:t>ORCID: 0009-0007-8389-6947</w:t>
      </w:r>
    </w:p>
    <w:p w14:paraId="67FC7A91" w14:textId="77777777" w:rsidR="00C15184" w:rsidRPr="00FA3BFA" w:rsidRDefault="00000000">
      <w:pPr>
        <w:pStyle w:val="Heading1"/>
        <w:rPr>
          <w:rFonts w:ascii="Times New Roman" w:hAnsi="Times New Roman" w:cs="Times New Roman"/>
        </w:rPr>
      </w:pPr>
      <w:r w:rsidRPr="00FA3BFA">
        <w:rPr>
          <w:rFonts w:ascii="Times New Roman" w:hAnsi="Times New Roman" w:cs="Times New Roman"/>
        </w:rPr>
        <w:t>Abstract</w:t>
      </w:r>
    </w:p>
    <w:p w14:paraId="5BF6E803" w14:textId="77777777" w:rsidR="00C15184" w:rsidRPr="00FA3BFA" w:rsidRDefault="00000000">
      <w:pPr>
        <w:rPr>
          <w:rFonts w:cs="Times New Roman"/>
        </w:rPr>
      </w:pPr>
      <w:r w:rsidRPr="00FA3BFA">
        <w:rPr>
          <w:rFonts w:cs="Times New Roman"/>
        </w:rPr>
        <w:t>Pacific herring (</w:t>
      </w:r>
      <w:r w:rsidRPr="00FA3BFA">
        <w:rPr>
          <w:rFonts w:cs="Times New Roman"/>
          <w:i/>
        </w:rPr>
        <w:t xml:space="preserve">Clupea pallasii</w:t>
      </w:r>
      <w:r w:rsidRPr="00FA3BFA">
        <w:rPr>
          <w:rFonts w:cs="Times New Roman"/>
        </w:rPr>
        <w:t>) spawn briefly in shallow coastal water, leaving adhesive eggs on marine vegetation and drawing birds to the coast. Migration, habitat, shoreline access and observer behaviour can change what people record at the same time of year. This study linked 1,120 Fisheries and Oceans Canada spawning records to 217,200 complete eBird checklists from the Strait of Georgia, British Columbia, between 2005 and 2025. For 49 coastal bird species, it tested whether the gap between checklists within 5 km of a recorded spawn and those 5 to 20 km away widened after spawning began. How often a species was reported and how many were counted when an observer supplied a number were analysed separately. Counts rose more consistently than reports: 18 species were counted in larger numbers and 13 were reported more often. Timing also differed among feeding groups. Diving sea ducks reached their largest counts once eggs were available, while gulls and shoreline scavengers responded as spawning began. Each spring, herring spawning changes what observers record along this coast and does so differently among birds that feed in different ways.</w:t>
      </w:r>
    </w:p>
    <w:p w14:paraId="2A2FA50A" w14:textId="77777777" w:rsidR="00C15184" w:rsidRPr="00FA3BFA" w:rsidRDefault="00000000">
      <w:pPr>
        <w:rPr>
          <w:rFonts w:cs="Times New Roman"/>
        </w:rPr>
      </w:pPr>
      <w:r w:rsidRPr="00FA3BFA">
        <w:rPr>
          <w:rFonts w:cs="Times New Roman"/>
        </w:rPr>
        <w:t>Keywords: Pacific herring; eBird; citizen science; resource pulse; coastal birds; checklist reporting</w:t>
      </w:r>
    </w:p>
    <w:p w14:paraId="00DB4455" w14:textId="77777777" w:rsidR="00C15184" w:rsidRPr="00FA3BFA" w:rsidRDefault="00000000">
      <w:pPr>
        <w:pStyle w:val="Heading1"/>
        <w:rPr>
          <w:rFonts w:ascii="Times New Roman" w:hAnsi="Times New Roman" w:cs="Times New Roman"/>
        </w:rPr>
      </w:pPr>
      <w:r w:rsidRPr="00FA3BFA">
        <w:rPr>
          <w:rFonts w:ascii="Times New Roman" w:hAnsi="Times New Roman" w:cs="Times New Roman"/>
        </w:rPr>
        <w:t>1 Introduction</w:t>
      </w:r>
    </w:p>
    <w:p w14:paraId="02B66FD9" w14:textId="489CE6AC" w:rsidR="00C15184" w:rsidRPr="00FA3BFA" w:rsidRDefault="00000000">
      <w:pPr>
        <w:rPr>
          <w:rFonts w:cs="Times New Roman"/>
        </w:rPr>
      </w:pPr>
      <w:r w:rsidRPr="00FA3BFA">
        <w:rPr>
          <w:rFonts w:cs="Times New Roman"/>
        </w:rPr>
        <w:t>Resource pulses are brief concentrations of food separated by much longer periods when that food is scarce. They can change where animals feed and which habitats they use within hours, while effects on survival or reproduction appear later, if at all. The form and strength of the response depend on how much food arrives, how long it remains, how predictably it returns and how quickly consumers can reach it (Yang et al. 2008; Holt 2008; Nowlin, Vanni, and Yang 2008).</w:t>
      </w:r>
      <w:r w:rsidR="00FA3BFA">
        <w:rPr>
          <w:rFonts w:cs="Times New Roman"/>
        </w:rPr>
        <w:t xml:space="preserve"> </w:t>
      </w:r>
      <w:r w:rsidRPr="00FA3BFA">
        <w:rPr>
          <w:rFonts w:cs="Times New Roman"/>
        </w:rPr>
        <w:t xml:space="preserve">For a mobile consumer, a pulse need not occur in one place at one time. When similar events recur across a region and shift in date, an animal can extend the feeding opportunity by finding one event after another (Armstrong et al. 2016). Birds can search over large areas and change sites quickly, but species differ in the distances they travel and in how they locate an event. </w:t>
      </w:r>
    </w:p>
    <w:p w14:paraId="2BED92F4" w14:textId="21C28F6D" w:rsidR="00C15184" w:rsidRPr="00FA3BFA" w:rsidRDefault="00EC6023">
      <w:commentRangeStart w:id="132"/>
      <w:commentRangeStart w:id="3"/>
      <w:pPr>
        <w:rPr>
          <w:rFonts w:cs="Times New Roman"/>
        </w:rPr>
      </w:pPr>
      <w:r>
        <w:rPr>
          <w:b w:val="0"/>
        </w:rPr>
        <w:t xml:space="preserve">Pacific herring (</w:t>
      </w:r>
      <w:r>
        <w:rPr>
          <w:b w:val="0"/>
          <w:i/>
        </w:rPr>
        <w:t xml:space="preserve">Clupea pallasii</w:t>
      </w:r>
      <w:r>
        <w:rPr>
          <w:b w:val="0"/>
        </w:rPr>
        <w:t xml:space="preserve">) spawning is one of the largest recurrent food pulses on this coast. Adults crowd into shallow water in late winter </w:t>
      </w:r>
      <w:del w:id="9001" w:author="Claude (editorial pass)" w:date="2026-07-26T00:00:00Z">
        <w:r>
          <w:rPr>
            <w:b w:val="0"/>
          </w:rPr>
          <w:delText xml:space="preserve">to </w:delText>
        </w:r>
      </w:del>
      <w:ins w:id="9002" w:author="Claude (editorial pass)" w:date="2026-07-26T00:00:00Z">
        <w:r>
          <w:rPr>
            <w:b w:val="0"/>
          </w:rPr>
          <w:t xml:space="preserve">and </w:t>
        </w:r>
      </w:ins>
      <w:r>
        <w:rPr>
          <w:b w:val="0"/>
        </w:rPr>
        <w:t xml:space="preserve">early spring and attach adhesive eggs onto marine vegetation in the intertidal and shallow subtidal (Haegele and Schweigert 1985; Dingwall et al. 2026). Spawning at </w:t>
      </w:r>
      <w:ins w:id="9003" w:author="Claude (editorial pass)" w:date="2026-07-26T00:00:00Z">
        <w:r>
          <w:rPr>
            <w:b w:val="0"/>
          </w:rPr>
          <w:t xml:space="preserve">any </w:t>
        </w:r>
      </w:ins>
      <w:r>
        <w:rPr>
          <w:b w:val="0"/>
        </w:rPr>
        <w:t xml:space="preserve">one shoreline can pass </w:t>
      </w:r>
      <w:del w:id="9004" w:author="Claude (editorial pass)" w:date="2026-07-26T00:00:00Z">
        <w:r>
          <w:rPr>
            <w:b w:val="0"/>
          </w:rPr>
          <w:delText xml:space="preserve">quickly. On </w:delText>
        </w:r>
      </w:del>
      <w:ins w:id="9005" w:author="Claude (editorial pass)" w:date="2026-07-26T00:00:00Z">
        <w:r>
          <w:rPr>
            <w:b w:val="0"/>
          </w:rPr>
          <w:t xml:space="preserve">quickly, and on </w:t>
        </w:r>
      </w:ins>
      <w:r>
        <w:rPr>
          <w:b w:val="0"/>
        </w:rPr>
        <w:t xml:space="preserve">the day of </w:t>
      </w:r>
      <w:del w:id="9006" w:author="Claude (editorial pass)" w:date="2026-07-26T00:00:00Z">
        <w:r>
          <w:rPr>
            <w:b w:val="0"/>
          </w:rPr>
          <w:delText xml:space="preserve">spawn, </w:delText>
        </w:r>
      </w:del>
      <w:ins w:id="9007" w:author="Claude (editorial pass)" w:date="2026-07-26T00:00:00Z">
        <w:r>
          <w:rPr>
            <w:b w:val="0"/>
          </w:rPr>
          <w:t xml:space="preserve">spawn </w:t>
        </w:r>
      </w:ins>
      <w:r>
        <w:rPr>
          <w:b w:val="0"/>
        </w:rPr>
        <w:t xml:space="preserve">the fish are vulnerable and very close to shore, </w:t>
      </w:r>
      <w:del w:id="9008" w:author="Claude (editorial pass)" w:date="2026-07-26T00:00:00Z">
        <w:r>
          <w:rPr>
            <w:b w:val="0"/>
          </w:rPr>
          <w:delText xml:space="preserve">and </w:delText>
        </w:r>
      </w:del>
      <w:ins w:id="9009" w:author="Claude (editorial pass)" w:date="2026-07-26T00:00:00Z">
        <w:r>
          <w:rPr>
            <w:b w:val="0"/>
          </w:rPr>
          <w:t xml:space="preserve">with </w:t>
        </w:r>
      </w:ins>
      <w:r>
        <w:rPr>
          <w:b w:val="0"/>
        </w:rPr>
        <w:t xml:space="preserve">some </w:t>
      </w:r>
      <w:del w:id="9010" w:author="Claude (editorial pass)" w:date="2026-07-26T00:00:00Z">
        <w:r>
          <w:rPr>
            <w:b w:val="0"/>
          </w:rPr>
          <w:delText xml:space="preserve">are </w:delText>
        </w:r>
      </w:del>
      <w:ins w:id="9011" w:author="Claude (editorial pass)" w:date="2026-07-26T00:00:00Z">
        <w:r>
          <w:rPr>
            <w:b w:val="0"/>
          </w:rPr>
          <w:t xml:space="preserve">left </w:t>
        </w:r>
      </w:ins>
      <w:r>
        <w:rPr>
          <w:b w:val="0"/>
        </w:rPr>
        <w:t xml:space="preserve">stranded as the tide recedes. The eggs </w:t>
      </w:r>
      <w:ins w:id="9012" w:author="Claude (editorial pass)" w:date="2026-07-26T00:00:00Z">
        <w:r>
          <w:rPr>
            <w:b w:val="0"/>
          </w:rPr>
          <w:t xml:space="preserve">then </w:t>
        </w:r>
      </w:ins>
      <w:r>
        <w:rPr>
          <w:b w:val="0"/>
        </w:rPr>
        <w:t xml:space="preserve">remain on marine vegetation for around two weeks before hatching or washing </w:t>
      </w:r>
      <w:del w:id="9013" w:author="Claude (editorial pass)" w:date="2026-07-26T00:00:00Z">
        <w:r>
          <w:rPr>
            <w:b w:val="0"/>
          </w:rPr>
          <w:delText xml:space="preserve">away.</w:delText>
        </w:r>
      </w:del>
      <w:ins w:id="9014" w:author="Claude (editorial pass)" w:date="2026-07-26T00:00:00Z">
        <w:r>
          <w:rPr>
            <w:b w:val="0"/>
          </w:rPr>
          <w:t xml:space="preserve">away. Although the same general regions are used again from year to year, the exact shoreline, extent and date shift among years (Hay and Kronlund 1987; Hay et al. 2009; Rooper et al. 2024), so the pulse is predictable at the scale of a coastal region but much less so at any particular beach. What is available also changes as an event proceeds, because adult fish create a short feeding opportunity when they enter the shallows, whereas attached eggs persist after the adults have left, and eggs on floating vegetation or exposed by a falling tide remain reachable by other routes.</w:t>
        </w:r>
      </w:ins>
      <w:commentRangeEnd w:id="3"/>
      <w:r>
        <w:rPr>
          <w:b w:val="0"/>
        </w:rPr>
        <w:commentReference w:id="3"/>
      </w:r>
      <w:commentRangeEnd w:id="132"/>
      <w:r>
        <w:rPr>
          <w:b w:val="0"/>
        </w:rPr>
        <w:commentReference w:id="132"/>
      </w:r>
    </w:p>
    <w:p w14:paraId="2BED92F4" w14:textId="21C28F6D" w:rsidR="00C15184" w:rsidRPr="00FA3BFA" w:rsidRDefault="00EC6023">
      <w:pPr>
        <w:rPr>
          <w:rFonts w:cs="Times New Roman"/>
          <w:del w:id="9421" w:author="Claude (editorial pass)" w:date="2026-07-26T00:00:00Z"/>
        </w:rPr>
      </w:pPr>
      <w:del w:id="9420" w:author="Claude (editorial pass)" w:date="2026-07-26T00:00:00Z">
        <w:r>
          <w:rPr/>
          <w:delText xml:space="preserve">The same general spawning regions are used again year-to-year, but the exact shoreline, extent and date change among years (Hay and Kronlund 1987; Hay et al. 2009; Rooper et al. 2024). The pulse is therefore predictable at the scale of a coastal region but less so at a particular beach. Adult fish create a short feeding opportunity when they enter the shallows. Attached eggs persist after the adults leave, and eggs on floating vegetation or exposed by the tide remain available by other routes. The food changes through an event as well as among shorelines.</w:delText>
        </w:r>
      </w:del>
    </w:p>
    <w:p w14:paraId="1E2F88C1" w14:textId="77777777" w:rsidR="00C15184" w:rsidRPr="00FA3BFA" w:rsidRDefault="00000000">
      <w:commentRangeStart w:id="131"/>
      <w:commentRangeStart w:id="2"/>
      <w:pPr>
        <w:rPr>
          <w:rFonts w:cs="Times New Roman"/>
          <w:strike/>
          <w:rPrChange w:id="1" w:author="Jake Dingwall" w:date="2026-07-26T12:24:00Z" w16du:dateUtc="2026-07-26T19:24:00Z">
            <w:rPr>
              <w:rFonts w:cs="Times New Roman"/>
            </w:rPr>
          </w:rPrChange>
        </w:rPr>
      </w:pPr>
      <w:r>
        <w:rPr>
          <w:b w:val="0"/>
        </w:rPr>
        <w:t xml:space="preserve">Birds reach this food in different ways. Surf Scoter (</w:t>
      </w:r>
      <w:r>
        <w:rPr>
          <w:b w:val="0"/>
          <w:i/>
        </w:rPr>
        <w:t xml:space="preserve">Melanitta perspicillata</w:t>
      </w:r>
      <w:r>
        <w:rPr>
          <w:b w:val="0"/>
        </w:rPr>
        <w:t xml:space="preserve">), White-winged Scoter (</w:t>
      </w:r>
      <w:r>
        <w:rPr>
          <w:b w:val="0"/>
          <w:i/>
        </w:rPr>
        <w:t xml:space="preserve">Melanitta deglandi</w:t>
      </w:r>
      <w:r>
        <w:rPr>
          <w:b w:val="0"/>
        </w:rPr>
        <w:t xml:space="preserve">) and Harlequin Duck (</w:t>
      </w:r>
      <w:r>
        <w:rPr>
          <w:b w:val="0"/>
          <w:i/>
        </w:rPr>
        <w:t xml:space="preserve">Histrionicus histrionicus</w:t>
      </w:r>
      <w:r>
        <w:rPr>
          <w:b w:val="0"/>
        </w:rPr>
        <w:t xml:space="preserve">) dive for attached </w:t>
      </w:r>
      <w:del w:id="9015" w:author="Claude (editorial pass)" w:date="2026-07-26T00:00:00Z">
        <w:r>
          <w:rPr>
            <w:b w:val="0"/>
          </w:rPr>
          <w:delText xml:space="preserve">eggs. Loons in Gavia, mergansers in Mergus and Lophodytes, </w:delText>
        </w:r>
      </w:del>
      <w:ins w:id="9016" w:author="Claude (editorial pass)" w:date="2026-07-26T00:00:00Z">
        <w:r>
          <w:rPr>
            <w:b w:val="0"/>
          </w:rPr>
          <w:t xml:space="preserve">eggs, whereas loons, mergansers, </w:t>
        </w:r>
      </w:ins>
      <w:r>
        <w:rPr>
          <w:b w:val="0"/>
        </w:rPr>
        <w:t xml:space="preserve">grebes </w:t>
      </w:r>
      <w:del w:id="9017" w:author="Claude (editorial pass)" w:date="2026-07-26T00:00:00Z">
        <w:r>
          <w:rPr>
            <w:b w:val="0"/>
          </w:rPr>
          <w:delText xml:space="preserve">in Podiceps and Aechmophorus, </w:delText>
        </w:r>
      </w:del>
      <w:r>
        <w:rPr>
          <w:b w:val="0"/>
        </w:rPr>
        <w:t xml:space="preserve">and cormorants </w:t>
      </w:r>
      <w:del w:id="9018" w:author="Claude (editorial pass)" w:date="2026-07-26T00:00:00Z">
        <w:r>
          <w:rPr>
            <w:b w:val="0"/>
          </w:rPr>
          <w:delText xml:space="preserve">in Urile </w:delText>
        </w:r>
      </w:del>
      <w:ins w:id="9019" w:author="Claude (editorial pass)" w:date="2026-07-26T00:00:00Z">
        <w:r>
          <w:rPr>
            <w:b w:val="0"/>
          </w:rPr>
          <w:t xml:space="preserve">pursue fish </w:t>
        </w:r>
      </w:ins>
      <w:r>
        <w:rPr>
          <w:b w:val="0"/>
        </w:rPr>
        <w:t xml:space="preserve">and </w:t>
      </w:r>
      <w:del w:id="9020" w:author="Claude (editorial pass)" w:date="2026-07-26T00:00:00Z">
        <w:r>
          <w:rPr>
            <w:b w:val="0"/>
          </w:rPr>
          <w:delText xml:space="preserve">Nannopterum pursue fish. They </w:delText>
        </w:r>
      </w:del>
      <w:r>
        <w:rPr>
          <w:b w:val="0"/>
        </w:rPr>
        <w:t xml:space="preserve">are </w:t>
      </w:r>
      <w:ins w:id="9021" w:author="Claude (editorial pass)" w:date="2026-07-26T00:00:00Z">
        <w:r>
          <w:rPr>
            <w:b w:val="0"/>
          </w:rPr>
          <w:t xml:space="preserve">therefore </w:t>
        </w:r>
      </w:ins>
      <w:r>
        <w:rPr>
          <w:b w:val="0"/>
        </w:rPr>
        <w:t xml:space="preserve">expected to </w:t>
      </w:r>
      <w:del w:id="9022" w:author="Claude (editorial pass)" w:date="2026-07-26T00:00:00Z">
        <w:r>
          <w:rPr>
            <w:b w:val="0"/>
          </w:rPr>
          <w:delText xml:space="preserve">focus </w:delText>
        </w:r>
      </w:del>
      <w:ins w:id="9023" w:author="Claude (editorial pass)" w:date="2026-07-26T00:00:00Z">
        <w:r>
          <w:rPr>
            <w:b w:val="0"/>
          </w:rPr>
          <w:t xml:space="preserve">concentrate </w:t>
        </w:r>
      </w:ins>
      <w:r>
        <w:rPr>
          <w:b w:val="0"/>
        </w:rPr>
        <w:t xml:space="preserve">on adults, although they may </w:t>
      </w:r>
      <w:del w:id="9024" w:author="Claude (editorial pass)" w:date="2026-07-26T00:00:00Z">
        <w:r>
          <w:rPr>
            <w:b w:val="0"/>
          </w:rPr>
          <w:delText xml:space="preserve">also eat eggs. Gulls </w:delText>
        </w:r>
      </w:del>
      <w:r>
        <w:rPr>
          <w:b w:val="0"/>
        </w:rPr>
        <w:t xml:space="preserve">take eggs </w:t>
      </w:r>
      <w:del w:id="9025" w:author="Claude (editorial pass)" w:date="2026-07-26T00:00:00Z">
        <w:r>
          <w:rPr>
            <w:b w:val="0"/>
          </w:rPr>
          <w:delText xml:space="preserve">on </w:delText>
        </w:r>
      </w:del>
      <w:ins w:id="9026" w:author="Claude (editorial pass)" w:date="2026-07-26T00:00:00Z">
        <w:r>
          <w:rPr>
            <w:b w:val="0"/>
          </w:rPr>
          <w:t xml:space="preserve">as well. Gulls are more flexible again, taking eggs from </w:t>
        </w:r>
      </w:ins>
      <w:r>
        <w:rPr>
          <w:b w:val="0"/>
        </w:rPr>
        <w:t xml:space="preserve">floating vegetation and herring pushed to the surface or into very shallow water, as well as eggs and spent fish </w:t>
      </w:r>
      <w:ins w:id="9027" w:author="Claude (editorial pass)" w:date="2026-07-26T00:00:00Z">
        <w:r>
          <w:rPr>
            <w:b w:val="0"/>
          </w:rPr>
          <w:t xml:space="preserve">stranded </w:t>
        </w:r>
      </w:ins>
      <w:r>
        <w:rPr>
          <w:b w:val="0"/>
        </w:rPr>
        <w:t xml:space="preserve">along the shore. Bald Eagles </w:t>
      </w:r>
      <w:ins w:id="9028" w:author="Claude (editorial pass)" w:date="2026-07-26T00:00:00Z">
        <w:r>
          <w:rPr>
            <w:b w:val="0"/>
          </w:rPr>
          <w:t xml:space="preserve">(</w:t>
        </w:r>
        <w:r>
          <w:rPr>
            <w:b w:val="0"/>
            <w:i/>
          </w:rPr>
          <w:t xml:space="preserve">Haliaeetus leucocephalus</w:t>
        </w:r>
        <w:r>
          <w:rPr>
            <w:b w:val="0"/>
          </w:rPr>
          <w:t xml:space="preserve">) </w:t>
        </w:r>
      </w:ins>
      <w:r>
        <w:rPr>
          <w:b w:val="0"/>
        </w:rPr>
        <w:t xml:space="preserve">and corvids work the shoreline, shorebirds take eggs exposed by a falling tide, and alcids pursue fish in open </w:t>
      </w:r>
      <w:del w:id="9029" w:author="Claude (editorial pass)" w:date="2026-07-26T00:00:00Z">
        <w:r>
          <w:rPr>
            <w:b w:val="0"/>
          </w:rPr>
          <w:delText xml:space="preserve">water.</w:delText>
        </w:r>
      </w:del>
      <w:ins w:id="9030" w:author="Claude (editorial pass)" w:date="2026-07-26T00:00:00Z">
        <w:r>
          <w:rPr>
            <w:b w:val="0"/>
          </w:rPr>
          <w:t xml:space="preserve">water and have little reason to gather at a shoreline deposit at all.</w:t>
        </w:r>
      </w:ins>
      <w:commentRangeEnd w:id="2"/>
      <w:r>
        <w:rPr>
          <w:b w:val="0"/>
        </w:rPr>
        <w:commentReference w:id="2"/>
      </w:r>
      <w:commentRangeEnd w:id="131"/>
      <w:r>
        <w:rPr>
          <w:b w:val="0"/>
        </w:rPr>
        <w:commentReference w:id="131"/>
      </w:r>
    </w:p>
    <w:p w14:paraId="209E1920" w14:textId="77777777" w:rsidR="00C15184" w:rsidRPr="00FA3BFA" w:rsidRDefault="00000000">
      <w:pPr>
        <w:rPr>
          <w:rFonts w:cs="Times New Roman"/>
          <w:strike/>
          <w:rPrChange w:id="4" w:author="Jake Dingwall" w:date="2026-07-26T12:24:00Z" w16du:dateUtc="2026-07-26T19:24:00Z">
            <w:rPr>
              <w:rFonts w:cs="Times New Roman"/>
            </w:rPr>
          </w:rPrChange>
        </w:rPr>
      </w:pPr>
      <w:r w:rsidRPr="00FA3BFA">
        <w:rPr>
          <w:rFonts w:cs="Times New Roman"/>
        </w:rPr>
        <w:t>Birds can remove a large share of a season's egg deposition (Haegele 1993; Bishop and Green 2001). Harlequin Ducks gather at spawning sites in the Strait of Georgia (Rodway et al. 2003), while Surf and White-winged Scoters change their foraging and move beyond ordinary wintering areas when herring spawn (Lewis, Esler, and Boyd 2007; Lok et al. 2008). Surf Scoters can also follow successive spawning areas during spring migration (Lok et al. 2012). At a broader scale, wintering waterbird distributions track the timing and location of herring spawn (T. M. Sullivan, Butler, and Boyd 2002; Kelly, Rothenbach, and Weathers 2018), and many other vertebrates use the same pulse (Willson and Womble 2006).</w:t>
      </w:r>
    </w:p>
    <w:p w14:paraId="6C369F43" w14:textId="47F63A61" w:rsidR="00762553" w:rsidRPr="00FA3BFA" w:rsidRDefault="00000000">
      <w:pPr>
        <w:rPr>
          <w:rFonts w:cs="Times New Roman"/>
          <w:strike/>
          <w:rPrChange w:id="6" w:author="Jake Dingwall" w:date="2026-07-26T12:24:00Z" w16du:dateUtc="2026-07-26T19:24:00Z">
            <w:rPr/>
          </w:rPrChange>
        </w:rPr>
      </w:pPr>
      <w:r w:rsidRPr="00FA3BFA">
        <w:rPr>
          <w:rFonts w:cs="Times New Roman"/>
        </w:rPr>
        <w:t>This evidence is strong for particular birds and places, but it leaves the regional community poorly described</w:t>
      </w:r>
      <w:r w:rsidR="00FA3BFA">
        <w:rPr>
          <w:rFonts w:cs="Times New Roman"/>
        </w:rPr>
        <w:t xml:space="preserve"> and quantified</w:t>
      </w:r>
      <w:r w:rsidRPr="00FA3BFA">
        <w:rPr>
          <w:rFonts w:cs="Times New Roman"/>
        </w:rPr>
        <w:t>. Focused field studies usually follow species already known to gather at a small number of spawning sites. They can show that a bird eats herring, changes its foraging or moves toward a spawn, but not which species carry an association across many events and years. They also cannot show whether the published specialists have the strongest regional signal, whether feeding groups respond at different points in an event, or which plausible consumers show nothing.</w:t>
      </w:r>
    </w:p>
    <w:p w14:paraId="0688C7DA" w14:textId="4B82981C" w:rsidR="00BF0BAC" w:rsidRPr="00FA3BFA" w:rsidRDefault="00000000">
      <w:pPr>
        <w:rPr>
          <w:rFonts w:cs="Times New Roman"/>
        </w:rPr>
      </w:pPr>
      <w:r w:rsidRPr="00FA3BFA">
        <w:rPr>
          <w:rFonts w:cs="Times New Roman"/>
        </w:rPr>
        <w:t>The Strait of Georgia was selected</w:t>
      </w:r>
      <w:r w:rsidR="00FA3BFA">
        <w:rPr>
          <w:rFonts w:cs="Times New Roman"/>
        </w:rPr>
        <w:t xml:space="preserve"> for this study</w:t>
      </w:r>
      <w:r w:rsidRPr="00FA3BFA">
        <w:rPr>
          <w:rFonts w:cs="Times New Roman"/>
        </w:rPr>
        <w:t xml:space="preserve"> because it has the most data on both sides of that question. Fisheries and Oceans Canada has surveyed and mapped herring spawn here for decades (Grinnell et al. 2023), and eBird contributors have recorded birds along the same coastline. eBird is a citizen science programme built around semi-structured checklists that retain information about where, when and how an observer watched (B. L. Sullivan et al. 2009; Kelling et al. 2019). Complete checklists and their effort information make repeated comparisons possible across places and years, provided that variation among observers and visits is carried into the analysis (Bird et al. 2014; Johnston et al. 2021).</w:t>
      </w:r>
    </w:p>
    <w:p w14:paraId="4867A912" w14:textId="3E54DA83" w:rsidR="00BF0BAC" w:rsidRPr="00FA3BFA" w:rsidRDefault="00000000">
      <w:commentRangeStart w:id="133"/>
      <w:commentRangeStart w:id="7"/>
      <w:pPr>
        <w:rPr>
          <w:rFonts w:cs="Times New Roman"/>
        </w:rPr>
      </w:pPr>
      <w:r w:rsidRPr="00FA3BFA">
        <w:rPr>
          <w:rFonts w:cs="Times New Roman"/>
        </w:rPr>
        <w:t xml:space="preserve">This study links the two records for 49 coastal bird species. It asks whether the difference between checklists within 5 km of a recorded spawning event and those 5 to 20 km away widened after the </w:t>
      </w:r>
      <w:del w:id="9031" w:author="Claude (editorial pass)" w:date="2026-07-26T00:00:00Z">
        <w:r w:rsidRPr="00FA3BFA">
          <w:rPr>
            <w:rFonts w:cs="Times New Roman"/>
          </w:rPr>
          <w:delText xml:space="preserve">spawning event-date, </w:delText>
        </w:r>
      </w:del>
      <w:ins w:id="9032" w:author="Claude (editorial pass)" w:date="2026-07-26T00:00:00Z">
        <w:r w:rsidRPr="00FA3BFA">
          <w:rPr>
            <w:rFonts w:cs="Times New Roman"/>
          </w:rPr>
          <w:t xml:space="preserve">event date, </w:t>
        </w:r>
      </w:ins>
      <w:r w:rsidRPr="00FA3BFA">
        <w:rPr>
          <w:rFonts w:cs="Times New Roman"/>
        </w:rPr>
        <w:t xml:space="preserve">compared with the preceding two weeks. Whether a species appeared on a checklist and how many birds were counted when an observer supplied a number are examined separately, because a species can become more widespread among checklists without forming larger recorded groups, or form larger groups without appearing on more </w:t>
      </w:r>
      <w:del w:id="9033" w:author="Claude (editorial pass)" w:date="2026-07-26T00:00:00Z">
        <w:r w:rsidRPr="00FA3BFA">
          <w:rPr>
            <w:rFonts w:cs="Times New Roman"/>
          </w:rPr>
          <w:delText xml:space="preserve">checklists. Gadwall (</w:delText>
        </w:r>
        <w:r w:rsidRPr="00FA3BFA">
          <w:rPr>
            <w:rFonts w:cs="Times New Roman"/>
            <w:i/>
          </w:rPr>
          <w:delText xml:space="preserve">Mareca strepera</w:delText>
        </w:r>
        <w:r w:rsidRPr="00FA3BFA">
          <w:rPr>
            <w:rFonts w:cs="Times New Roman"/>
          </w:rPr>
          <w:delText xml:space="preserve">), Northern Shoveler (</w:delText>
        </w:r>
        <w:r w:rsidRPr="00FA3BFA">
          <w:rPr>
            <w:rFonts w:cs="Times New Roman"/>
            <w:i/>
          </w:rPr>
          <w:delText xml:space="preserve">Spatula clypeata</w:delText>
        </w:r>
        <w:r w:rsidRPr="00FA3BFA">
          <w:rPr>
            <w:rFonts w:cs="Times New Roman"/>
          </w:rPr>
          <w:delText xml:space="preserve">) were retained as birds without an established herring association. A focused distance-band comparison uses American Robin as a terrestrial control for Bald Eagle and Glaucous-winged Gull.</w:delText>
        </w:r>
      </w:del>
      <w:ins w:id="9034" w:author="Claude (editorial pass)" w:date="2026-07-26T00:00:00Z">
        <w:r w:rsidRPr="00FA3BFA">
          <w:rPr>
            <w:rFonts w:cs="Times New Roman"/>
          </w:rPr>
          <w:t xml:space="preserve">checklists.</w:t>
        </w:r>
      </w:ins>
      <w:commentRangeEnd w:id="7"/>
      <w:r w:rsidRPr="00FA3BFA">
        <w:rPr>
          <w:rFonts w:cs="Times New Roman"/>
        </w:rPr>
        <w:commentReference w:id="7"/>
      </w:r>
      <w:commentRangeEnd w:id="133"/>
      <w:r w:rsidRPr="00FA3BFA">
        <w:rPr>
          <w:rFonts w:cs="Times New Roman"/>
        </w:rPr>
        <w:commentReference w:id="133"/>
      </w:r>
    </w:p>
    <w:p w14:paraId="4BCDFE31" w14:textId="77777777" w:rsidR="00BF0BAC" w:rsidRPr="00FA3BFA" w:rsidRDefault="00000000">
      <w:commentRangeStart w:id="135"/>
      <w:commentRangeStart w:id="9"/>
      <w:pPr>
        <w:rPr>
          <w:rFonts w:cs="Times New Roman"/>
        </w:rPr>
      </w:pPr>
      <w:r w:rsidRPr="00FA3BFA">
        <w:rPr>
          <w:rFonts w:cs="Times New Roman"/>
        </w:rPr>
        <w:t xml:space="preserve">Species with established or plausible herring links were expected to be reported more often, counted in larger numbers, or both </w:t>
      </w:r>
      <w:del w:id="9035" w:author="Claude (editorial pass)" w:date="2026-07-26T00:00:00Z">
        <w:r w:rsidRPr="00FA3BFA">
          <w:rPr>
            <w:rFonts w:cs="Times New Roman"/>
          </w:rPr>
          <w:delText xml:space="preserve">after spawning. Feeding </w:delText>
        </w:r>
      </w:del>
      <w:ins w:id="9036" w:author="Claude (editorial pass)" w:date="2026-07-26T00:00:00Z">
        <w:r w:rsidRPr="00FA3BFA">
          <w:rPr>
            <w:rFonts w:cs="Times New Roman"/>
          </w:rPr>
          <w:t xml:space="preserve">once spawning began, and the feeding </w:t>
        </w:r>
      </w:ins>
      <w:r w:rsidRPr="00FA3BFA">
        <w:rPr>
          <w:rFonts w:cs="Times New Roman"/>
        </w:rPr>
        <w:t xml:space="preserve">groups were </w:t>
      </w:r>
      <w:del w:id="9037" w:author="Claude (editorial pass)" w:date="2026-07-26T00:00:00Z">
        <w:r w:rsidRPr="00FA3BFA">
          <w:rPr>
            <w:rFonts w:cs="Times New Roman"/>
          </w:rPr>
          <w:delText xml:space="preserve">also </w:delText>
        </w:r>
      </w:del>
      <w:r w:rsidRPr="00FA3BFA">
        <w:rPr>
          <w:rFonts w:cs="Times New Roman"/>
        </w:rPr>
        <w:t xml:space="preserve">expected to differ in </w:t>
      </w:r>
      <w:del w:id="9038" w:author="Claude (editorial pass)" w:date="2026-07-26T00:00:00Z">
        <w:r w:rsidRPr="00FA3BFA">
          <w:rPr>
            <w:rFonts w:cs="Times New Roman"/>
          </w:rPr>
          <w:delText xml:space="preserve">timing. </w:delText>
        </w:r>
      </w:del>
      <w:ins w:id="9039" w:author="Claude (editorial pass)" w:date="2026-07-26T00:00:00Z">
        <w:r w:rsidRPr="00FA3BFA">
          <w:rPr>
            <w:rFonts w:cs="Times New Roman"/>
          </w:rPr>
          <w:t xml:space="preserve">when they responded. </w:t>
        </w:r>
      </w:ins>
      <w:r w:rsidRPr="00FA3BFA">
        <w:rPr>
          <w:rFonts w:cs="Times New Roman"/>
        </w:rPr>
        <w:t xml:space="preserve">Gulls and shoreline scavengers should respond near the </w:t>
      </w:r>
      <w:del w:id="9040" w:author="Claude (editorial pass)" w:date="2026-07-26T00:00:00Z">
        <w:r w:rsidRPr="00FA3BFA">
          <w:rPr>
            <w:rFonts w:cs="Times New Roman"/>
          </w:rPr>
          <w:delText xml:space="preserve">recorded event-date anchor, while </w:delText>
        </w:r>
      </w:del>
      <w:ins w:id="9041" w:author="Claude (editorial pass)" w:date="2026-07-26T00:00:00Z">
        <w:r w:rsidRPr="00FA3BFA">
          <w:rPr>
            <w:rFonts w:cs="Times New Roman"/>
          </w:rPr>
          <w:t xml:space="preserve">event date, whereas </w:t>
        </w:r>
      </w:ins>
      <w:r w:rsidRPr="00FA3BFA">
        <w:rPr>
          <w:rFonts w:cs="Times New Roman"/>
        </w:rPr>
        <w:t xml:space="preserve">diving ducks that feed on attached roe should respond once eggs are </w:t>
      </w:r>
      <w:del w:id="9042" w:author="Claude (editorial pass)" w:date="2026-07-26T00:00:00Z">
        <w:r w:rsidRPr="00FA3BFA">
          <w:rPr>
            <w:rFonts w:cs="Times New Roman"/>
          </w:rPr>
          <w:delText xml:space="preserve">available. Alcids </w:delText>
        </w:r>
      </w:del>
      <w:ins w:id="9043" w:author="Claude (editorial pass)" w:date="2026-07-26T00:00:00Z">
        <w:r w:rsidRPr="00FA3BFA">
          <w:rPr>
            <w:rFonts w:cs="Times New Roman"/>
          </w:rPr>
          <w:t xml:space="preserve">available, and alcids </w:t>
        </w:r>
      </w:ins>
      <w:r w:rsidRPr="00FA3BFA">
        <w:rPr>
          <w:rFonts w:cs="Times New Roman"/>
        </w:rPr>
        <w:t xml:space="preserve">that feed away from the shoreline deposit were expected to show little </w:t>
      </w:r>
      <w:del w:id="9044" w:author="Claude (editorial pass)" w:date="2026-07-26T00:00:00Z">
        <w:r w:rsidRPr="00FA3BFA">
          <w:rPr>
            <w:rFonts w:cs="Times New Roman"/>
          </w:rPr>
          <w:delText xml:space="preserve">response. </w:delText>
        </w:r>
      </w:del>
      <w:ins w:id="9045" w:author="Claude (editorial pass)" w:date="2026-07-26T00:00:00Z">
        <w:r w:rsidRPr="00FA3BFA">
          <w:rPr>
            <w:rFonts w:cs="Times New Roman"/>
          </w:rPr>
          <w:t xml:space="preserve">response at all. </w:t>
        </w:r>
      </w:ins>
      <w:r w:rsidRPr="00FA3BFA">
        <w:rPr>
          <w:rFonts w:cs="Times New Roman"/>
        </w:rPr>
        <w:t xml:space="preserve">Testing all 49 species places the well-studied birds inside a broader coastal community and </w:t>
      </w:r>
      <w:del w:id="9046" w:author="Claude (editorial pass)" w:date="2026-07-26T00:00:00Z">
        <w:r w:rsidRPr="00FA3BFA">
          <w:rPr>
            <w:rFonts w:cs="Times New Roman"/>
          </w:rPr>
          <w:delText xml:space="preserve">shows </w:delText>
        </w:r>
      </w:del>
      <w:ins w:id="9047" w:author="Claude (editorial pass)" w:date="2026-07-26T00:00:00Z">
        <w:r w:rsidRPr="00FA3BFA">
          <w:rPr>
            <w:rFonts w:cs="Times New Roman"/>
          </w:rPr>
          <w:t xml:space="preserve">identifies which species, and which time windows, would repay focused fieldwork. That matters beyond the birds themselves. Herring on this coast are managed from spawn surveys that were never designed to describe the predators a deposit supports, so a regional account of </w:t>
        </w:r>
      </w:ins>
      <w:r w:rsidRPr="00FA3BFA">
        <w:rPr>
          <w:rFonts w:cs="Times New Roman"/>
        </w:rPr>
        <w:t xml:space="preserve">which species </w:t>
      </w:r>
      <w:ins w:id="9048" w:author="Claude (editorial pass)" w:date="2026-07-26T00:00:00Z">
        <w:r w:rsidRPr="00FA3BFA">
          <w:rPr>
            <w:rFonts w:cs="Times New Roman"/>
          </w:rPr>
          <w:t xml:space="preserve">track spawning, </w:t>
        </w:r>
      </w:ins>
      <w:r w:rsidRPr="00FA3BFA">
        <w:rPr>
          <w:rFonts w:cs="Times New Roman"/>
        </w:rPr>
        <w:t xml:space="preserve">and </w:t>
      </w:r>
      <w:del w:id="9049" w:author="Claude (editorial pass)" w:date="2026-07-26T00:00:00Z">
        <w:r w:rsidRPr="00FA3BFA">
          <w:rPr>
            <w:rFonts w:cs="Times New Roman"/>
          </w:rPr>
          <w:delText xml:space="preserve">time windows warrant focused fieldwork. [[AUTHOR INPUT REQUIRED: add the intended sentence connecting this study to </w:delText>
        </w:r>
      </w:del>
      <w:ins w:id="9050" w:author="Claude (editorial pass)" w:date="2026-07-26T00:00:00Z">
        <w:r w:rsidRPr="00FA3BFA">
          <w:rPr>
            <w:rFonts w:cs="Times New Roman"/>
          </w:rPr>
          <w:t xml:space="preserve">when, would give fisheries management and coastal </w:t>
        </w:r>
      </w:ins>
      <w:r w:rsidRPr="00FA3BFA">
        <w:rPr>
          <w:rFonts w:cs="Times New Roman"/>
        </w:rPr>
        <w:t xml:space="preserve">bird </w:t>
      </w:r>
      <w:del w:id="9051" w:author="Claude (editorial pass)" w:date="2026-07-26T00:00:00Z">
        <w:r w:rsidRPr="00FA3BFA">
          <w:rPr>
            <w:rFonts w:cs="Times New Roman"/>
          </w:rPr>
          <w:delText xml:space="preserve">and herring </w:delText>
        </w:r>
      </w:del>
      <w:r w:rsidRPr="00FA3BFA">
        <w:rPr>
          <w:rFonts w:cs="Times New Roman"/>
        </w:rPr>
        <w:t xml:space="preserve">conservation </w:t>
      </w:r>
      <w:del w:id="9052" w:author="Claude (editorial pass)" w:date="2026-07-26T00:00:00Z">
        <w:r w:rsidRPr="00FA3BFA">
          <w:rPr>
            <w:rFonts w:cs="Times New Roman"/>
          </w:rPr>
          <w:delText xml:space="preserve">or management.]]</w:delText>
        </w:r>
      </w:del>
      <w:ins w:id="9053" w:author="Claude (editorial pass)" w:date="2026-07-26T00:00:00Z">
        <w:r w:rsidRPr="00FA3BFA">
          <w:rPr>
            <w:rFonts w:cs="Times New Roman"/>
          </w:rPr>
          <w:t xml:space="preserve">a shared description of what a spawning event is worth.</w:t>
        </w:r>
      </w:ins>
      <w:commentRangeEnd w:id="9"/>
      <w:r w:rsidRPr="00FA3BFA">
        <w:rPr>
          <w:rFonts w:cs="Times New Roman"/>
        </w:rPr>
        <w:commentReference w:id="9"/>
      </w:r>
      <w:commentRangeEnd w:id="135"/>
      <w:r w:rsidRPr="00FA3BFA">
        <w:rPr>
          <w:rFonts w:cs="Times New Roman"/>
        </w:rPr>
        <w:commentReference w:id="135"/>
      </w:r>
    </w:p>
    <w:p w14:paraId="389D71CC" w14:textId="77777777" w:rsidR="00C15184" w:rsidRPr="00FA3BFA" w:rsidRDefault="00000000">
      <w:pPr>
        <w:pStyle w:val="Heading1"/>
        <w:rPr>
          <w:rFonts w:ascii="Times New Roman" w:hAnsi="Times New Roman" w:cs="Times New Roman"/>
        </w:rPr>
      </w:pPr>
      <w:r w:rsidRPr="00FA3BFA">
        <w:rPr>
          <w:rFonts w:ascii="Times New Roman" w:hAnsi="Times New Roman" w:cs="Times New Roman"/>
        </w:rPr>
        <w:t>2 Methods</w:t>
      </w:r>
    </w:p>
    <w:p w14:paraId="0B236A57" w14:textId="77777777" w:rsidR="00C15184" w:rsidRPr="00FA3BFA" w:rsidRDefault="00000000">
      <w:pPr>
        <w:pStyle w:val="Heading2"/>
        <w:rPr>
          <w:rFonts w:ascii="Times New Roman" w:hAnsi="Times New Roman" w:cs="Times New Roman"/>
        </w:rPr>
      </w:pPr>
      <w:r w:rsidRPr="00FA3BFA">
        <w:rPr>
          <w:rFonts w:ascii="Times New Roman" w:hAnsi="Times New Roman" w:cs="Times New Roman"/>
        </w:rPr>
        <w:t>2.1 Study Area</w:t>
      </w:r>
    </w:p>
    <w:p w14:paraId="68B34D2A" w14:textId="77777777" w:rsidR="00C15184" w:rsidRPr="00FA3BFA" w:rsidRDefault="00000000">
      <w:pPr>
        <w:rPr>
          <w:rFonts w:cs="Times New Roman"/>
        </w:rPr>
      </w:pPr>
      <w:r w:rsidRPr="00FA3BFA">
        <w:rPr>
          <w:rFonts w:cs="Times New Roman"/>
        </w:rPr>
        <w:t>The study covers the Strait of Georgia, British Columbia, Canada, a semi-enclosed coastal sea between Vancouver Island and the mainland. The region was chosen because it has the largest overlap between the long-running DFO spawn record and eBird checklist coverage.</w:t>
      </w:r>
    </w:p>
    <w:p w14:paraId="41A441FD" w14:textId="77777777" w:rsidR="00C15184" w:rsidRPr="00FA3BFA" w:rsidRDefault="00000000">
      <w:pPr>
        <w:rPr>
          <w:rFonts w:cs="Times New Roman"/>
        </w:rPr>
      </w:pPr>
      <w:r w:rsidRPr="00FA3BFA">
        <w:rPr>
          <w:rFonts w:cs="Times New Roman"/>
        </w:rPr>
        <w:t>[[AUTHOR INPUT REQUIRED: insert a study-area map showing the Strait of Georgia, recorded spawning areas, and verified seasonal timing of major coastal bird movements, including shorebirds.]]</w:t>
      </w:r>
    </w:p>
    <w:p w14:paraId="558458CE" w14:textId="77777777" w:rsidR="00C15184" w:rsidRPr="00FA3BFA" w:rsidRDefault="00000000">
      <w:pPr>
        <w:pStyle w:val="Heading2"/>
        <w:rPr>
          <w:rFonts w:ascii="Times New Roman" w:hAnsi="Times New Roman" w:cs="Times New Roman"/>
        </w:rPr>
      </w:pPr>
      <w:r w:rsidRPr="00FA3BFA">
        <w:rPr>
          <w:rFonts w:ascii="Times New Roman" w:hAnsi="Times New Roman" w:cs="Times New Roman"/>
        </w:rPr>
        <w:t>2.2 Data Sources</w:t>
      </w:r>
    </w:p>
    <w:p w14:paraId="514FC521" w14:textId="77777777" w:rsidR="00C15184" w:rsidRPr="00FA3BFA" w:rsidRDefault="00000000">
      <w:pPr>
        <w:pStyle w:val="Heading3"/>
        <w:rPr>
          <w:rFonts w:cs="Times New Roman"/>
        </w:rPr>
      </w:pPr>
      <w:r w:rsidRPr="00FA3BFA">
        <w:rPr>
          <w:rFonts w:cs="Times New Roman"/>
        </w:rPr>
        <w:t>2.2.1 eBird Data</w:t>
      </w:r>
    </w:p>
    <w:p w14:paraId="7C4A6B36" w14:textId="111ABAA6" w:rsidR="00C15184" w:rsidRPr="00FA3BFA" w:rsidDel="007E7E6A" w:rsidRDefault="00000000">
      <w:pPr>
        <w:rPr>
          <w:rFonts w:cs="Times New Roman"/>
        </w:rPr>
      </w:pPr>
      <w:r w:rsidRPr="00FA3BFA">
        <w:rPr>
          <w:rFonts w:cs="Times New Roman"/>
        </w:rPr>
        <w:t>eBird is a global citizen-science platform</w:t>
      </w:r>
      <w:r w:rsidRPr="00FA3BFA">
        <w:rPr>
          <w:rFonts w:cs="Times New Roman"/>
        </w:rPr>
        <w:t>. Volunteers submit checklists recording the birds they encountered, the number of individuals when they choose to count, and the location, date and effort of the visit (B. L. Sullivan et al. 2009). Standard protocols and recorded duration, distance and party size make these submissions a semi-structured survey (Kelling et al. 2019).</w:t>
      </w:r>
    </w:p>
    <w:p w14:paraId="4DFFE9DB" w14:textId="77777777" w:rsidR="00C15184" w:rsidRPr="00FA3BFA" w:rsidRDefault="00000000">
      <w:commentRangeStart w:id="136"/>
      <w:commentRangeStart w:id="11"/>
      <w:pPr>
        <w:rPr>
          <w:rFonts w:cs="Times New Roman"/>
        </w:rPr>
      </w:pPr>
      <w:r w:rsidRPr="00FA3BFA">
        <w:rPr>
          <w:rFonts w:cs="Times New Roman"/>
        </w:rPr>
        <w:t xml:space="preserve">Records came from the eBird Basic Dataset released in May 2026 and covered 2005 to 2025 (eBird 2026). Eligible checklists used stationary or travelling protocols, lasted 5 to 300 minutes, covered no more than 5 km, and had one to ten observers. Only complete checklists were </w:t>
      </w:r>
      <w:del w:id="9054" w:author="Claude (editorial pass)" w:date="2026-07-26T00:00:00Z">
        <w:r w:rsidRPr="00FA3BFA">
          <w:rPr>
            <w:rFonts w:cs="Times New Roman"/>
          </w:rPr>
          <w:delText xml:space="preserve">retained </w:delText>
        </w:r>
      </w:del>
      <w:ins w:id="9055" w:author="Claude (editorial pass)" w:date="2026-07-26T00:00:00Z">
        <w:r w:rsidRPr="00FA3BFA">
          <w:rPr>
            <w:rFonts w:cs="Times New Roman"/>
          </w:rPr>
          <w:t xml:space="preserve">retained, </w:t>
        </w:r>
      </w:ins>
      <w:r w:rsidRPr="00FA3BFA">
        <w:rPr>
          <w:rFonts w:cs="Times New Roman"/>
        </w:rPr>
        <w:t xml:space="preserve">because </w:t>
      </w:r>
      <w:del w:id="9056" w:author="Claude (editorial pass)" w:date="2026-07-26T00:00:00Z">
        <w:r w:rsidRPr="00FA3BFA">
          <w:rPr>
            <w:rFonts w:cs="Times New Roman"/>
          </w:rPr>
          <w:delText xml:space="preserve">the </w:delText>
        </w:r>
      </w:del>
      <w:ins w:id="9057" w:author="Claude (editorial pass)" w:date="2026-07-26T00:00:00Z">
        <w:r w:rsidRPr="00FA3BFA">
          <w:rPr>
            <w:rFonts w:cs="Times New Roman"/>
          </w:rPr>
          <w:t xml:space="preserve">marking a checklist </w:t>
        </w:r>
      </w:ins>
      <w:r w:rsidRPr="00FA3BFA">
        <w:rPr>
          <w:rFonts w:cs="Times New Roman"/>
        </w:rPr>
        <w:t xml:space="preserve">complete </w:t>
      </w:r>
      <w:del w:id="9058" w:author="Claude (editorial pass)" w:date="2026-07-26T00:00:00Z">
        <w:r w:rsidRPr="00FA3BFA">
          <w:rPr>
            <w:rFonts w:cs="Times New Roman"/>
          </w:rPr>
          <w:delText xml:space="preserve">flag </w:delText>
        </w:r>
      </w:del>
      <w:r w:rsidRPr="00FA3BFA">
        <w:rPr>
          <w:rFonts w:cs="Times New Roman"/>
        </w:rPr>
        <w:t xml:space="preserve">means the observer reported every species </w:t>
      </w:r>
      <w:ins w:id="9059" w:author="Claude (editorial pass)" w:date="2026-07-26T00:00:00Z">
        <w:r w:rsidRPr="00FA3BFA">
          <w:rPr>
            <w:rFonts w:cs="Times New Roman"/>
          </w:rPr>
          <w:t xml:space="preserve">they </w:t>
        </w:r>
      </w:ins>
      <w:r w:rsidRPr="00FA3BFA">
        <w:rPr>
          <w:rFonts w:cs="Times New Roman"/>
        </w:rPr>
        <w:t xml:space="preserve">detected and identified, </w:t>
      </w:r>
      <w:del w:id="9060" w:author="Claude (editorial pass)" w:date="2026-07-26T00:00:00Z">
        <w:r w:rsidRPr="00FA3BFA">
          <w:rPr>
            <w:rFonts w:cs="Times New Roman"/>
          </w:rPr>
          <w:delText xml:space="preserve">allowing an omitted </w:delText>
        </w:r>
      </w:del>
      <w:ins w:id="9061" w:author="Claude (editorial pass)" w:date="2026-07-26T00:00:00Z">
        <w:r w:rsidRPr="00FA3BFA">
          <w:rPr>
            <w:rFonts w:cs="Times New Roman"/>
          </w:rPr>
          <w:t xml:space="preserve">so a </w:t>
        </w:r>
      </w:ins>
      <w:r w:rsidRPr="00FA3BFA">
        <w:rPr>
          <w:rFonts w:cs="Times New Roman"/>
        </w:rPr>
        <w:t xml:space="preserve">species </w:t>
      </w:r>
      <w:del w:id="9062" w:author="Claude (editorial pass)" w:date="2026-07-26T00:00:00Z">
        <w:r w:rsidRPr="00FA3BFA">
          <w:rPr>
            <w:rFonts w:cs="Times New Roman"/>
          </w:rPr>
          <w:delText xml:space="preserve">to </w:delText>
        </w:r>
      </w:del>
      <w:ins w:id="9063" w:author="Claude (editorial pass)" w:date="2026-07-26T00:00:00Z">
        <w:r w:rsidRPr="00FA3BFA">
          <w:rPr>
            <w:rFonts w:cs="Times New Roman"/>
          </w:rPr>
          <w:t xml:space="preserve">that does not appear on one can </w:t>
        </w:r>
      </w:ins>
      <w:r w:rsidRPr="00FA3BFA">
        <w:rPr>
          <w:rFonts w:cs="Times New Roman"/>
        </w:rPr>
        <w:t xml:space="preserve">be treated as a </w:t>
      </w:r>
      <w:del w:id="9064" w:author="Claude (editorial pass)" w:date="2026-07-26T00:00:00Z">
        <w:r w:rsidRPr="00FA3BFA">
          <w:rPr>
            <w:rFonts w:cs="Times New Roman"/>
          </w:rPr>
          <w:delText xml:space="preserve">nonreport under the study rules.</w:delText>
        </w:r>
      </w:del>
      <w:ins w:id="9065" w:author="Claude (editorial pass)" w:date="2026-07-26T00:00:00Z">
        <w:r w:rsidRPr="00FA3BFA">
          <w:rPr>
            <w:rFonts w:cs="Times New Roman"/>
          </w:rPr>
          <w:t xml:space="preserve">genuine non-detection rather than as missing information.</w:t>
        </w:r>
      </w:ins>
      <w:commentRangeEnd w:id="11"/>
      <w:r w:rsidRPr="00FA3BFA">
        <w:rPr>
          <w:rFonts w:cs="Times New Roman"/>
        </w:rPr>
        <w:commentReference w:id="11"/>
      </w:r>
      <w:commentRangeEnd w:id="136"/>
      <w:r w:rsidRPr="00FA3BFA">
        <w:rPr>
          <w:rFonts w:cs="Times New Roman"/>
        </w:rPr>
        <w:commentReference w:id="136"/>
      </w:r>
    </w:p>
    <w:p w14:paraId="6DBB5E7B" w14:textId="77777777" w:rsidR="00C15184" w:rsidRPr="00FA3BFA" w:rsidDel="00403A7E" w:rsidRDefault="00000000">
      <w:pPr>
        <w:pStyle w:val="Heading3"/>
        <w:rPr>
          <w:rFonts w:cs="Times New Roman"/>
        </w:rPr>
      </w:pPr>
      <w:r w:rsidRPr="00FA3BFA">
        <w:rPr>
          <w:rFonts w:cs="Times New Roman"/>
        </w:rPr>
        <w:t>2.2.2 Herring Data</w:t>
      </w:r>
    </w:p>
    <w:p w14:paraId="4824926A" w14:textId="77777777" w:rsidR="00C15184" w:rsidRPr="00FA3BFA" w:rsidRDefault="00000000">
      <w:commentRangeStart w:id="137"/>
      <w:commentRangeStart w:id="12"/>
      <w:pPr>
        <w:rPr>
          <w:rFonts w:cs="Times New Roman"/>
        </w:rPr>
      </w:pPr>
      <w:r w:rsidRPr="00FA3BFA">
        <w:rPr>
          <w:rFonts w:cs="Times New Roman"/>
        </w:rPr>
        <w:t xml:space="preserve">Herring records came from the Pacific Herring Spawn Index, compiled by Fisheries and Oceans Canada </w:t>
      </w:r>
      <w:del w:id="9066" w:author="Claude (editorial pass)" w:date="2026-07-26T00:00:00Z">
        <w:r w:rsidRPr="00FA3BFA">
          <w:rPr>
            <w:rFonts w:cs="Times New Roman"/>
          </w:rPr>
          <w:delText xml:space="preserve">from surface and dive surveys along the British Columbia coast </w:delText>
        </w:r>
      </w:del>
      <w:r w:rsidRPr="00FA3BFA">
        <w:rPr>
          <w:rFonts w:cs="Times New Roman"/>
        </w:rPr>
        <w:t xml:space="preserve">(Fisheries and Oceans Canada 2026; Grinnell et al. 2023). </w:t>
      </w:r>
      <w:ins w:id="9067" w:author="Claude (editorial pass)" w:date="2026-07-26T00:00:00Z">
        <w:r w:rsidRPr="00FA3BFA">
          <w:rPr>
            <w:rFonts w:cs="Times New Roman"/>
          </w:rPr>
          <w:t xml:space="preserve">Surveyors work the coast through the spawning season and record where spawn has been deposited, using surface surveys that measure the length of shoreline spawned and the extent of eggs on vegetation, and dive surveys that additionally record egg layering and depth. </w:t>
        </w:r>
      </w:ins>
      <w:r w:rsidRPr="00FA3BFA">
        <w:rPr>
          <w:rFonts w:cs="Times New Roman"/>
        </w:rPr>
        <w:t xml:space="preserve">Each record </w:t>
      </w:r>
      <w:del w:id="9068" w:author="Claude (editorial pass)" w:date="2026-07-26T00:00:00Z">
        <w:r w:rsidRPr="00FA3BFA">
          <w:rPr>
            <w:rFonts w:cs="Times New Roman"/>
          </w:rPr>
          <w:delText xml:space="preserve">provides </w:delText>
        </w:r>
      </w:del>
      <w:ins w:id="9069" w:author="Claude (editorial pass)" w:date="2026-07-26T00:00:00Z">
        <w:r w:rsidRPr="00FA3BFA">
          <w:rPr>
            <w:rFonts w:cs="Times New Roman"/>
          </w:rPr>
          <w:t xml:space="preserve">therefore carries </w:t>
        </w:r>
      </w:ins>
      <w:r w:rsidRPr="00FA3BFA">
        <w:rPr>
          <w:rFonts w:cs="Times New Roman"/>
        </w:rPr>
        <w:t xml:space="preserve">a </w:t>
      </w:r>
      <w:del w:id="9070" w:author="Claude (editorial pass)" w:date="2026-07-26T00:00:00Z">
        <w:r w:rsidRPr="00FA3BFA">
          <w:rPr>
            <w:rFonts w:cs="Times New Roman"/>
          </w:rPr>
          <w:delText xml:space="preserve">spawning </w:delText>
        </w:r>
      </w:del>
      <w:r w:rsidRPr="00FA3BFA">
        <w:rPr>
          <w:rFonts w:cs="Times New Roman"/>
        </w:rPr>
        <w:t xml:space="preserve">location </w:t>
      </w:r>
      <w:del w:id="9071" w:author="Claude (editorial pass)" w:date="2026-07-26T00:00:00Z">
        <w:r w:rsidRPr="00FA3BFA">
          <w:rPr>
            <w:rFonts w:cs="Times New Roman"/>
          </w:rPr>
          <w:delText xml:space="preserve">and StartDate and EndDate fields. </w:delText>
        </w:r>
      </w:del>
      <w:ins w:id="9072" w:author="Claude (editorial pass)" w:date="2026-07-26T00:00:00Z">
        <w:r w:rsidRPr="00FA3BFA">
          <w:rPr>
            <w:rFonts w:cs="Times New Roman"/>
          </w:rPr>
          <w:t xml:space="preserve">together with the dates over which spawn was observed at that place. </w:t>
        </w:r>
      </w:ins>
      <w:r w:rsidRPr="00FA3BFA">
        <w:rPr>
          <w:rFonts w:cs="Times New Roman"/>
        </w:rPr>
        <w:t xml:space="preserve">The </w:t>
      </w:r>
      <w:ins w:id="9073" w:author="Claude (editorial pass)" w:date="2026-07-26T00:00:00Z">
        <w:r w:rsidRPr="00FA3BFA">
          <w:rPr>
            <w:rFonts w:cs="Times New Roman"/>
          </w:rPr>
          <w:t xml:space="preserve">resulting </w:t>
        </w:r>
      </w:ins>
      <w:r w:rsidRPr="00FA3BFA">
        <w:rPr>
          <w:rFonts w:cs="Times New Roman"/>
        </w:rPr>
        <w:t xml:space="preserve">index is </w:t>
      </w:r>
      <w:del w:id="9074" w:author="Claude (editorial pass)" w:date="2026-07-26T00:00:00Z">
        <w:r w:rsidRPr="00FA3BFA">
          <w:rPr>
            <w:rFonts w:cs="Times New Roman"/>
          </w:rPr>
          <w:delText xml:space="preserve">relative: </w:delText>
        </w:r>
      </w:del>
      <w:ins w:id="9075" w:author="Claude (editorial pass)" w:date="2026-07-26T00:00:00Z">
        <w:r w:rsidRPr="00FA3BFA">
          <w:rPr>
            <w:rFonts w:cs="Times New Roman"/>
          </w:rPr>
          <w:t xml:space="preserve">relative rather than absolute, because </w:t>
        </w:r>
      </w:ins>
      <w:r w:rsidRPr="00FA3BFA">
        <w:rPr>
          <w:rFonts w:cs="Times New Roman"/>
        </w:rPr>
        <w:t xml:space="preserve">it describes </w:t>
      </w:r>
      <w:del w:id="9076" w:author="Claude (editorial pass)" w:date="2026-07-26T00:00:00Z">
        <w:r w:rsidRPr="00FA3BFA">
          <w:rPr>
            <w:rFonts w:cs="Times New Roman"/>
          </w:rPr>
          <w:delText xml:space="preserve">spawn found by surveyors, while unsurveyed </w:delText>
        </w:r>
      </w:del>
      <w:ins w:id="9077" w:author="Claude (editorial pass)" w:date="2026-07-26T00:00:00Z">
        <w:r w:rsidRPr="00FA3BFA">
          <w:rPr>
            <w:rFonts w:cs="Times New Roman"/>
          </w:rPr>
          <w:t xml:space="preserve">what surveyors found, and </w:t>
        </w:r>
      </w:ins>
      <w:r w:rsidRPr="00FA3BFA">
        <w:rPr>
          <w:rFonts w:cs="Times New Roman"/>
        </w:rPr>
        <w:t xml:space="preserve">coastline </w:t>
      </w:r>
      <w:ins w:id="9078" w:author="Claude (editorial pass)" w:date="2026-07-26T00:00:00Z">
        <w:r w:rsidRPr="00FA3BFA">
          <w:rPr>
            <w:rFonts w:cs="Times New Roman"/>
          </w:rPr>
          <w:t xml:space="preserve">that was not surveyed </w:t>
        </w:r>
      </w:ins>
      <w:r w:rsidRPr="00FA3BFA">
        <w:rPr>
          <w:rFonts w:cs="Times New Roman"/>
        </w:rPr>
        <w:t xml:space="preserve">yields no record </w:t>
      </w:r>
      <w:del w:id="9079" w:author="Claude (editorial pass)" w:date="2026-07-26T00:00:00Z">
        <w:r w:rsidRPr="00FA3BFA">
          <w:rPr>
            <w:rFonts w:cs="Times New Roman"/>
          </w:rPr>
          <w:delText xml:space="preserve">instead of </w:delText>
        </w:r>
      </w:del>
      <w:ins w:id="9080" w:author="Claude (editorial pass)" w:date="2026-07-26T00:00:00Z">
        <w:r w:rsidRPr="00FA3BFA">
          <w:rPr>
            <w:rFonts w:cs="Times New Roman"/>
          </w:rPr>
          <w:t xml:space="preserve">rather than </w:t>
        </w:r>
      </w:ins>
      <w:r w:rsidRPr="00FA3BFA">
        <w:rPr>
          <w:rFonts w:cs="Times New Roman"/>
        </w:rPr>
        <w:t xml:space="preserve">a zero. Only the presence, location and timing of a recorded event entered the </w:t>
      </w:r>
      <w:del w:id="9081" w:author="Claude (editorial pass)" w:date="2026-07-26T00:00:00Z">
        <w:r w:rsidRPr="00FA3BFA">
          <w:rPr>
            <w:rFonts w:cs="Times New Roman"/>
          </w:rPr>
          <w:delText xml:space="preserve">models; the index value itself was not used as an exposure.</w:delText>
        </w:r>
      </w:del>
      <w:ins w:id="9082" w:author="Claude (editorial pass)" w:date="2026-07-26T00:00:00Z">
        <w:r w:rsidRPr="00FA3BFA">
          <w:rPr>
            <w:rFonts w:cs="Times New Roman"/>
          </w:rPr>
          <w:t xml:space="preserve">models.</w:t>
        </w:r>
      </w:ins>
      <w:commentRangeEnd w:id="12"/>
      <w:r w:rsidRPr="00FA3BFA">
        <w:rPr>
          <w:rFonts w:cs="Times New Roman"/>
        </w:rPr>
        <w:commentReference w:id="12"/>
      </w:r>
      <w:commentRangeEnd w:id="137"/>
      <w:r w:rsidRPr="00FA3BFA">
        <w:rPr>
          <w:rFonts w:cs="Times New Roman"/>
        </w:rPr>
        <w:commentReference w:id="137"/>
      </w:r>
    </w:p>
    <w:p w14:paraId="3E11BE8E" w14:textId="77777777" w:rsidR="00C15184" w:rsidRPr="00FA3BFA" w:rsidRDefault="00000000">
      <w:pPr>
        <w:pStyle w:val="Heading3"/>
        <w:rPr>
          <w:rFonts w:cs="Times New Roman"/>
        </w:rPr>
      </w:pPr>
      <w:r w:rsidRPr="00FA3BFA">
        <w:rPr>
          <w:rFonts w:cs="Times New Roman"/>
        </w:rPr>
        <w:t>2.2.3 Linking Bird and Herring Records</w:t>
      </w:r>
    </w:p>
    <w:p w14:paraId="49C82374" w14:textId="1E47ECB3" w:rsidR="00C15184" w:rsidRPr="00FA3BFA" w:rsidDel="00FA3BFA" w:rsidRDefault="00000000">
      <w:commentRangeStart w:id="138"/>
      <w:commentRangeStart w:id="16"/>
      <w:pPr>
        <w:rPr>
          <w:rFonts w:cs="Times New Roman"/>
        </w:rPr>
      </w:pPr>
      <w:r w:rsidRPr="00FA3BFA">
        <w:rPr>
          <w:rFonts w:cs="Times New Roman"/>
        </w:rPr>
        <w:t xml:space="preserve">Linking the two sources produced 217,200 complete eBird checklists and 1,120 recorded spawning </w:t>
      </w:r>
      <w:del w:id="9083" w:author="Claude (editorial pass)" w:date="2026-07-26T00:00:00Z">
        <w:r w:rsidRPr="00FA3BFA">
          <w:rPr>
            <w:rFonts w:cs="Times New Roman"/>
          </w:rPr>
          <w:delText xml:space="preserve">events. The data contained </w:delText>
        </w:r>
      </w:del>
      <w:ins w:id="9084" w:author="Claude (editorial pass)" w:date="2026-07-26T00:00:00Z">
        <w:r w:rsidRPr="00FA3BFA">
          <w:rPr>
            <w:rFonts w:cs="Times New Roman"/>
          </w:rPr>
          <w:t xml:space="preserve">events, which fell into </w:t>
        </w:r>
      </w:ins>
      <w:r w:rsidRPr="00FA3BFA">
        <w:rPr>
          <w:rFonts w:cs="Times New Roman"/>
        </w:rPr>
        <w:t xml:space="preserve">58 event blocks, 29,248 observer clusters and 22,980 generalized location clusters. </w:t>
      </w:r>
      <w:ins w:id="9085" w:author="Claude (editorial pass)" w:date="2026-07-26T00:00:00Z">
        <w:r w:rsidRPr="00FA3BFA">
          <w:rPr>
            <w:rFonts w:cs="Times New Roman"/>
          </w:rPr>
          <w:t xml:space="preserve">An event block groups recorded spawning events that are connected because they link to the same checklists at the same time, which keeps those events and the checklists that reach them under a single random effect. Two events in the same block need not belong to one spawning population. A checklist linked to several events remained one row in the model and carried the random effect for its block. </w:t>
        </w:r>
      </w:ins>
      <w:commentRangeEnd w:id="16"/>
      <w:r w:rsidRPr="00FA3BFA">
        <w:rPr>
          <w:rFonts w:cs="Times New Roman"/>
        </w:rPr>
        <w:commentReference w:id="16"/>
      </w:r>
      <w:commentRangeEnd w:id="138"/>
      <w:r w:rsidRPr="00FA3BFA">
        <w:rPr>
          <w:rFonts w:cs="Times New Roman"/>
        </w:rPr>
        <w:commentReference w:id="138"/>
      </w:r>
    </w:p>
    <w:p w14:paraId="49C82374" w14:textId="1E47ECB3" w:rsidR="00C15184" w:rsidRPr="00FA3BFA" w:rsidDel="00FA3BFA" w:rsidRDefault="00000000">
      <w:pPr>
        <w:rPr>
          <w:rFonts w:cs="Times New Roman"/>
          <w:del w:id="9423" w:author="Claude (editorial pass)" w:date="2026-07-26T00:00:00Z"/>
        </w:rPr>
      </w:pPr>
      <w:del w:id="9422" w:author="Claude (editorial pass)" w:date="2026-07-26T00:00:00Z">
        <w:r>
          <w:rPr/>
          <w:delText xml:space="preserve">An event block groups recorded spawning events that are connected because they link to the same checklists at the same time. The grouping keeps those events and checklists under one random effect; it does not mean that they form one biological spawning complex. A checklist linked to several events remained one model row and carried the random effect for its block.</w:delText>
        </w:r>
      </w:del>
    </w:p>
    <w:p w14:paraId="3FD60E40" w14:textId="77777777" w:rsidR="00C15184" w:rsidRPr="00FA3BFA" w:rsidRDefault="00000000">
      <w:commentRangeStart w:id="139"/>
      <w:commentRangeStart w:id="17"/>
      <w:pPr>
        <w:rPr>
          <w:rFonts w:cs="Times New Roman"/>
        </w:rPr>
      </w:pPr>
      <w:r w:rsidRPr="00FA3BFA">
        <w:rPr>
          <w:rFonts w:cs="Times New Roman"/>
        </w:rPr>
        <w:t xml:space="preserve">Day 0 was the midpoint between the </w:t>
      </w:r>
      <w:del w:id="9086" w:author="Claude (editorial pass)" w:date="2026-07-26T00:00:00Z">
        <w:r w:rsidRPr="00FA3BFA">
          <w:rPr>
            <w:rFonts w:cs="Times New Roman"/>
          </w:rPr>
          <w:delText xml:space="preserve">DFO StartDate </w:delText>
        </w:r>
      </w:del>
      <w:ins w:id="9087" w:author="Claude (editorial pass)" w:date="2026-07-26T00:00:00Z">
        <w:r w:rsidRPr="00FA3BFA">
          <w:rPr>
            <w:rFonts w:cs="Times New Roman"/>
          </w:rPr>
          <w:t xml:space="preserve">first </w:t>
        </w:r>
      </w:ins>
      <w:r w:rsidRPr="00FA3BFA">
        <w:rPr>
          <w:rFonts w:cs="Times New Roman"/>
        </w:rPr>
        <w:t xml:space="preserve">and </w:t>
      </w:r>
      <w:del w:id="9088" w:author="Claude (editorial pass)" w:date="2026-07-26T00:00:00Z">
        <w:r w:rsidRPr="00FA3BFA">
          <w:rPr>
            <w:rFonts w:cs="Times New Roman"/>
          </w:rPr>
          <w:delText xml:space="preserve">EndDate fields, </w:delText>
        </w:r>
      </w:del>
      <w:ins w:id="9089" w:author="Claude (editorial pass)" w:date="2026-07-26T00:00:00Z">
        <w:r w:rsidRPr="00FA3BFA">
          <w:rPr>
            <w:rFonts w:cs="Times New Roman"/>
          </w:rPr>
          <w:t xml:space="preserve">last dates on which spawn was recorded at a location, </w:t>
        </w:r>
      </w:ins>
      <w:r w:rsidRPr="00FA3BFA">
        <w:rPr>
          <w:rFonts w:cs="Times New Roman"/>
        </w:rPr>
        <w:t xml:space="preserve">rounded down to a whole </w:t>
      </w:r>
      <w:del w:id="9090" w:author="Claude (editorial pass)" w:date="2026-07-26T00:00:00Z">
        <w:r w:rsidRPr="00FA3BFA">
          <w:rPr>
            <w:rFonts w:cs="Times New Roman"/>
          </w:rPr>
          <w:delText xml:space="preserve">day; if </w:delText>
        </w:r>
      </w:del>
      <w:ins w:id="9091" w:author="Claude (editorial pass)" w:date="2026-07-26T00:00:00Z">
        <w:r w:rsidRPr="00FA3BFA">
          <w:rPr>
            <w:rFonts w:cs="Times New Roman"/>
          </w:rPr>
          <w:t xml:space="preserve">day, or that single date where </w:t>
        </w:r>
      </w:ins>
      <w:r w:rsidRPr="00FA3BFA">
        <w:rPr>
          <w:rFonts w:cs="Times New Roman"/>
        </w:rPr>
        <w:t xml:space="preserve">only one </w:t>
      </w:r>
      <w:del w:id="9092" w:author="Claude (editorial pass)" w:date="2026-07-26T00:00:00Z">
        <w:r w:rsidRPr="00FA3BFA">
          <w:rPr>
            <w:rFonts w:cs="Times New Roman"/>
          </w:rPr>
          <w:delText xml:space="preserve">date </w:delText>
        </w:r>
      </w:del>
      <w:r w:rsidRPr="00FA3BFA">
        <w:rPr>
          <w:rFonts w:cs="Times New Roman"/>
        </w:rPr>
        <w:t xml:space="preserve">was </w:t>
      </w:r>
      <w:del w:id="9093" w:author="Claude (editorial pass)" w:date="2026-07-26T00:00:00Z">
        <w:r w:rsidRPr="00FA3BFA">
          <w:rPr>
            <w:rFonts w:cs="Times New Roman"/>
          </w:rPr>
          <w:delText xml:space="preserve">present, that date was used. </w:delText>
        </w:r>
      </w:del>
      <w:ins w:id="9094" w:author="Claude (editorial pass)" w:date="2026-07-26T00:00:00Z">
        <w:r w:rsidRPr="00FA3BFA">
          <w:rPr>
            <w:rFonts w:cs="Times New Roman"/>
          </w:rPr>
          <w:t xml:space="preserve">available. </w:t>
        </w:r>
      </w:ins>
      <w:r w:rsidRPr="00FA3BFA">
        <w:rPr>
          <w:rFonts w:cs="Times New Roman"/>
        </w:rPr>
        <w:t xml:space="preserve">It is an event-date </w:t>
      </w:r>
      <w:del w:id="9095" w:author="Claude (editorial pass)" w:date="2026-07-26T00:00:00Z">
        <w:r w:rsidRPr="00FA3BFA">
          <w:rPr>
            <w:rFonts w:cs="Times New Roman"/>
          </w:rPr>
          <w:delText xml:space="preserve">anchor, </w:delText>
        </w:r>
      </w:del>
      <w:ins w:id="9096" w:author="Claude (editorial pass)" w:date="2026-07-26T00:00:00Z">
        <w:r w:rsidRPr="00FA3BFA">
          <w:rPr>
            <w:rFonts w:cs="Times New Roman"/>
          </w:rPr>
          <w:t xml:space="preserve">anchor and </w:t>
        </w:r>
      </w:ins>
      <w:r w:rsidRPr="00FA3BFA">
        <w:rPr>
          <w:rFonts w:cs="Times New Roman"/>
        </w:rPr>
        <w:t xml:space="preserve">not an observed biological </w:t>
      </w:r>
      <w:del w:id="9097" w:author="Claude (editorial pass)" w:date="2026-07-26T00:00:00Z">
        <w:r w:rsidRPr="00FA3BFA">
          <w:rPr>
            <w:rFonts w:cs="Times New Roman"/>
          </w:rPr>
          <w:delText xml:space="preserve">onset. A date-precision audit used </w:delText>
        </w:r>
      </w:del>
      <w:ins w:id="9098" w:author="Claude (editorial pass)" w:date="2026-07-26T00:00:00Z">
        <w:r w:rsidRPr="00FA3BFA">
          <w:rPr>
            <w:rFonts w:cs="Times New Roman"/>
          </w:rPr>
          <w:t xml:space="preserve">onset, and it is dated more precisely for some events than for others: among the 1,144 events in </w:t>
        </w:r>
      </w:ins>
      <w:r w:rsidRPr="00FA3BFA">
        <w:rPr>
          <w:rFonts w:cs="Times New Roman"/>
        </w:rPr>
        <w:t xml:space="preserve">the wider </w:t>
      </w:r>
      <w:del w:id="9099" w:author="Claude (editorial pass)" w:date="2026-07-26T00:00:00Z">
        <w:r w:rsidRPr="00FA3BFA">
          <w:rPr>
            <w:rFonts w:cs="Times New Roman"/>
          </w:rPr>
          <w:delText xml:space="preserve">0 to 26 km </w:delText>
        </w:r>
      </w:del>
      <w:r w:rsidRPr="00FA3BFA">
        <w:rPr>
          <w:rFonts w:cs="Times New Roman"/>
        </w:rPr>
        <w:t xml:space="preserve">linked frame, </w:t>
      </w:r>
      <w:del w:id="9100" w:author="Claude (editorial pass)" w:date="2026-07-26T00:00:00Z">
        <w:r w:rsidRPr="00FA3BFA">
          <w:rPr>
            <w:rFonts w:cs="Times New Roman"/>
          </w:rPr>
          <w:delText xml:space="preserve">which contained 1,144 source events: </w:delText>
        </w:r>
      </w:del>
      <w:r w:rsidRPr="00FA3BFA">
        <w:rPr>
          <w:rFonts w:cs="Times New Roman"/>
        </w:rPr>
        <w:t xml:space="preserve">466 had </w:t>
      </w:r>
      <w:del w:id="9101" w:author="Claude (editorial pass)" w:date="2026-07-26T00:00:00Z">
        <w:r w:rsidRPr="00FA3BFA">
          <w:rPr>
            <w:rFonts w:cs="Times New Roman"/>
          </w:rPr>
          <w:delText xml:space="preserve">same-day endpoints, </w:delText>
        </w:r>
      </w:del>
      <w:ins w:id="9102" w:author="Claude (editorial pass)" w:date="2026-07-26T00:00:00Z">
        <w:r w:rsidRPr="00FA3BFA">
          <w:rPr>
            <w:rFonts w:cs="Times New Roman"/>
          </w:rPr>
          <w:t xml:space="preserve">spawn recorded on a single day and </w:t>
        </w:r>
      </w:ins>
      <w:r w:rsidRPr="00FA3BFA">
        <w:rPr>
          <w:rFonts w:cs="Times New Roman"/>
        </w:rPr>
        <w:t xml:space="preserve">the median </w:t>
      </w:r>
      <w:del w:id="9103" w:author="Claude (editorial pass)" w:date="2026-07-26T00:00:00Z">
        <w:r w:rsidRPr="00FA3BFA">
          <w:rPr>
            <w:rFonts w:cs="Times New Roman"/>
          </w:rPr>
          <w:delText xml:space="preserve">endpoint </w:delText>
        </w:r>
      </w:del>
      <w:r w:rsidRPr="00FA3BFA">
        <w:rPr>
          <w:rFonts w:cs="Times New Roman"/>
        </w:rPr>
        <w:t xml:space="preserve">span </w:t>
      </w:r>
      <w:ins w:id="9104" w:author="Claude (editorial pass)" w:date="2026-07-26T00:00:00Z">
        <w:r w:rsidRPr="00FA3BFA">
          <w:rPr>
            <w:rFonts w:cs="Times New Roman"/>
          </w:rPr>
          <w:t xml:space="preserve">between first and last date </w:t>
        </w:r>
      </w:ins>
      <w:r w:rsidRPr="00FA3BFA">
        <w:rPr>
          <w:rFonts w:cs="Times New Roman"/>
        </w:rPr>
        <w:t xml:space="preserve">was </w:t>
      </w:r>
      <w:del w:id="9105" w:author="Claude (editorial pass)" w:date="2026-07-26T00:00:00Z">
        <w:r w:rsidRPr="00FA3BFA">
          <w:rPr>
            <w:rFonts w:cs="Times New Roman"/>
          </w:rPr>
          <w:delText xml:space="preserve">1 day, and the 75th percentile was 2 days. </w:delText>
        </w:r>
      </w:del>
      <w:ins w:id="9106" w:author="Claude (editorial pass)" w:date="2026-07-26T00:00:00Z">
        <w:r w:rsidRPr="00FA3BFA">
          <w:rPr>
            <w:rFonts w:cs="Times New Roman"/>
          </w:rPr>
          <w:t xml:space="preserve">one day. </w:t>
        </w:r>
      </w:ins>
      <w:r w:rsidRPr="00FA3BFA">
        <w:rPr>
          <w:rFonts w:cs="Times New Roman"/>
        </w:rPr>
        <w:t xml:space="preserve">Six periods were defined around </w:t>
      </w:r>
      <w:ins w:id="9107" w:author="Claude (editorial pass)" w:date="2026-07-26T00:00:00Z">
        <w:r w:rsidRPr="00FA3BFA">
          <w:rPr>
            <w:rFonts w:cs="Times New Roman"/>
          </w:rPr>
          <w:t xml:space="preserve">that anchor, and Table 1 gives their limits, their durations and </w:t>
        </w:r>
      </w:ins>
      <w:r w:rsidRPr="00FA3BFA">
        <w:rPr>
          <w:rFonts w:cs="Times New Roman"/>
        </w:rPr>
        <w:t xml:space="preserve">the </w:t>
      </w:r>
      <w:del w:id="9108" w:author="Claude (editorial pass)" w:date="2026-07-26T00:00:00Z">
        <w:r w:rsidRPr="00FA3BFA">
          <w:rPr>
            <w:rFonts w:cs="Times New Roman"/>
          </w:rPr>
          <w:delText xml:space="preserve">anchor: baseline at 28 </w:delText>
        </w:r>
      </w:del>
      <w:ins w:id="9109" w:author="Claude (editorial pass)" w:date="2026-07-26T00:00:00Z">
        <w:r w:rsidRPr="00FA3BFA">
          <w:rPr>
            <w:rFonts w:cs="Times New Roman"/>
          </w:rPr>
          <w:t xml:space="preserve">food expected </w:t>
        </w:r>
      </w:ins>
      <w:r w:rsidRPr="00FA3BFA">
        <w:rPr>
          <w:rFonts w:cs="Times New Roman"/>
        </w:rPr>
        <w:t xml:space="preserve">to </w:t>
      </w:r>
      <w:del w:id="9110" w:author="Claude (editorial pass)" w:date="2026-07-26T00:00:00Z">
        <w:r w:rsidRPr="00FA3BFA">
          <w:rPr>
            <w:rFonts w:cs="Times New Roman"/>
          </w:rPr>
          <w:delText xml:space="preserve">15 days before, early pre-spawn at 14 to 8 days before, immediate pre-spawn at 7 to 1 days before, days 0 to 3, early egg at days 4 to 14, and late egg at days 15 to 28. The pre-spawn summary weights the two pre-spawn periods equally. The active summary weights days 0 to 3 and early egg by their durations, 4/15 and 11/15.</w:delText>
        </w:r>
      </w:del>
      <w:ins w:id="9111" w:author="Claude (editorial pass)" w:date="2026-07-26T00:00:00Z">
        <w:r w:rsidRPr="00FA3BFA">
          <w:rPr>
            <w:rFonts w:cs="Times New Roman"/>
          </w:rPr>
          <w:t xml:space="preserve">be available in each.</w:t>
        </w:r>
      </w:ins>
      <w:commentRangeEnd w:id="17"/>
      <w:r w:rsidRPr="00FA3BFA">
        <w:rPr>
          <w:rFonts w:cs="Times New Roman"/>
        </w:rPr>
        <w:commentReference w:id="17"/>
      </w:r>
      <w:commentRangeEnd w:id="139"/>
      <w:r w:rsidRPr="00FA3BFA">
        <w:rPr>
          <w:rFonts w:cs="Times New Roman"/>
        </w:rPr>
        <w:commentReference w:id="139"/>
      </w:r>
    </w:p>
    <w:tbl>
      <w:tblPr>
        <w:tblStyle w:val="TableGrid"/>
        <w:tblW w:type="auto" w:w="0"/>
        <w:tblLook w:firstColumn="1" w:firstRow="1" w:lastColumn="0" w:lastRow="0" w:noHBand="0" w:noVBand="1" w:val="04A0"/>
      </w:tblPr>
      <w:tblGrid>
        <w:gridCol w:w="2340"/>
        <w:gridCol w:w="2340"/>
        <w:gridCol w:w="2340"/>
        <w:gridCol w:w="2340"/>
      </w:tblGrid>
      <w:tr>
        <w:tc>
          <w:tcPr>
            <w:tcW w:type="dxa" w:w="2340"/>
          </w:tcPr>
          <w:p>
            <w:r/>
            <w:r>
              <w:rPr>
                <w:b/>
                <w:sz w:val="18"/>
              </w:rPr>
              <w:t>Period</w:t>
            </w:r>
          </w:p>
        </w:tc>
        <w:tc>
          <w:tcPr>
            <w:tcW w:type="dxa" w:w="2340"/>
          </w:tcPr>
          <w:p>
            <w:r/>
            <w:r>
              <w:rPr>
                <w:b/>
                <w:sz w:val="18"/>
              </w:rPr>
              <w:t>Days from anchor</w:t>
            </w:r>
          </w:p>
        </w:tc>
        <w:tc>
          <w:tcPr>
            <w:tcW w:type="dxa" w:w="2340"/>
          </w:tcPr>
          <w:p>
            <w:r/>
            <w:r>
              <w:rPr>
                <w:b/>
                <w:sz w:val="18"/>
              </w:rPr>
              <w:t>Days</w:t>
            </w:r>
          </w:p>
        </w:tc>
        <w:tc>
          <w:tcPr>
            <w:tcW w:type="dxa" w:w="2340"/>
          </w:tcPr>
          <w:p>
            <w:r/>
            <w:r>
              <w:rPr>
                <w:b/>
                <w:sz w:val="18"/>
              </w:rPr>
              <w:t>Expected food</w:t>
            </w:r>
          </w:p>
        </w:tc>
      </w:tr>
      <w:tr>
        <w:tc>
          <w:tcPr>
            <w:tcW w:type="dxa" w:w="2340"/>
          </w:tcPr>
          <w:p>
            <w:r/>
            <w:r>
              <w:rPr>
                <w:b w:val="0"/>
                <w:sz w:val="18"/>
              </w:rPr>
              <w:t>Baseline</w:t>
            </w:r>
          </w:p>
        </w:tc>
        <w:tc>
          <w:tcPr>
            <w:tcW w:type="dxa" w:w="2340"/>
          </w:tcPr>
          <w:p>
            <w:r/>
            <w:r>
              <w:rPr>
                <w:b w:val="0"/>
                <w:sz w:val="18"/>
              </w:rPr>
              <w:t>−28 to −15</w:t>
            </w:r>
          </w:p>
        </w:tc>
        <w:tc>
          <w:tcPr>
            <w:tcW w:type="dxa" w:w="2340"/>
          </w:tcPr>
          <w:p>
            <w:r/>
            <w:r>
              <w:rPr>
                <w:b w:val="0"/>
                <w:sz w:val="18"/>
              </w:rPr>
              <w:t>14</w:t>
            </w:r>
          </w:p>
        </w:tc>
        <w:tc>
          <w:tcPr>
            <w:tcW w:type="dxa" w:w="2340"/>
          </w:tcPr>
          <w:p>
            <w:r/>
            <w:r>
              <w:rPr>
                <w:b w:val="0"/>
                <w:sz w:val="18"/>
              </w:rPr>
              <w:t>No spawn recorded</w:t>
            </w:r>
          </w:p>
        </w:tc>
      </w:tr>
      <w:tr>
        <w:tc>
          <w:tcPr>
            <w:tcW w:type="dxa" w:w="2340"/>
          </w:tcPr>
          <w:p>
            <w:r/>
            <w:r>
              <w:rPr>
                <w:b w:val="0"/>
                <w:sz w:val="18"/>
              </w:rPr>
              <w:t>Early pre-spawn</w:t>
            </w:r>
          </w:p>
        </w:tc>
        <w:tc>
          <w:tcPr>
            <w:tcW w:type="dxa" w:w="2340"/>
          </w:tcPr>
          <w:p>
            <w:r/>
            <w:r>
              <w:rPr>
                <w:b w:val="0"/>
                <w:sz w:val="18"/>
              </w:rPr>
              <w:t>−14 to −8</w:t>
            </w:r>
          </w:p>
        </w:tc>
        <w:tc>
          <w:tcPr>
            <w:tcW w:type="dxa" w:w="2340"/>
          </w:tcPr>
          <w:p>
            <w:r/>
            <w:r>
              <w:rPr>
                <w:b w:val="0"/>
                <w:sz w:val="18"/>
              </w:rPr>
              <w:t>7</w:t>
            </w:r>
          </w:p>
        </w:tc>
        <w:tc>
          <w:tcPr>
            <w:tcW w:type="dxa" w:w="2340"/>
          </w:tcPr>
          <w:p>
            <w:r/>
            <w:r>
              <w:rPr>
                <w:b w:val="0"/>
                <w:sz w:val="18"/>
              </w:rPr>
              <w:t>No spawn recorded</w:t>
            </w:r>
          </w:p>
        </w:tc>
      </w:tr>
      <w:tr>
        <w:tc>
          <w:tcPr>
            <w:tcW w:type="dxa" w:w="2340"/>
          </w:tcPr>
          <w:p>
            <w:r/>
            <w:r>
              <w:rPr>
                <w:b w:val="0"/>
                <w:sz w:val="18"/>
              </w:rPr>
              <w:t>Immediate pre-spawn</w:t>
            </w:r>
          </w:p>
        </w:tc>
        <w:tc>
          <w:tcPr>
            <w:tcW w:type="dxa" w:w="2340"/>
          </w:tcPr>
          <w:p>
            <w:r/>
            <w:r>
              <w:rPr>
                <w:b w:val="0"/>
                <w:sz w:val="18"/>
              </w:rPr>
              <w:t>−7 to −1</w:t>
            </w:r>
          </w:p>
        </w:tc>
        <w:tc>
          <w:tcPr>
            <w:tcW w:type="dxa" w:w="2340"/>
          </w:tcPr>
          <w:p>
            <w:r/>
            <w:r>
              <w:rPr>
                <w:b w:val="0"/>
                <w:sz w:val="18"/>
              </w:rPr>
              <w:t>7</w:t>
            </w:r>
          </w:p>
        </w:tc>
        <w:tc>
          <w:tcPr>
            <w:tcW w:type="dxa" w:w="2340"/>
          </w:tcPr>
          <w:p>
            <w:r/>
            <w:r>
              <w:rPr>
                <w:b w:val="0"/>
                <w:sz w:val="18"/>
              </w:rPr>
              <w:t>No spawn recorded</w:t>
            </w:r>
          </w:p>
        </w:tc>
      </w:tr>
      <w:tr>
        <w:tc>
          <w:tcPr>
            <w:tcW w:type="dxa" w:w="2340"/>
          </w:tcPr>
          <w:p>
            <w:r/>
            <w:r>
              <w:rPr>
                <w:b w:val="0"/>
                <w:sz w:val="18"/>
              </w:rPr>
              <w:t>Spawn</w:t>
            </w:r>
          </w:p>
        </w:tc>
        <w:tc>
          <w:tcPr>
            <w:tcW w:type="dxa" w:w="2340"/>
          </w:tcPr>
          <w:p>
            <w:r/>
            <w:r>
              <w:rPr>
                <w:b w:val="0"/>
                <w:sz w:val="18"/>
              </w:rPr>
              <w:t>0 to 3</w:t>
            </w:r>
          </w:p>
        </w:tc>
        <w:tc>
          <w:tcPr>
            <w:tcW w:type="dxa" w:w="2340"/>
          </w:tcPr>
          <w:p>
            <w:r/>
            <w:r>
              <w:rPr>
                <w:b w:val="0"/>
                <w:sz w:val="18"/>
              </w:rPr>
              <w:t>4</w:t>
            </w:r>
          </w:p>
        </w:tc>
        <w:tc>
          <w:tcPr>
            <w:tcW w:type="dxa" w:w="2340"/>
          </w:tcPr>
          <w:p>
            <w:r/>
            <w:r>
              <w:rPr>
                <w:b w:val="0"/>
                <w:sz w:val="18"/>
              </w:rPr>
              <w:t>Adults in the shallows; eggs being laid</w:t>
            </w:r>
          </w:p>
        </w:tc>
      </w:tr>
      <w:tr>
        <w:tc>
          <w:tcPr>
            <w:tcW w:type="dxa" w:w="2340"/>
          </w:tcPr>
          <w:p>
            <w:r/>
            <w:r>
              <w:rPr>
                <w:b w:val="0"/>
                <w:sz w:val="18"/>
              </w:rPr>
              <w:t>Early egg</w:t>
            </w:r>
          </w:p>
        </w:tc>
        <w:tc>
          <w:tcPr>
            <w:tcW w:type="dxa" w:w="2340"/>
          </w:tcPr>
          <w:p>
            <w:r/>
            <w:r>
              <w:rPr>
                <w:b w:val="0"/>
                <w:sz w:val="18"/>
              </w:rPr>
              <w:t>4 to 14</w:t>
            </w:r>
          </w:p>
        </w:tc>
        <w:tc>
          <w:tcPr>
            <w:tcW w:type="dxa" w:w="2340"/>
          </w:tcPr>
          <w:p>
            <w:r/>
            <w:r>
              <w:rPr>
                <w:b w:val="0"/>
                <w:sz w:val="18"/>
              </w:rPr>
              <w:t>11</w:t>
            </w:r>
          </w:p>
        </w:tc>
        <w:tc>
          <w:tcPr>
            <w:tcW w:type="dxa" w:w="2340"/>
          </w:tcPr>
          <w:p>
            <w:r/>
            <w:r>
              <w:rPr>
                <w:b w:val="0"/>
                <w:sz w:val="18"/>
              </w:rPr>
              <w:t>Eggs on vegetation and along the shore</w:t>
            </w:r>
          </w:p>
        </w:tc>
      </w:tr>
      <w:tr>
        <w:tc>
          <w:tcPr>
            <w:tcW w:type="dxa" w:w="2340"/>
          </w:tcPr>
          <w:p>
            <w:r/>
            <w:r>
              <w:rPr>
                <w:b w:val="0"/>
                <w:sz w:val="18"/>
              </w:rPr>
              <w:t>Late egg</w:t>
            </w:r>
          </w:p>
        </w:tc>
        <w:tc>
          <w:tcPr>
            <w:tcW w:type="dxa" w:w="2340"/>
          </w:tcPr>
          <w:p>
            <w:r/>
            <w:r>
              <w:rPr>
                <w:b w:val="0"/>
                <w:sz w:val="18"/>
              </w:rPr>
              <w:t>15 to 28</w:t>
            </w:r>
          </w:p>
        </w:tc>
        <w:tc>
          <w:tcPr>
            <w:tcW w:type="dxa" w:w="2340"/>
          </w:tcPr>
          <w:p>
            <w:r/>
            <w:r>
              <w:rPr>
                <w:b w:val="0"/>
                <w:sz w:val="18"/>
              </w:rPr>
              <w:t>14</w:t>
            </w:r>
          </w:p>
        </w:tc>
        <w:tc>
          <w:tcPr>
            <w:tcW w:type="dxa" w:w="2340"/>
          </w:tcPr>
          <w:p>
            <w:r/>
            <w:r>
              <w:rPr>
                <w:b w:val="0"/>
                <w:sz w:val="18"/>
              </w:rPr>
              <w:t>Eggs largely hatched or washed away</w:t>
            </w:r>
          </w:p>
        </w:tc>
      </w:tr>
    </w:tbl>
    <w:p>
      <w:ins w:id="9112" w:author="Claude (editorial pass)" w:date="2026-07-26T00:00:00Z">
        <w:r>
          <w:rPr>
            <w:sz w:val="18"/>
          </w:rPr>
          <w:t xml:space="preserve">Table 1. Periods defined relative to the recorded event date. The pre-spawn summary weights the two pre-spawn periods equally. The active summary weights the spawn and early egg periods by their durations, 4/15 and 11/15.</w:t>
        </w:r>
      </w:ins>
    </w:p>
    <w:p w14:paraId="11ED8DFC" w14:textId="77777777" w:rsidR="00C15184" w:rsidRPr="00FA3BFA" w:rsidRDefault="00000000">
      <w:pPr>
        <w:rPr>
          <w:rFonts w:cs="Times New Roman"/>
        </w:rPr>
      </w:pPr>
      <w:r w:rsidRPr="00FA3BFA">
        <w:rPr>
          <w:rFonts w:cs="Times New Roman"/>
        </w:rPr>
        <w:t xml:space="preserve">A checklist was near when it lay within 5 km of a recorded event and in the reference zone at 5 to 20 km. These bounds were set by judgement before fitting. The reference zone is not assumed to be </w:t>
      </w:r>
      <w:del w:id="9113" w:author="Claude (editorial pass)" w:date="2026-07-26T00:00:00Z">
        <w:r w:rsidRPr="00FA3BFA">
          <w:rPr>
            <w:rFonts w:cs="Times New Roman"/>
          </w:rPr>
          <w:delText xml:space="preserve">spawn-free, and Section 4.4 describes what the comparison can support.</w:delText>
        </w:r>
      </w:del>
      <w:ins w:id="9114" w:author="Claude (editorial pass)" w:date="2026-07-26T00:00:00Z">
        <w:r w:rsidRPr="00FA3BFA">
          <w:rPr>
            <w:rFonts w:cs="Times New Roman"/>
          </w:rPr>
          <w:t xml:space="preserve">spawn-free.</w:t>
        </w:r>
      </w:ins>
    </w:p>
    <w:p w14:paraId="616CC321" w14:textId="77777777" w:rsidR="00C15184" w:rsidRPr="00FA3BFA" w:rsidRDefault="00000000">
      <w:pPr>
        <w:rPr>
          <w:rFonts w:cs="Times New Roman"/>
        </w:rPr>
      </w:pPr>
      <w:r w:rsidRPr="00FA3BFA">
        <w:rPr>
          <w:rFonts w:cs="Times New Roman"/>
        </w:rPr>
        <w:t>A checklist could link to several events at different distances and dates. All eligible links were counted in the period and zone where they fell, giving twelve exposure variables from six periods and two zones. Each checklist stayed one row however many links it carried. Baseline and active exposure were not mutually exclusive: 5,163 checklists, 5.5% of those with any exposure, contributed to both through different events. Variance inflation among the twelve exposure variables ranged from 1.22 to 1.26.</w:t>
      </w:r>
    </w:p>
    <w:p w14:paraId="2486A6E0" w14:textId="77777777" w:rsidR="00C15184" w:rsidRPr="00FA3BFA" w:rsidRDefault="00000000">
      <w:pPr>
        <w:rPr>
          <w:rFonts w:cs="Times New Roman"/>
        </w:rPr>
      </w:pPr>
      <w:del w:id="9115" w:author="Claude (editorial pass)" w:date="2026-07-26T00:00:00Z">
        <w:r w:rsidRPr="00FA3BFA">
          <w:rPr>
            <w:rFonts w:cs="Times New Roman"/>
          </w:rPr>
          <w:delText xml:space="preserve">Event blocks were not matched treatment and control strata, and the </w:delText>
        </w:r>
      </w:del>
      <w:ins w:id="9116" w:author="Claude (editorial pass)" w:date="2026-07-26T00:00:00Z">
        <w:r w:rsidRPr="00FA3BFA">
          <w:rPr>
            <w:rFonts w:cs="Times New Roman"/>
          </w:rPr>
          <w:t xml:space="preserve">The </w:t>
        </w:r>
      </w:ins>
      <w:r w:rsidRPr="00FA3BFA">
        <w:rPr>
          <w:rFonts w:cs="Times New Roman"/>
        </w:rPr>
        <w:t xml:space="preserve">models did not require every event or block to contain checklists in both zones. Of 1,120 events, 850 contributed links in both zones, as did 51 of 58 blocks. In total, 99.8% of exposed checklists were in a block represented in both zones, so most of the comparison was made within blocks.</w:t>
      </w:r>
    </w:p>
    <w:p w14:paraId="5CBCA9B4" w14:textId="77777777" w:rsidR="00C15184" w:rsidRPr="00FA3BFA" w:rsidRDefault="00000000">
      <w:pPr>
        <w:rPr>
          <w:rFonts w:cs="Times New Roman"/>
        </w:rPr>
      </w:pPr>
      <w:r w:rsidR="00FA3BFA" w:rsidRPr="00FA3BFA">
        <w:rPr>
          <w:rStyle w:val="CommentReference"/>
          <w:rFonts w:cs="Times New Roman"/>
          <w:sz w:val="22"/>
          <w:szCs w:val="24"/>
        </w:rPr>
        <w:t xml:space="preserve">Distances ran from the checklist point location to the event point, including for travelling checklists. About 12% of near-zone checklists travelled more than 2.5 km and about 3% more than 4 km. A route that crossed a zone boundary was still represented by one point, which blurs the zones. Because that blur does not depend on event timing, it is expected to weaken a localized response more often than create </w:t>
      </w:r>
      <w:del w:id="9117" w:author="Claude (editorial pass)" w:date="2026-07-26T00:00:00Z">
        <w:r w:rsidR="00FA3BFA" w:rsidRPr="00FA3BFA">
          <w:rPr>
            <w:rStyle w:val="CommentReference"/>
            <w:rFonts w:cs="Times New Roman"/>
            <w:sz w:val="22"/>
            <w:szCs w:val="24"/>
          </w:rPr>
          <w:delText xml:space="preserve">one, although its direction is not guaranteed.</w:delText>
        </w:r>
      </w:del>
      <w:ins w:id="9118" w:author="Claude (editorial pass)" w:date="2026-07-26T00:00:00Z">
        <w:r w:rsidR="00FA3BFA" w:rsidRPr="00FA3BFA">
          <w:rPr>
            <w:rStyle w:val="CommentReference"/>
            <w:rFonts w:cs="Times New Roman"/>
            <w:sz w:val="22"/>
            <w:szCs w:val="24"/>
          </w:rPr>
          <w:t xml:space="preserve">one.</w:t>
        </w:r>
      </w:ins>
    </w:p>
    <w:p w14:paraId="4CC73F6C" w14:textId="77777777" w:rsidR="00C15184" w:rsidRPr="00FA3BFA" w:rsidRDefault="00000000">
      <w:pPr>
        <w:keepNext/>
        <w:rPr>
          <w:rFonts w:cs="Times New Roman"/>
        </w:rPr>
      </w:pPr>
      <w:r w:rsidRPr="00FA3BFA">
        <w:rPr>
          <w:rFonts w:cs="Times New Roman"/>
          <w:noProof/>
          <w:color w:val="000000"/>
        </w:rPr>
        <w:drawing>
          <wp:inline distT="0" distB="0" distL="0" distR="0" wp14:anchorId="546BF892" wp14:editId="4D2BD62D">
            <wp:extent cx="5302908" cy="4562825"/>
            <wp:effectExtent l="0" t="0" r="0" b="0"/>
            <wp:docPr id="27" name="Picture" descr="Conceptual flow from the two data sources to the two observation outcomes and their ecological interpretation."/>
            <wp:cNvGraphicFramePr/>
            <a:graphic xmlns:a="http://schemas.openxmlformats.org/drawingml/2006/main">
              <a:graphicData uri="http://schemas.openxmlformats.org/drawingml/2006/picture">
                <pic:pic xmlns:pic="http://schemas.openxmlformats.org/drawingml/2006/picture">
                  <pic:nvPicPr>
                    <pic:cNvPr id="28" name="Picture" descr="figures/v12/figure1_study_design_v12.png"/>
                    <pic:cNvPicPr>
                      <a:picLocks noChangeAspect="1" noChangeArrowheads="1"/>
                    </pic:cNvPicPr>
                  </pic:nvPicPr>
                  <pic:blipFill>
                    <a:blip r:embed="rId11"/>
                    <a:stretch>
                      <a:fillRect/>
                    </a:stretch>
                  </pic:blipFill>
                  <pic:spPr bwMode="auto">
                    <a:xfrm>
                      <a:off x="0" y="0"/>
                      <a:ext cx="5302908" cy="4562825"/>
                    </a:xfrm>
                    <a:prstGeom prst="rect">
                      <a:avLst/>
                    </a:prstGeom>
                    <a:noFill/>
                    <a:ln w="9525">
                      <a:noFill/>
                      <a:headEnd/>
                      <a:tailEnd/>
                    </a:ln>
                  </pic:spPr>
                </pic:pic>
              </a:graphicData>
            </a:graphic>
          </wp:inline>
        </w:drawing>
      </w:r>
    </w:p>
    <w:p w14:paraId="12D8F4B1" w14:textId="77777777" w:rsidR="00C15184" w:rsidRPr="00FA3BFA" w:rsidRDefault="00000000">
      <w:commentRangeStart w:id="134"/>
      <w:commentRangeStart w:id="8"/>
      <w:pPr>
        <w:rPr>
          <w:rFonts w:cs="Times New Roman"/>
        </w:rPr>
      </w:pPr>
      <w:r w:rsidRPr="00FA3BFA">
        <w:rPr>
          <w:rFonts w:cs="Times New Roman"/>
        </w:rPr>
        <w:t xml:space="preserve">Figure 1. The design in ecological terms. Complete eBird checklists were linked to recorded spawning events by distance and by date relative to the event-date anchor. Whether a species was reported and how many were counted were modelled separately. The main comparison asks whether the near-to-reference relationship during days 0 to 14 became stronger than during days −14 to −1. The days −28 to −15 baseline enters through the model and not through that comparison, in which its two terms </w:t>
      </w:r>
      <w:del w:id="9119" w:author="Claude (editorial pass)" w:date="2026-07-26T00:00:00Z">
        <w:r w:rsidRPr="00FA3BFA">
          <w:rPr>
            <w:rFonts w:cs="Times New Roman"/>
          </w:rPr>
          <w:delText xml:space="preserve">cancel. The result is an event-linked association, not a measure of consumption, movement or abundance.</w:delText>
        </w:r>
      </w:del>
      <w:ins w:id="9120" w:author="Claude (editorial pass)" w:date="2026-07-26T00:00:00Z">
        <w:r w:rsidRPr="00FA3BFA">
          <w:rPr>
            <w:rFonts w:cs="Times New Roman"/>
          </w:rPr>
          <w:t xml:space="preserve">cancel.</w:t>
        </w:r>
      </w:ins>
      <w:commentRangeEnd w:id="8"/>
      <w:r w:rsidRPr="00FA3BFA">
        <w:rPr>
          <w:rFonts w:cs="Times New Roman"/>
        </w:rPr>
        <w:commentReference w:id="8"/>
      </w:r>
      <w:commentRangeEnd w:id="134"/>
      <w:r w:rsidRPr="00FA3BFA">
        <w:rPr>
          <w:rFonts w:cs="Times New Roman"/>
        </w:rPr>
        <w:commentReference w:id="134"/>
      </w:r>
    </w:p>
    <w:p w14:paraId="282FF7B4" w14:textId="77777777" w:rsidR="00BF0BAC" w:rsidRPr="00FA3BFA" w:rsidRDefault="00000000">
      <w:pPr>
        <w:pStyle w:val="Heading2"/>
        <w:rPr>
          <w:rFonts w:ascii="Times New Roman" w:hAnsi="Times New Roman" w:cs="Times New Roman"/>
        </w:rPr>
      </w:pPr>
      <w:r w:rsidRPr="00FA3BFA">
        <w:rPr>
          <w:rFonts w:ascii="Times New Roman" w:hAnsi="Times New Roman" w:cs="Times New Roman"/>
        </w:rPr>
        <w:t xml:space="preserve">2.3 </w:t>
      </w:r>
      <w:del w:id="9121" w:author="Claude (editorial pass)" w:date="2026-07-26T00:00:00Z">
        <w:r w:rsidRPr="00FA3BFA">
          <w:rPr>
            <w:rFonts w:ascii="Times New Roman" w:hAnsi="Times New Roman" w:cs="Times New Roman"/>
          </w:rPr>
          <w:delText xml:space="preserve">Checklist Selection and </w:delText>
        </w:r>
      </w:del>
      <w:r w:rsidRPr="00FA3BFA">
        <w:rPr>
          <w:rFonts w:ascii="Times New Roman" w:hAnsi="Times New Roman" w:cs="Times New Roman"/>
        </w:rPr>
        <w:t xml:space="preserve">Response </w:t>
      </w:r>
      <w:del w:id="9122" w:author="Claude (editorial pass)" w:date="2026-07-26T00:00:00Z">
        <w:r w:rsidRPr="00FA3BFA">
          <w:rPr>
            <w:rFonts w:ascii="Times New Roman" w:hAnsi="Times New Roman" w:cs="Times New Roman"/>
          </w:rPr>
          <w:delText xml:space="preserve">Construction</w:delText>
        </w:r>
      </w:del>
      <w:ins w:id="9123" w:author="Claude (editorial pass)" w:date="2026-07-26T00:00:00Z">
        <w:r w:rsidRPr="00FA3BFA">
          <w:rPr>
            <w:rFonts w:ascii="Times New Roman" w:hAnsi="Times New Roman" w:cs="Times New Roman"/>
          </w:rPr>
          <w:t xml:space="preserve">Variables</w:t>
        </w:r>
      </w:ins>
    </w:p>
    <w:p w14:paraId="533E8038" w14:textId="55560550" w:rsidR="00BF0BAC" w:rsidRPr="00FA3BFA" w:rsidRDefault="00000000">
      <w:pPr>
        <w:rPr>
          <w:rFonts w:cs="Times New Roman"/>
        </w:rPr>
      </w:pPr>
      <w:r w:rsidRPr="00FA3BFA">
        <w:rPr>
          <w:rFonts w:cs="Times New Roman"/>
        </w:rPr>
        <w:t xml:space="preserve">Two outcomes represent different parts of the checklist record. Checklist reporting was one when a species was reported on an eligible complete checklist and zero when it was omitted under the fixed ambiguity </w:t>
      </w:r>
      <w:del w:id="9124" w:author="Claude (editorial pass)" w:date="2026-07-26T00:00:00Z">
        <w:r w:rsidRPr="00FA3BFA">
          <w:rPr>
            <w:rFonts w:cs="Times New Roman"/>
          </w:rPr>
          <w:delText xml:space="preserve">rules. An </w:delText>
        </w:r>
      </w:del>
      <w:ins w:id="9125" w:author="Claude (editorial pass)" w:date="2026-07-26T00:00:00Z">
        <w:r w:rsidRPr="00FA3BFA">
          <w:rPr>
            <w:rFonts w:cs="Times New Roman"/>
          </w:rPr>
          <w:t xml:space="preserve">rules, and although an </w:t>
        </w:r>
      </w:ins>
      <w:r w:rsidRPr="00FA3BFA">
        <w:rPr>
          <w:rFonts w:cs="Times New Roman"/>
        </w:rPr>
        <w:t xml:space="preserve">omission </w:t>
      </w:r>
      <w:del w:id="9126" w:author="Claude (editorial pass)" w:date="2026-07-26T00:00:00Z">
        <w:r w:rsidRPr="00FA3BFA">
          <w:rPr>
            <w:rFonts w:cs="Times New Roman"/>
          </w:rPr>
          <w:delText xml:space="preserve">from a complete checklist </w:delText>
        </w:r>
      </w:del>
      <w:r w:rsidRPr="00FA3BFA">
        <w:rPr>
          <w:rFonts w:cs="Times New Roman"/>
        </w:rPr>
        <w:t xml:space="preserve">is informative about reporting </w:t>
      </w:r>
      <w:del w:id="9127" w:author="Claude (editorial pass)" w:date="2026-07-26T00:00:00Z">
        <w:r w:rsidRPr="00FA3BFA">
          <w:rPr>
            <w:rFonts w:cs="Times New Roman"/>
          </w:rPr>
          <w:delText xml:space="preserve">but </w:delText>
        </w:r>
      </w:del>
      <w:ins w:id="9128" w:author="Claude (editorial pass)" w:date="2026-07-26T00:00:00Z">
        <w:r w:rsidRPr="00FA3BFA">
          <w:rPr>
            <w:rFonts w:cs="Times New Roman"/>
          </w:rPr>
          <w:t xml:space="preserve">it </w:t>
        </w:r>
      </w:ins>
      <w:r w:rsidRPr="00FA3BFA">
        <w:rPr>
          <w:rFonts w:cs="Times New Roman"/>
        </w:rPr>
        <w:t xml:space="preserve">does not prove that the species was </w:t>
      </w:r>
      <w:del w:id="9129" w:author="Claude (editorial pass)" w:date="2026-07-26T00:00:00Z">
        <w:r w:rsidRPr="00FA3BFA">
          <w:rPr>
            <w:rFonts w:cs="Times New Roman"/>
          </w:rPr>
          <w:delText xml:space="preserve">absent.</w:delText>
        </w:r>
      </w:del>
      <w:ins w:id="9130" w:author="Claude (editorial pass)" w:date="2026-07-26T00:00:00Z">
        <w:r w:rsidRPr="00FA3BFA">
          <w:rPr>
            <w:rFonts w:cs="Times New Roman"/>
          </w:rPr>
          <w:t xml:space="preserve">absent. Every positive report kept its count state, so a finite number contributed to both outcomes while an unquantified X contributed only to whether the species was reported. Observers enter X when they know a bird is present but cannot or do not want to count it, most often when the number of individuals is large.</w:t>
        </w:r>
      </w:ins>
    </w:p>
    <w:p w14:paraId="533E8038" w14:textId="55560550" w:rsidR="00BF0BAC" w:rsidRPr="00FA3BFA" w:rsidRDefault="00000000">
      <w:pPr>
        <w:rPr>
          <w:rFonts w:cs="Times New Roman"/>
          <w:del w:id="9425" w:author="Claude (editorial pass)" w:date="2026-07-26T00:00:00Z"/>
        </w:rPr>
      </w:pPr>
      <w:del w:id="9424" w:author="Claude (editorial pass)" w:date="2026-07-26T00:00:00Z">
        <w:r>
          <w:rPr/>
          <w:delText xml:space="preserve">Every positive report kept its count state. A finite number contributed to both outcomes. An unquantified "X" contributed only to whether the species was reported. Users enter X when they know a bird is present but cannot or do not want to quantify it, often when the number of individuals is large.</w:delText>
        </w:r>
      </w:del>
    </w:p>
    <w:p w14:paraId="1FC9B74B" w14:textId="5BCE315E" w:rsidR="00BF0BAC" w:rsidRPr="00FA3BFA" w:rsidRDefault="00000000">
      <w:commentRangeStart w:id="141"/>
      <w:commentRangeStart w:id="25"/>
      <w:pPr>
        <w:rPr>
          <w:rFonts w:cs="Times New Roman"/>
        </w:rPr>
      </w:pPr>
      <w:r w:rsidRPr="00FA3BFA">
        <w:rPr>
          <w:rFonts w:cs="Times New Roman"/>
        </w:rPr>
        <w:t xml:space="preserve">The second outcome was the natural logarithm of the number </w:t>
      </w:r>
      <w:del w:id="9131" w:author="Claude (editorial pass)" w:date="2026-07-26T00:00:00Z">
        <w:r w:rsidRPr="00FA3BFA">
          <w:rPr>
            <w:rFonts w:cs="Times New Roman"/>
          </w:rPr>
          <w:delText xml:space="preserve">reported, conditional on the species being reported and assigned a finite count. </w:delText>
        </w:r>
      </w:del>
      <w:ins w:id="9132" w:author="Claude (editorial pass)" w:date="2026-07-26T00:00:00Z">
        <w:r w:rsidRPr="00FA3BFA">
          <w:rPr>
            <w:rFonts w:cs="Times New Roman"/>
          </w:rPr>
          <w:t xml:space="preserve">reported. </w:t>
        </w:r>
      </w:ins>
      <w:r w:rsidRPr="00FA3BFA">
        <w:rPr>
          <w:rFonts w:cs="Times New Roman"/>
        </w:rPr>
        <w:t xml:space="preserve">Exponentiated estimates </w:t>
      </w:r>
      <w:ins w:id="9133" w:author="Claude (editorial pass)" w:date="2026-07-26T00:00:00Z">
        <w:r w:rsidRPr="00FA3BFA">
          <w:rPr>
            <w:rFonts w:cs="Times New Roman"/>
          </w:rPr>
          <w:t xml:space="preserve">therefore </w:t>
        </w:r>
      </w:ins>
      <w:r w:rsidRPr="00FA3BFA">
        <w:rPr>
          <w:rFonts w:cs="Times New Roman"/>
        </w:rPr>
        <w:t xml:space="preserve">compare geometric mean counts among those records. </w:t>
      </w:r>
      <w:del w:id="9134" w:author="Claude (editorial pass)" w:date="2026-07-26T00:00:00Z">
        <w:r w:rsidRPr="00FA3BFA">
          <w:rPr>
            <w:rFonts w:cs="Times New Roman"/>
          </w:rPr>
          <w:delText xml:space="preserve">They do not measure abundance across all checklists, </w:delText>
        </w:r>
      </w:del>
      <w:ins w:id="9135" w:author="Claude (editorial pass)" w:date="2026-07-26T00:00:00Z">
        <w:r w:rsidRPr="00FA3BFA">
          <w:rPr>
            <w:rFonts w:cs="Times New Roman"/>
          </w:rPr>
          <w:t xml:space="preserve">The two outcomes answer different questions. The first asks whether a species appeared on a checklist at all, whereas the second asks whether the number an observer supplied was larger, </w:t>
        </w:r>
      </w:ins>
      <w:r w:rsidRPr="00FA3BFA">
        <w:rPr>
          <w:rFonts w:cs="Times New Roman"/>
        </w:rPr>
        <w:t xml:space="preserve">and a </w:t>
      </w:r>
      <w:del w:id="9136" w:author="Claude (editorial pass)" w:date="2026-07-26T00:00:00Z">
        <w:r w:rsidRPr="00FA3BFA">
          <w:rPr>
            <w:rFonts w:cs="Times New Roman"/>
          </w:rPr>
          <w:delText xml:space="preserve">total from </w:delText>
        </w:r>
      </w:del>
      <w:ins w:id="9137" w:author="Claude (editorial pass)" w:date="2026-07-26T00:00:00Z">
        <w:r w:rsidRPr="00FA3BFA">
          <w:rPr>
            <w:rFonts w:cs="Times New Roman"/>
          </w:rPr>
          <w:t xml:space="preserve">species can change on one without changing on the other. Because the count outcome is measured only among birds that were both reported and counted, however, it is conditioned on something the reporting models themselves show to be responsive, which is </w:t>
        </w:r>
      </w:ins>
      <w:r w:rsidRPr="00FA3BFA">
        <w:rPr>
          <w:rFonts w:cs="Times New Roman"/>
        </w:rPr>
        <w:t xml:space="preserve">a </w:t>
      </w:r>
      <w:del w:id="9138" w:author="Claude (editorial pass)" w:date="2026-07-26T00:00:00Z">
        <w:r w:rsidRPr="00FA3BFA">
          <w:rPr>
            <w:rFonts w:cs="Times New Roman"/>
          </w:rPr>
          <w:delText xml:space="preserve">travelling checklist need </w:delText>
        </w:r>
      </w:del>
      <w:ins w:id="9139" w:author="Claude (editorial pass)" w:date="2026-07-26T00:00:00Z">
        <w:r w:rsidRPr="00FA3BFA">
          <w:rPr>
            <w:rFonts w:cs="Times New Roman"/>
          </w:rPr>
          <w:t xml:space="preserve">selection problem and </w:t>
        </w:r>
      </w:ins>
      <w:r w:rsidRPr="00FA3BFA">
        <w:rPr>
          <w:rFonts w:cs="Times New Roman"/>
        </w:rPr>
        <w:t xml:space="preserve">not </w:t>
      </w:r>
      <w:del w:id="9140" w:author="Claude (editorial pass)" w:date="2026-07-26T00:00:00Z">
        <w:r w:rsidRPr="00FA3BFA">
          <w:rPr>
            <w:rFonts w:cs="Times New Roman"/>
          </w:rPr>
          <w:delText xml:space="preserve">represent one flock.</w:delText>
        </w:r>
      </w:del>
      <w:ins w:id="9141" w:author="Claude (editorial pass)" w:date="2026-07-26T00:00:00Z">
        <w:r w:rsidRPr="00FA3BFA">
          <w:rPr>
            <w:rFonts w:cs="Times New Roman"/>
          </w:rPr>
          <w:t xml:space="preserve">only a difference of question. </w:t>
        </w:r>
      </w:ins>
      <w:commentRangeEnd w:id="25"/>
      <w:r w:rsidRPr="00FA3BFA">
        <w:rPr>
          <w:rFonts w:cs="Times New Roman"/>
        </w:rPr>
        <w:commentReference w:id="25"/>
      </w:r>
      <w:commentRangeEnd w:id="141"/>
      <w:r w:rsidRPr="00FA3BFA">
        <w:rPr>
          <w:rFonts w:cs="Times New Roman"/>
        </w:rPr>
        <w:commentReference w:id="141"/>
      </w:r>
    </w:p>
    <w:p w14:paraId="1FC9B74B" w14:textId="5BCE315E" w:rsidR="00BF0BAC" w:rsidRPr="00FA3BFA" w:rsidRDefault="00000000">
      <w:pPr>
        <w:rPr>
          <w:rFonts w:cs="Times New Roman"/>
          <w:del w:id="9427" w:author="Claude (editorial pass)" w:date="2026-07-26T00:00:00Z"/>
        </w:rPr>
      </w:pPr>
      <w:del w:id="9426" w:author="Claude (editorial pass)" w:date="2026-07-26T00:00:00Z">
        <w:r>
          <w:rPr/>
          <w:delText xml:space="preserve">The first outcome asks whether a species appeared on a checklist. The second asks whether the supplied number was larger. A species can change on one outcome and not the other. The count outcome is conditioned on a bird being reported and quantified, and Section 4.3 discusses the consequences of that conditioning.</w:delText>
        </w:r>
      </w:del>
    </w:p>
    <w:p w14:paraId="5702D7DD" w14:textId="77777777" w:rsidR="00C15184" w:rsidRPr="00FA3BFA" w:rsidRDefault="00000000">
      <w:pPr>
        <w:pStyle w:val="Heading2"/>
        <w:rPr>
          <w:rFonts w:ascii="Times New Roman" w:hAnsi="Times New Roman" w:cs="Times New Roman"/>
        </w:rPr>
      </w:pPr>
      <w:r w:rsidRPr="00FA3BFA">
        <w:rPr>
          <w:rFonts w:ascii="Times New Roman" w:hAnsi="Times New Roman" w:cs="Times New Roman"/>
        </w:rPr>
        <w:t xml:space="preserve">2.4 </w:t>
      </w:r>
      <w:del w:id="9142" w:author="Claude (editorial pass)" w:date="2026-07-26T00:00:00Z">
        <w:r w:rsidRPr="00FA3BFA">
          <w:rPr>
            <w:rFonts w:ascii="Times New Roman" w:hAnsi="Times New Roman" w:cs="Times New Roman"/>
          </w:rPr>
          <w:delText xml:space="preserve">Statistical Comparison </w:delText>
        </w:r>
      </w:del>
      <w:ins w:id="9143" w:author="Claude (editorial pass)" w:date="2026-07-26T00:00:00Z">
        <w:r w:rsidRPr="00FA3BFA">
          <w:rPr>
            <w:rFonts w:ascii="Times New Roman" w:hAnsi="Times New Roman" w:cs="Times New Roman"/>
          </w:rPr>
          <w:t xml:space="preserve">Model Structure </w:t>
        </w:r>
      </w:ins>
      <w:r w:rsidRPr="00FA3BFA">
        <w:rPr>
          <w:rFonts w:ascii="Times New Roman" w:hAnsi="Times New Roman" w:cs="Times New Roman"/>
        </w:rPr>
        <w:t xml:space="preserve">and </w:t>
      </w:r>
      <w:del w:id="9144" w:author="Claude (editorial pass)" w:date="2026-07-26T00:00:00Z">
        <w:r w:rsidRPr="00FA3BFA">
          <w:rPr>
            <w:rFonts w:ascii="Times New Roman" w:hAnsi="Times New Roman" w:cs="Times New Roman"/>
          </w:rPr>
          <w:delText xml:space="preserve">Models</w:delText>
        </w:r>
      </w:del>
      <w:ins w:id="9145" w:author="Claude (editorial pass)" w:date="2026-07-26T00:00:00Z">
        <w:r w:rsidRPr="00FA3BFA">
          <w:rPr>
            <w:rFonts w:ascii="Times New Roman" w:hAnsi="Times New Roman" w:cs="Times New Roman"/>
          </w:rPr>
          <w:t xml:space="preserve">the Difference-in-Differences Contrast</w:t>
        </w:r>
      </w:ins>
    </w:p>
    <w:p w14:paraId="23201620" w14:textId="77777777" w:rsidR="00C15184" w:rsidRPr="00FA3BFA" w:rsidRDefault="00000000">
      <w:pPr>
        <w:rPr>
          <w:rFonts w:cs="Times New Roman"/>
        </w:rPr>
      </w:pPr>
      <w:r w:rsidRPr="00FA3BFA">
        <w:rPr>
          <w:rFonts w:cs="Times New Roman"/>
          <w:color w:val="000000"/>
        </w:rPr>
        <w:t>The logic is easiest to see in terms of event links. For checklist (i), the model for each species was</w:t>
      </w:r>
    </w:p>
    <w:p w14:paraId="20FD7F20" w14:textId="77777777" w:rsidR="00C15184" w:rsidRPr="00FA3BFA" w:rsidRDefault="00000000">
      <w:pPr>
        <w:rPr>
          <w:rFonts w:cs="Times New Roman"/>
        </w:rPr>
      </w:pPr>
      <m:oMathPara>
        <m:oMathParaPr>
          <m:jc m:val="center"/>
        </m:oMathParaPr>
        <m:oMath>
          <m:r>
            <w:rPr>
              <w:rFonts w:ascii="Cambria Math" w:hAnsi="Cambria Math" w:cs="Times New Roman"/>
            </w:rPr>
            <m:t>g</m:t>
          </m:r>
          <m:d>
            <m:dPr>
              <m:begChr m:val="["/>
              <m:endChr m:val="]"/>
              <m:ctrlPr>
                <w:rPr>
                  <w:rFonts w:ascii="Cambria Math" w:hAnsi="Cambria Math" w:cs="Times New Roman"/>
                </w:rPr>
              </m:ctrlPr>
            </m:dPr>
            <m:e>
              <m:r>
                <w:rPr>
                  <w:rFonts w:ascii="Cambria Math" w:hAnsi="Cambria Math" w:cs="Times New Roman"/>
                </w:rPr>
                <m:t>E</m:t>
              </m:r>
              <m:d>
                <m:dPr>
                  <m:ctrlPr>
                    <w:rPr>
                      <w:rFonts w:ascii="Cambria Math" w:hAnsi="Cambria Math" w:cs="Times New Roman"/>
                    </w:rPr>
                  </m:ctrlPr>
                </m:dPr>
                <m:e>
                  <m:sSub>
                    <m:sSubPr>
                      <m:ctrlPr>
                        <w:rPr>
                          <w:rFonts w:ascii="Cambria Math" w:hAnsi="Cambria Math" w:cs="Times New Roman"/>
                        </w:rPr>
                      </m:ctrlPr>
                    </m:sSubPr>
                    <m:e>
                      <m:r>
                        <w:rPr>
                          <w:rFonts w:ascii="Cambria Math" w:hAnsi="Cambria Math" w:cs="Times New Roman"/>
                        </w:rPr>
                        <m:t>Y</m:t>
                      </m:r>
                    </m:e>
                    <m:sub>
                      <m:r>
                        <w:rPr>
                          <w:rFonts w:ascii="Cambria Math" w:hAnsi="Cambria Math" w:cs="Times New Roman"/>
                        </w:rPr>
                        <m:t>i</m:t>
                      </m:r>
                    </m:sub>
                  </m:sSub>
                </m:e>
              </m:d>
            </m:e>
          </m:d>
          <m:r>
            <m:rPr>
              <m:sty m:val="p"/>
            </m:rPr>
            <w:rPr>
              <w:rFonts w:ascii="Cambria Math" w:hAnsi="Cambria Math" w:cs="Times New Roman"/>
            </w:rPr>
            <m:t>=</m:t>
          </m:r>
          <m:r>
            <w:rPr>
              <w:rFonts w:ascii="Cambria Math" w:hAnsi="Cambria Math" w:cs="Times New Roman"/>
            </w:rPr>
            <m:t>α</m:t>
          </m:r>
          <m:r>
            <m:rPr>
              <m:sty m:val="p"/>
            </m:rPr>
            <w:rPr>
              <w:rFonts w:ascii="Cambria Math" w:hAnsi="Cambria Math" w:cs="Times New Roman"/>
            </w:rPr>
            <m:t>+</m:t>
          </m:r>
          <m:nary>
            <m:naryPr>
              <m:chr m:val="∑"/>
              <m:limLoc m:val="undOvr"/>
              <m:supHide m:val="1"/>
              <m:ctrlPr>
                <w:rPr>
                  <w:rFonts w:ascii="Cambria Math" w:hAnsi="Cambria Math" w:cs="Times New Roman"/>
                </w:rPr>
              </m:ctrlPr>
            </m:naryPr>
            <m:sub>
              <m:r>
                <w:rPr>
                  <w:rFonts w:ascii="Cambria Math" w:hAnsi="Cambria Math" w:cs="Times New Roman"/>
                </w:rPr>
                <m:t>p</m:t>
              </m:r>
              <m:r>
                <m:rPr>
                  <m:sty m:val="p"/>
                </m:rPr>
                <w:rPr>
                  <w:rFonts w:ascii="Cambria Math" w:hAnsi="Cambria Math" w:cs="Times New Roman"/>
                </w:rPr>
                <m:t>,</m:t>
              </m:r>
              <m:r>
                <w:rPr>
                  <w:rFonts w:ascii="Cambria Math" w:hAnsi="Cambria Math" w:cs="Times New Roman"/>
                </w:rPr>
                <m:t>z</m:t>
              </m:r>
            </m:sub>
            <m:sup>
              <m:r>
                <w:rPr>
                  <w:rFonts w:ascii="Cambria Math" w:hAnsi="Cambria Math" w:cs="Times New Roman"/>
                </w:rPr>
                <m:t>​</m:t>
              </m:r>
            </m:sup>
            <m:e>
              <m:sSub>
                <m:sSubPr>
                  <m:ctrlPr>
                    <w:rPr>
                      <w:rFonts w:ascii="Cambria Math" w:hAnsi="Cambria Math" w:cs="Times New Roman"/>
                    </w:rPr>
                  </m:ctrlPr>
                </m:sSubPr>
                <m:e>
                  <m:r>
                    <w:rPr>
                      <w:rFonts w:ascii="Cambria Math" w:hAnsi="Cambria Math" w:cs="Times New Roman"/>
                    </w:rPr>
                    <m:t>β</m:t>
                  </m:r>
                </m:e>
                <m:sub>
                  <m:r>
                    <w:rPr>
                      <w:rFonts w:ascii="Cambria Math" w:hAnsi="Cambria Math" w:cs="Times New Roman"/>
                    </w:rPr>
                    <m:t>p</m:t>
                  </m:r>
                  <m:r>
                    <m:rPr>
                      <m:sty m:val="p"/>
                    </m:rPr>
                    <w:rPr>
                      <w:rFonts w:ascii="Cambria Math" w:hAnsi="Cambria Math" w:cs="Times New Roman"/>
                    </w:rPr>
                    <m:t>,</m:t>
                  </m:r>
                  <m:r>
                    <w:rPr>
                      <w:rFonts w:ascii="Cambria Math" w:hAnsi="Cambria Math" w:cs="Times New Roman"/>
                    </w:rPr>
                    <m:t>z</m:t>
                  </m:r>
                </m:sub>
              </m:sSub>
            </m:e>
          </m:nary>
          <m:sSub>
            <m:sSubPr>
              <m:ctrlPr>
                <w:rPr>
                  <w:rFonts w:ascii="Cambria Math" w:hAnsi="Cambria Math" w:cs="Times New Roman"/>
                </w:rPr>
              </m:ctrlPr>
            </m:sSubPr>
            <m:e>
              <m:r>
                <w:rPr>
                  <w:rFonts w:ascii="Cambria Math" w:hAnsi="Cambria Math" w:cs="Times New Roman"/>
                </w:rPr>
                <m:t>L</m:t>
              </m:r>
            </m:e>
            <m:sub>
              <m:r>
                <w:rPr>
                  <w:rFonts w:ascii="Cambria Math" w:hAnsi="Cambria Math" w:cs="Times New Roman"/>
                </w:rPr>
                <m:t>i</m:t>
              </m:r>
              <m:r>
                <m:rPr>
                  <m:sty m:val="p"/>
                </m:rPr>
                <w:rPr>
                  <w:rFonts w:ascii="Cambria Math" w:hAnsi="Cambria Math" w:cs="Times New Roman"/>
                </w:rPr>
                <m:t>,</m:t>
              </m:r>
              <m:r>
                <w:rPr>
                  <w:rFonts w:ascii="Cambria Math" w:hAnsi="Cambria Math" w:cs="Times New Roman"/>
                </w:rPr>
                <m:t>p</m:t>
              </m:r>
              <m:r>
                <m:rPr>
                  <m:sty m:val="p"/>
                </m:rPr>
                <w:rPr>
                  <w:rFonts w:ascii="Cambria Math" w:hAnsi="Cambria Math" w:cs="Times New Roman"/>
                </w:rPr>
                <m:t>,</m:t>
              </m:r>
              <m:r>
                <w:rPr>
                  <w:rFonts w:ascii="Cambria Math" w:hAnsi="Cambria Math" w:cs="Times New Roman"/>
                </w:rPr>
                <m:t>z</m:t>
              </m:r>
            </m:sub>
          </m:sSub>
          <m:r>
            <m:rPr>
              <m:sty m:val="p"/>
            </m:rPr>
            <w:rPr>
              <w:rFonts w:ascii="Cambria Math" w:hAnsi="Cambria Math" w:cs="Times New Roman"/>
            </w:rPr>
            <m:t>+</m:t>
          </m:r>
          <m:sSup>
            <m:sSupPr>
              <m:ctrlPr>
                <w:rPr>
                  <w:rFonts w:ascii="Cambria Math" w:hAnsi="Cambria Math" w:cs="Times New Roman"/>
                </w:rPr>
              </m:ctrlPr>
            </m:sSupPr>
            <m:e>
              <m:r>
                <w:rPr>
                  <w:rFonts w:ascii="Cambria Math" w:hAnsi="Cambria Math" w:cs="Times New Roman"/>
                </w:rPr>
                <m:t>γ</m:t>
              </m:r>
            </m:e>
            <m:sup>
              <m:r>
                <m:rPr>
                  <m:sty m:val="p"/>
                </m:rPr>
                <w:rPr>
                  <w:rFonts w:ascii="Cambria Math" w:hAnsi="Cambria Math" w:cs="Times New Roman"/>
                </w:rPr>
                <m:t>⊤</m:t>
              </m:r>
            </m:sup>
          </m:sSup>
          <m:sSub>
            <m:sSubPr>
              <m:ctrlPr>
                <w:rPr>
                  <w:rFonts w:ascii="Cambria Math" w:hAnsi="Cambria Math" w:cs="Times New Roman"/>
                </w:rPr>
              </m:ctrlPr>
            </m:sSubPr>
            <m:e>
              <m:r>
                <w:rPr>
                  <w:rFonts w:ascii="Cambria Math" w:hAnsi="Cambria Math" w:cs="Times New Roman"/>
                </w:rPr>
                <m:t>C</m:t>
              </m:r>
            </m:e>
            <m:sub>
              <m:r>
                <w:rPr>
                  <w:rFonts w:ascii="Cambria Math" w:hAnsi="Cambria Math" w:cs="Times New Roman"/>
                </w:rPr>
                <m:t>i</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u</m:t>
              </m:r>
            </m:e>
            <m:sub>
              <m:r>
                <w:rPr>
                  <w:rFonts w:ascii="Cambria Math" w:hAnsi="Cambria Math" w:cs="Times New Roman"/>
                </w:rPr>
                <m:t>b</m:t>
              </m:r>
              <m:d>
                <m:dPr>
                  <m:ctrlPr>
                    <w:rPr>
                      <w:rFonts w:ascii="Cambria Math" w:hAnsi="Cambria Math" w:cs="Times New Roman"/>
                    </w:rPr>
                  </m:ctrlPr>
                </m:dPr>
                <m:e>
                  <m:r>
                    <w:rPr>
                      <w:rFonts w:ascii="Cambria Math" w:hAnsi="Cambria Math" w:cs="Times New Roman"/>
                    </w:rPr>
                    <m:t>i</m:t>
                  </m:r>
                </m:e>
              </m:d>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u</m:t>
              </m:r>
            </m:e>
            <m:sub>
              <m:r>
                <w:rPr>
                  <w:rFonts w:ascii="Cambria Math" w:hAnsi="Cambria Math" w:cs="Times New Roman"/>
                </w:rPr>
                <m:t>o</m:t>
              </m:r>
              <m:d>
                <m:dPr>
                  <m:ctrlPr>
                    <w:rPr>
                      <w:rFonts w:ascii="Cambria Math" w:hAnsi="Cambria Math" w:cs="Times New Roman"/>
                    </w:rPr>
                  </m:ctrlPr>
                </m:dPr>
                <m:e>
                  <m:r>
                    <w:rPr>
                      <w:rFonts w:ascii="Cambria Math" w:hAnsi="Cambria Math" w:cs="Times New Roman"/>
                    </w:rPr>
                    <m:t>i</m:t>
                  </m:r>
                </m:e>
              </m:d>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u</m:t>
              </m:r>
            </m:e>
            <m:sub>
              <m:r>
                <m:rPr>
                  <m:scr m:val="script"/>
                  <m:sty m:val="p"/>
                </m:rPr>
                <w:rPr>
                  <w:rFonts w:ascii="Cambria Math" w:hAnsi="Cambria Math" w:cs="Times New Roman"/>
                </w:rPr>
                <m:t>l</m:t>
              </m:r>
              <m:d>
                <m:dPr>
                  <m:ctrlPr>
                    <w:rPr>
                      <w:rFonts w:ascii="Cambria Math" w:hAnsi="Cambria Math" w:cs="Times New Roman"/>
                    </w:rPr>
                  </m:ctrlPr>
                </m:dPr>
                <m:e>
                  <m:r>
                    <w:rPr>
                      <w:rFonts w:ascii="Cambria Math" w:hAnsi="Cambria Math" w:cs="Times New Roman"/>
                    </w:rPr>
                    <m:t>i</m:t>
                  </m:r>
                </m:e>
              </m:d>
            </m:sub>
          </m:sSub>
          <m:r>
            <m:rPr>
              <m:sty m:val="p"/>
            </m:rPr>
            <w:rPr>
              <w:rFonts w:ascii="Cambria Math" w:hAnsi="Cambria Math" w:cs="Times New Roman"/>
            </w:rPr>
            <m:t>,</m:t>
          </m:r>
        </m:oMath>
      </m:oMathPara>
    </w:p>
    <w:p w14:paraId="3802BCA0" w14:textId="77777777" w:rsidR="00C15184" w:rsidRPr="00FA3BFA" w:rsidRDefault="00000000">
      <w:pPr>
        <w:rPr>
          <w:rFonts w:cs="Times New Roman"/>
        </w:rPr>
      </w:pPr>
      <w:r w:rsidRPr="00FA3BFA">
        <w:rPr>
          <w:rFonts w:cs="Times New Roman"/>
          <w:color w:val="000000"/>
        </w:rPr>
        <w:t xml:space="preserve">where </w:t>
      </w:r>
      <m:oMath>
        <m:sSub>
          <m:sSubPr>
            <m:ctrlPr>
              <w:rPr>
                <w:rFonts w:ascii="Cambria Math" w:hAnsi="Cambria Math" w:cs="Times New Roman"/>
              </w:rPr>
            </m:ctrlPr>
          </m:sSubPr>
          <m:e>
            <m:r>
              <w:rPr>
                <w:rFonts w:ascii="Cambria Math" w:hAnsi="Cambria Math" w:cs="Times New Roman"/>
              </w:rPr>
              <m:t>Y</m:t>
            </m:r>
          </m:e>
          <m:sub>
            <m:r>
              <w:rPr>
                <w:rFonts w:ascii="Cambria Math" w:hAnsi="Cambria Math" w:cs="Times New Roman"/>
              </w:rPr>
              <m:t>i</m:t>
            </m:r>
          </m:sub>
        </m:sSub>
      </m:oMath>
      <w:r w:rsidRPr="00FA3BFA">
        <w:rPr>
          <w:rFonts w:cs="Times New Roman"/>
          <w:color w:val="000000"/>
        </w:rPr>
        <w:t xml:space="preserve"> is checklist reporting or log reported count; </w:t>
      </w:r>
      <m:oMath>
        <m:r>
          <w:rPr>
            <w:rFonts w:ascii="Cambria Math" w:hAnsi="Cambria Math" w:cs="Times New Roman"/>
          </w:rPr>
          <m:t>g</m:t>
        </m:r>
      </m:oMath>
      <w:r w:rsidRPr="00FA3BFA">
        <w:rPr>
          <w:rFonts w:cs="Times New Roman"/>
          <w:color w:val="000000"/>
        </w:rPr>
        <w:t xml:space="preserve"> is the logit link for checklist reporting and the identity link for log count; </w:t>
      </w:r>
      <m:oMath>
        <m:sSub>
          <m:sSubPr>
            <m:ctrlPr>
              <w:rPr>
                <w:rFonts w:ascii="Cambria Math" w:hAnsi="Cambria Math" w:cs="Times New Roman"/>
              </w:rPr>
            </m:ctrlPr>
          </m:sSubPr>
          <m:e>
            <m:r>
              <w:rPr>
                <w:rFonts w:ascii="Cambria Math" w:hAnsi="Cambria Math" w:cs="Times New Roman"/>
              </w:rPr>
              <m:t>L</m:t>
            </m:r>
          </m:e>
          <m:sub>
            <m:r>
              <w:rPr>
                <w:rFonts w:ascii="Cambria Math" w:hAnsi="Cambria Math" w:cs="Times New Roman"/>
              </w:rPr>
              <m:t>i</m:t>
            </m:r>
            <m:r>
              <m:rPr>
                <m:sty m:val="p"/>
              </m:rPr>
              <w:rPr>
                <w:rFonts w:ascii="Cambria Math" w:hAnsi="Cambria Math" w:cs="Times New Roman"/>
              </w:rPr>
              <m:t>,</m:t>
            </m:r>
            <m:r>
              <w:rPr>
                <w:rFonts w:ascii="Cambria Math" w:hAnsi="Cambria Math" w:cs="Times New Roman"/>
              </w:rPr>
              <m:t>p</m:t>
            </m:r>
            <m:r>
              <m:rPr>
                <m:sty m:val="p"/>
              </m:rPr>
              <w:rPr>
                <w:rFonts w:ascii="Cambria Math" w:hAnsi="Cambria Math" w:cs="Times New Roman"/>
              </w:rPr>
              <m:t>,</m:t>
            </m:r>
            <m:r>
              <w:rPr>
                <w:rFonts w:ascii="Cambria Math" w:hAnsi="Cambria Math" w:cs="Times New Roman"/>
              </w:rPr>
              <m:t>z</m:t>
            </m:r>
          </m:sub>
        </m:sSub>
      </m:oMath>
      <w:r w:rsidRPr="00FA3BFA">
        <w:rPr>
          <w:rFonts w:cs="Times New Roman"/>
          <w:color w:val="000000"/>
        </w:rPr>
        <w:t xml:space="preserve"> is the number of recorded source-event links for checklist </w:t>
      </w:r>
      <m:oMath>
        <m:r>
          <w:rPr>
            <w:rFonts w:ascii="Cambria Math" w:hAnsi="Cambria Math" w:cs="Times New Roman"/>
          </w:rPr>
          <m:t>i</m:t>
        </m:r>
      </m:oMath>
      <w:r w:rsidRPr="00FA3BFA">
        <w:rPr>
          <w:rFonts w:cs="Times New Roman"/>
          <w:color w:val="000000"/>
        </w:rPr>
        <w:t xml:space="preserve"> in period </w:t>
      </w:r>
      <m:oMath>
        <m:r>
          <w:rPr>
            <w:rFonts w:ascii="Cambria Math" w:hAnsi="Cambria Math" w:cs="Times New Roman"/>
          </w:rPr>
          <m:t>p</m:t>
        </m:r>
      </m:oMath>
      <w:r w:rsidRPr="00FA3BFA">
        <w:rPr>
          <w:rFonts w:cs="Times New Roman"/>
          <w:color w:val="000000"/>
        </w:rPr>
        <w:t xml:space="preserve"> and zone </w:t>
      </w:r>
      <m:oMath>
        <m:r>
          <w:rPr>
            <w:rFonts w:ascii="Cambria Math" w:hAnsi="Cambria Math" w:cs="Times New Roman"/>
          </w:rPr>
          <m:t>z</m:t>
        </m:r>
      </m:oMath>
      <w:r w:rsidRPr="00FA3BFA">
        <w:rPr>
          <w:rFonts w:cs="Times New Roman"/>
          <w:color w:val="000000"/>
        </w:rPr>
        <w:t xml:space="preserve">; </w:t>
      </w:r>
      <m:oMath>
        <m:sSub>
          <m:sSubPr>
            <m:ctrlPr>
              <w:rPr>
                <w:rFonts w:ascii="Cambria Math" w:hAnsi="Cambria Math" w:cs="Times New Roman"/>
              </w:rPr>
            </m:ctrlPr>
          </m:sSubPr>
          <m:e>
            <m:r>
              <w:rPr>
                <w:rFonts w:ascii="Cambria Math" w:hAnsi="Cambria Math" w:cs="Times New Roman"/>
              </w:rPr>
              <m:t>β</m:t>
            </m:r>
          </m:e>
          <m:sub>
            <m:r>
              <w:rPr>
                <w:rFonts w:ascii="Cambria Math" w:hAnsi="Cambria Math" w:cs="Times New Roman"/>
              </w:rPr>
              <m:t>p</m:t>
            </m:r>
            <m:r>
              <m:rPr>
                <m:sty m:val="p"/>
              </m:rPr>
              <w:rPr>
                <w:rFonts w:ascii="Cambria Math" w:hAnsi="Cambria Math" w:cs="Times New Roman"/>
              </w:rPr>
              <m:t>,</m:t>
            </m:r>
            <m:r>
              <w:rPr>
                <w:rFonts w:ascii="Cambria Math" w:hAnsi="Cambria Math" w:cs="Times New Roman"/>
              </w:rPr>
              <m:t>z</m:t>
            </m:r>
          </m:sub>
        </m:sSub>
      </m:oMath>
      <w:r w:rsidRPr="00FA3BFA">
        <w:rPr>
          <w:rFonts w:cs="Times New Roman"/>
          <w:color w:val="000000"/>
        </w:rPr>
        <w:t xml:space="preserve"> is the slope for one additional link in that cell; </w:t>
      </w:r>
      <m:oMath>
        <m:sSub>
          <m:sSubPr>
            <m:ctrlPr>
              <w:rPr>
                <w:rFonts w:ascii="Cambria Math" w:hAnsi="Cambria Math" w:cs="Times New Roman"/>
              </w:rPr>
            </m:ctrlPr>
          </m:sSubPr>
          <m:e>
            <m:r>
              <m:rPr>
                <m:sty m:val="b"/>
              </m:rPr>
              <w:rPr>
                <w:rFonts w:ascii="Cambria Math" w:hAnsi="Cambria Math" w:cs="Times New Roman"/>
              </w:rPr>
              <m:t>C</m:t>
            </m:r>
          </m:e>
          <m:sub>
            <m:r>
              <w:rPr>
                <w:rFonts w:ascii="Cambria Math" w:hAnsi="Cambria Math" w:cs="Times New Roman"/>
              </w:rPr>
              <m:t>i</m:t>
            </m:r>
          </m:sub>
        </m:sSub>
      </m:oMath>
      <w:r w:rsidRPr="00FA3BFA">
        <w:rPr>
          <w:rFonts w:cs="Times New Roman"/>
          <w:color w:val="000000"/>
        </w:rPr>
        <w:t xml:space="preserve"> contains the adjustment variables; and the three </w:t>
      </w:r>
      <m:oMath>
        <m:r>
          <w:rPr>
            <w:rFonts w:ascii="Cambria Math" w:hAnsi="Cambria Math" w:cs="Times New Roman"/>
          </w:rPr>
          <m:t>u</m:t>
        </m:r>
      </m:oMath>
      <w:r w:rsidRPr="00FA3BFA">
        <w:rPr>
          <w:rFonts w:cs="Times New Roman"/>
          <w:color w:val="000000"/>
        </w:rPr>
        <w:t xml:space="preserve"> terms are random intercepts for event block, observer cluster, and generalized location cluster.</w:t>
      </w:r>
    </w:p>
    <w:p w14:paraId="5C0B2356" w14:textId="77777777" w:rsidR="00C15184" w:rsidRPr="00FA3BFA" w:rsidRDefault="00000000">
      <w:pPr>
        <w:rPr>
          <w:rFonts w:cs="Times New Roman"/>
        </w:rPr>
      </w:pPr>
      <w:r w:rsidRPr="00FA3BFA">
        <w:rPr>
          <w:rFonts w:cs="Times New Roman"/>
          <w:color w:val="000000"/>
        </w:rPr>
        <w:t>For a period (p), the reported baseline-adjusted near/reference contrast was</w:t>
      </w:r>
    </w:p>
    <w:p w14:paraId="32577295" w14:textId="77777777" w:rsidR="00C15184" w:rsidRPr="00FA3BFA" w:rsidRDefault="00000000">
      <w:pPr>
        <w:rPr>
          <w:rFonts w:cs="Times New Roman"/>
        </w:rPr>
      </w:pPr>
      <m:oMathPara>
        <m:oMathParaPr>
          <m:jc m:val="center"/>
        </m:oMathParaPr>
        <m:oMath>
          <m:sSub>
            <m:sSubPr>
              <m:ctrlPr>
                <w:rPr>
                  <w:rFonts w:ascii="Cambria Math" w:hAnsi="Cambria Math" w:cs="Times New Roman"/>
                </w:rPr>
              </m:ctrlPr>
            </m:sSubPr>
            <m:e>
              <m:r>
                <w:rPr>
                  <w:rFonts w:ascii="Cambria Math" w:hAnsi="Cambria Math" w:cs="Times New Roman"/>
                </w:rPr>
                <m:t>θ</m:t>
              </m:r>
            </m:e>
            <m:sub>
              <m:r>
                <w:rPr>
                  <w:rFonts w:ascii="Cambria Math" w:hAnsi="Cambria Math" w:cs="Times New Roman"/>
                </w:rPr>
                <m:t>p</m:t>
              </m:r>
            </m:sub>
          </m:sSub>
          <m:r>
            <m:rPr>
              <m:sty m:val="p"/>
            </m:rPr>
            <w:rPr>
              <w:rFonts w:ascii="Cambria Math" w:hAnsi="Cambria Math" w:cs="Times New Roman"/>
            </w:rPr>
            <m:t>=</m:t>
          </m:r>
          <m:d>
            <m:dPr>
              <m:ctrlPr>
                <w:rPr>
                  <w:rFonts w:ascii="Cambria Math" w:hAnsi="Cambria Math" w:cs="Times New Roman"/>
                </w:rPr>
              </m:ctrlPr>
            </m:dPr>
            <m:e>
              <m:sSub>
                <m:sSubPr>
                  <m:ctrlPr>
                    <w:rPr>
                      <w:rFonts w:ascii="Cambria Math" w:hAnsi="Cambria Math" w:cs="Times New Roman"/>
                    </w:rPr>
                  </m:ctrlPr>
                </m:sSubPr>
                <m:e>
                  <m:r>
                    <w:rPr>
                      <w:rFonts w:ascii="Cambria Math" w:hAnsi="Cambria Math" w:cs="Times New Roman"/>
                    </w:rPr>
                    <m:t>β</m:t>
                  </m:r>
                </m:e>
                <m:sub>
                  <m:r>
                    <w:rPr>
                      <w:rFonts w:ascii="Cambria Math" w:hAnsi="Cambria Math" w:cs="Times New Roman"/>
                    </w:rPr>
                    <m:t>p</m:t>
                  </m:r>
                  <m:r>
                    <m:rPr>
                      <m:sty m:val="p"/>
                    </m:rPr>
                    <w:rPr>
                      <w:rFonts w:ascii="Cambria Math" w:hAnsi="Cambria Math" w:cs="Times New Roman"/>
                    </w:rPr>
                    <m:t>,</m:t>
                  </m:r>
                  <m:r>
                    <w:rPr>
                      <w:rFonts w:ascii="Cambria Math" w:hAnsi="Cambria Math" w:cs="Times New Roman"/>
                    </w:rPr>
                    <m:t>near</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β</m:t>
                  </m:r>
                </m:e>
                <m:sub>
                  <m:r>
                    <w:rPr>
                      <w:rFonts w:ascii="Cambria Math" w:hAnsi="Cambria Math" w:cs="Times New Roman"/>
                    </w:rPr>
                    <m:t>p</m:t>
                  </m:r>
                  <m:r>
                    <m:rPr>
                      <m:sty m:val="p"/>
                    </m:rPr>
                    <w:rPr>
                      <w:rFonts w:ascii="Cambria Math" w:hAnsi="Cambria Math" w:cs="Times New Roman"/>
                    </w:rPr>
                    <m:t>,</m:t>
                  </m:r>
                  <m:r>
                    <w:rPr>
                      <w:rFonts w:ascii="Cambria Math" w:hAnsi="Cambria Math" w:cs="Times New Roman"/>
                    </w:rPr>
                    <m:t>reference</m:t>
                  </m:r>
                </m:sub>
              </m:sSub>
            </m:e>
          </m:d>
          <m:r>
            <m:rPr>
              <m:sty m:val="p"/>
            </m:rPr>
            <w:rPr>
              <w:rFonts w:ascii="Cambria Math" w:hAnsi="Cambria Math" w:cs="Times New Roman"/>
            </w:rPr>
            <m:t>-</m:t>
          </m:r>
          <m:d>
            <m:dPr>
              <m:ctrlPr>
                <w:rPr>
                  <w:rFonts w:ascii="Cambria Math" w:hAnsi="Cambria Math" w:cs="Times New Roman"/>
                </w:rPr>
              </m:ctrlPr>
            </m:dPr>
            <m:e>
              <m:sSub>
                <m:sSubPr>
                  <m:ctrlPr>
                    <w:rPr>
                      <w:rFonts w:ascii="Cambria Math" w:hAnsi="Cambria Math" w:cs="Times New Roman"/>
                    </w:rPr>
                  </m:ctrlPr>
                </m:sSubPr>
                <m:e>
                  <m:r>
                    <w:rPr>
                      <w:rFonts w:ascii="Cambria Math" w:hAnsi="Cambria Math" w:cs="Times New Roman"/>
                    </w:rPr>
                    <m:t>β</m:t>
                  </m:r>
                </m:e>
                <m:sub>
                  <m:r>
                    <w:rPr>
                      <w:rFonts w:ascii="Cambria Math" w:hAnsi="Cambria Math" w:cs="Times New Roman"/>
                    </w:rPr>
                    <m:t>baseline</m:t>
                  </m:r>
                  <m:r>
                    <m:rPr>
                      <m:sty m:val="p"/>
                    </m:rPr>
                    <w:rPr>
                      <w:rFonts w:ascii="Cambria Math" w:hAnsi="Cambria Math" w:cs="Times New Roman"/>
                    </w:rPr>
                    <m:t>,</m:t>
                  </m:r>
                  <m:r>
                    <w:rPr>
                      <w:rFonts w:ascii="Cambria Math" w:hAnsi="Cambria Math" w:cs="Times New Roman"/>
                    </w:rPr>
                    <m:t>near</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β</m:t>
                  </m:r>
                </m:e>
                <m:sub>
                  <m:r>
                    <w:rPr>
                      <w:rFonts w:ascii="Cambria Math" w:hAnsi="Cambria Math" w:cs="Times New Roman"/>
                    </w:rPr>
                    <m:t>baseline</m:t>
                  </m:r>
                  <m:r>
                    <m:rPr>
                      <m:sty m:val="p"/>
                    </m:rPr>
                    <w:rPr>
                      <w:rFonts w:ascii="Cambria Math" w:hAnsi="Cambria Math" w:cs="Times New Roman"/>
                    </w:rPr>
                    <m:t>,</m:t>
                  </m:r>
                  <m:r>
                    <w:rPr>
                      <w:rFonts w:ascii="Cambria Math" w:hAnsi="Cambria Math" w:cs="Times New Roman"/>
                    </w:rPr>
                    <m:t>reference</m:t>
                  </m:r>
                </m:sub>
              </m:sSub>
            </m:e>
          </m:d>
          <m:r>
            <m:rPr>
              <m:sty m:val="p"/>
            </m:rPr>
            <w:rPr>
              <w:rFonts w:ascii="Cambria Math" w:hAnsi="Cambria Math" w:cs="Times New Roman"/>
            </w:rPr>
            <m:t>.</m:t>
          </m:r>
        </m:oMath>
      </m:oMathPara>
    </w:p>
    <w:p w14:paraId="5FD39DE3" w14:textId="77777777" w:rsidR="00C15184" w:rsidRPr="00FA3BFA" w:rsidRDefault="00000000">
      <w:pPr>
        <w:rPr>
          <w:rFonts w:cs="Times New Roman"/>
        </w:rPr>
      </w:pPr>
      <w:r w:rsidRPr="00FA3BFA">
        <w:rPr>
          <w:rFonts w:cs="Times New Roman"/>
          <w:color w:val="000000"/>
        </w:rPr>
        <w:t xml:space="preserve">This compares the near-to-reference relationship in a given period against the same relationship at baseline. In plain terms, it asks whether a checklist's association with one more nearby spawning event grew stronger after onset than before it, allowing for the same change in the reference zone. It is not </w:t>
      </w:r>
      <w:del w:id="9146" w:author="Claude (editorial pass)" w:date="2026-07-26T00:00:00Z">
        <w:r w:rsidRPr="00FA3BFA">
          <w:rPr>
            <w:rFonts w:cs="Times New Roman"/>
            <w:color w:val="000000"/>
          </w:rPr>
          <w:delText xml:space="preserve">the raw difference between near and reference checklists, and it is not </w:delText>
        </w:r>
      </w:del>
      <w:r w:rsidRPr="00FA3BFA">
        <w:rPr>
          <w:rFonts w:cs="Times New Roman"/>
          <w:color w:val="000000"/>
        </w:rPr>
        <w:t xml:space="preserve">a percentage change in the number of birds present.</w:t>
      </w:r>
    </w:p>
    <w:p w14:paraId="545CEC8C" w14:textId="31937221" w:rsidR="00C15184" w:rsidRPr="00FA3BFA" w:rsidRDefault="00000000">
      <w:commentRangeStart w:id="143"/>
      <w:commentRangeStart w:id="28"/>
      <w:pPr>
        <w:rPr>
          <w:rFonts w:cs="Times New Roman"/>
        </w:rPr>
      </w:pPr>
      <w:r w:rsidR="006E4209" w:rsidRPr="00FA3BFA">
        <w:rPr>
          <w:rStyle w:val="CommentReference"/>
          <w:rFonts w:cs="Times New Roman"/>
          <w:color w:val="000000"/>
          <w:sz w:val="22"/>
          <w:szCs w:val="24"/>
        </w:rPr>
        <w:t xml:space="preserve">Because the comparison is a difference of differences in event time, it rests on an assumption that cannot be verified directly, though it can be probed: without spawning, the near-to-reference gap would have carried on evolving the same way in both zones. This is the parallel-trends assumption familiar from quasi-experimental designs in ecology and policy evaluation (Larsen, Meng, and Kendall 2019; Wing, Simon, and Bello-Gomez 2018). The baseline period is there so that a standing difference between near and far shorelines cannot masquerade as a response to spawning. </w:t>
      </w:r>
      <w:del w:id="9147" w:author="Claude (editorial pass)" w:date="2026-07-26T00:00:00Z">
        <w:r w:rsidR="006E4209" w:rsidRPr="00FA3BFA">
          <w:rPr>
            <w:rStyle w:val="CommentReference"/>
            <w:rFonts w:cs="Times New Roman"/>
            <w:color w:val="000000"/>
            <w:sz w:val="22"/>
            <w:szCs w:val="24"/>
          </w:rPr>
          <w:delText xml:space="preserve">What the design cannot remove, however, is a change that differs between zones and happens to coincide with spawning. </w:delText>
        </w:r>
      </w:del>
      <w:r w:rsidR="006E4209" w:rsidRPr="00FA3BFA">
        <w:rPr>
          <w:rStyle w:val="CommentReference"/>
          <w:rFonts w:cs="Times New Roman"/>
          <w:color w:val="000000"/>
          <w:sz w:val="22"/>
          <w:szCs w:val="24"/>
        </w:rPr>
        <w:t xml:space="preserve">Section 3.7 reports a partial check using the two pre-onset windows.</w:t>
      </w:r>
      <w:commentRangeEnd w:id="28"/>
      <w:r w:rsidR="006E4209" w:rsidRPr="00FA3BFA">
        <w:rPr>
          <w:rStyle w:val="CommentReference"/>
          <w:rFonts w:cs="Times New Roman"/>
          <w:color w:val="000000"/>
          <w:sz w:val="22"/>
          <w:szCs w:val="24"/>
        </w:rPr>
        <w:commentReference w:id="28"/>
      </w:r>
      <w:commentRangeEnd w:id="143"/>
      <w:r w:rsidR="006E4209" w:rsidRPr="00FA3BFA">
        <w:rPr>
          <w:rStyle w:val="CommentReference"/>
          <w:rFonts w:cs="Times New Roman"/>
          <w:color w:val="000000"/>
          <w:sz w:val="22"/>
          <w:szCs w:val="24"/>
        </w:rPr>
        <w:commentReference w:id="143"/>
      </w:r>
    </w:p>
    <w:p w14:paraId="0BEBA3F5" w14:textId="77777777" w:rsidR="00C15184" w:rsidRPr="00FA3BFA" w:rsidRDefault="00000000">
      <w:commentRangeStart w:id="144"/>
      <w:commentRangeStart w:id="29"/>
      <w:pPr>
        <w:rPr>
          <w:rFonts w:cs="Times New Roman"/>
        </w:rPr>
      </w:pPr>
      <w:r w:rsidRPr="00FA3BFA">
        <w:rPr>
          <w:rFonts w:cs="Times New Roman"/>
          <w:color w:val="000000"/>
        </w:rPr>
        <w:t xml:space="preserve">Whether a species was reported was fitted with a binomial mixed model, and log count with a Gaussian mixed model, both using the nAGQ = 0 approximation for the binomial fits (Bates et al. 2015). Confidence intervals are Wald intervals on the model scale, built from the exact variance of each comparison against the full fixed-effect covariance matrix and then exponentiated, so </w:t>
      </w:r>
      <w:ins w:id="9148" w:author="Claude (editorial pass)" w:date="2026-07-26T00:00:00Z">
        <w:r w:rsidRPr="00FA3BFA">
          <w:rPr>
            <w:rFonts w:cs="Times New Roman"/>
            <w:color w:val="000000"/>
          </w:rPr>
          <w:t xml:space="preserve">both the </w:t>
        </w:r>
      </w:ins>
      <w:r w:rsidRPr="00FA3BFA">
        <w:rPr>
          <w:rFonts w:cs="Times New Roman"/>
          <w:color w:val="000000"/>
        </w:rPr>
        <w:t xml:space="preserve">estimates and </w:t>
      </w:r>
      <w:ins w:id="9149" w:author="Claude (editorial pass)" w:date="2026-07-26T00:00:00Z">
        <w:r w:rsidRPr="00FA3BFA">
          <w:rPr>
            <w:rFonts w:cs="Times New Roman"/>
            <w:color w:val="000000"/>
          </w:rPr>
          <w:t xml:space="preserve">their </w:t>
        </w:r>
      </w:ins>
      <w:r w:rsidRPr="00FA3BFA">
        <w:rPr>
          <w:rFonts w:cs="Times New Roman"/>
          <w:color w:val="000000"/>
        </w:rPr>
        <w:t xml:space="preserve">intervals </w:t>
      </w:r>
      <w:del w:id="9150" w:author="Claude (editorial pass)" w:date="2026-07-26T00:00:00Z">
        <w:r w:rsidRPr="00FA3BFA">
          <w:rPr>
            <w:rFonts w:cs="Times New Roman"/>
            <w:color w:val="000000"/>
          </w:rPr>
          <w:delText xml:space="preserve">both </w:delText>
        </w:r>
      </w:del>
      <w:r w:rsidRPr="00FA3BFA">
        <w:rPr>
          <w:rFonts w:cs="Times New Roman"/>
          <w:color w:val="000000"/>
        </w:rPr>
        <w:t xml:space="preserve">inherit that </w:t>
      </w:r>
      <w:del w:id="9151" w:author="Claude (editorial pass)" w:date="2026-07-26T00:00:00Z">
        <w:r w:rsidRPr="00FA3BFA">
          <w:rPr>
            <w:rFonts w:cs="Times New Roman"/>
            <w:color w:val="000000"/>
          </w:rPr>
          <w:delText xml:space="preserve">approximation. Section 4.4 sets out where it matters most.</w:delText>
        </w:r>
      </w:del>
      <w:ins w:id="9152" w:author="Claude (editorial pass)" w:date="2026-07-26T00:00:00Z">
        <w:r w:rsidRPr="00FA3BFA">
          <w:rPr>
            <w:rFonts w:cs="Times New Roman"/>
            <w:color w:val="000000"/>
          </w:rPr>
          <w:t xml:space="preserve">approximation.</w:t>
        </w:r>
      </w:ins>
      <w:commentRangeEnd w:id="29"/>
      <w:r w:rsidRPr="00FA3BFA">
        <w:rPr>
          <w:rFonts w:cs="Times New Roman"/>
          <w:color w:val="000000"/>
        </w:rPr>
        <w:commentReference w:id="29"/>
      </w:r>
      <w:commentRangeEnd w:id="144"/>
      <w:r w:rsidRPr="00FA3BFA">
        <w:rPr>
          <w:rFonts w:cs="Times New Roman"/>
          <w:color w:val="000000"/>
        </w:rPr>
        <w:commentReference w:id="144"/>
      </w:r>
    </w:p>
    <w:p w14:paraId="69FDB376" w14:textId="0BCBC22A" w:rsidR="00C15184" w:rsidRPr="00FA3BFA" w:rsidRDefault="00000000">
      <w:commentRangeStart w:id="145"/>
      <w:commentRangeStart w:id="31"/>
      <w:pPr>
        <w:rPr>
          <w:rFonts w:cs="Times New Roman"/>
        </w:rPr>
      </w:pPr>
      <w:r w:rsidRPr="00FA3BFA">
        <w:rPr>
          <w:rFonts w:cs="Times New Roman"/>
          <w:color w:val="000000"/>
        </w:rPr>
        <w:t xml:space="preserve">Models adjusted for year as a factor, protocol, log duration, log of one plus distance travelled, and number of observers, and carried random intercepts for event block, observer and location. Day of year and time of day were not </w:t>
      </w:r>
      <w:del w:id="9153" w:author="Claude (editorial pass)" w:date="2026-07-26T00:00:00Z">
        <w:r w:rsidRPr="00FA3BFA">
          <w:rPr>
            <w:rFonts w:cs="Times New Roman"/>
            <w:color w:val="000000"/>
          </w:rPr>
          <w:delText xml:space="preserve">carried into </w:delText>
        </w:r>
      </w:del>
      <w:ins w:id="9154" w:author="Claude (editorial pass)" w:date="2026-07-26T00:00:00Z">
        <w:r w:rsidRPr="00FA3BFA">
          <w:rPr>
            <w:rFonts w:cs="Times New Roman"/>
            <w:color w:val="000000"/>
          </w:rPr>
          <w:t xml:space="preserve">available in </w:t>
        </w:r>
      </w:ins>
      <w:r w:rsidRPr="00FA3BFA">
        <w:rPr>
          <w:rFonts w:cs="Times New Roman"/>
          <w:color w:val="000000"/>
        </w:rPr>
        <w:t xml:space="preserve">the </w:t>
      </w:r>
      <w:del w:id="9155" w:author="Claude (editorial pass)" w:date="2026-07-26T00:00:00Z">
        <w:r w:rsidRPr="00FA3BFA">
          <w:rPr>
            <w:rFonts w:cs="Times New Roman"/>
            <w:color w:val="000000"/>
          </w:rPr>
          <w:delText xml:space="preserve">frozen analysis frame, </w:delText>
        </w:r>
      </w:del>
      <w:ins w:id="9156" w:author="Claude (editorial pass)" w:date="2026-07-26T00:00:00Z">
        <w:r w:rsidRPr="00FA3BFA">
          <w:rPr>
            <w:rFonts w:cs="Times New Roman"/>
            <w:color w:val="000000"/>
          </w:rPr>
          <w:t xml:space="preserve">linked dataset, </w:t>
        </w:r>
      </w:ins>
      <w:r w:rsidRPr="00FA3BFA">
        <w:rPr>
          <w:rFonts w:cs="Times New Roman"/>
          <w:color w:val="000000"/>
        </w:rPr>
        <w:t xml:space="preserve">so </w:t>
      </w:r>
      <w:del w:id="9157" w:author="Claude (editorial pass)" w:date="2026-07-26T00:00:00Z">
        <w:r w:rsidRPr="00FA3BFA">
          <w:rPr>
            <w:rFonts w:cs="Times New Roman"/>
            <w:color w:val="000000"/>
          </w:rPr>
          <w:delText xml:space="preserve">seasonal balance between the zones </w:delText>
        </w:r>
      </w:del>
      <w:ins w:id="9158" w:author="Claude (editorial pass)" w:date="2026-07-26T00:00:00Z">
        <w:r w:rsidRPr="00FA3BFA">
          <w:rPr>
            <w:rFonts w:cs="Times New Roman"/>
            <w:color w:val="000000"/>
          </w:rPr>
          <w:t xml:space="preserve">neither </w:t>
        </w:r>
      </w:ins>
      <w:r w:rsidRPr="00FA3BFA">
        <w:rPr>
          <w:rFonts w:cs="Times New Roman"/>
          <w:color w:val="000000"/>
        </w:rPr>
        <w:t xml:space="preserve">could </w:t>
      </w:r>
      <w:del w:id="9159" w:author="Claude (editorial pass)" w:date="2026-07-26T00:00:00Z">
        <w:r w:rsidRPr="00FA3BFA">
          <w:rPr>
            <w:rFonts w:cs="Times New Roman"/>
            <w:color w:val="000000"/>
          </w:rPr>
          <w:delText xml:space="preserve">not be demonstrated and time of day could not </w:delText>
        </w:r>
      </w:del>
      <w:r w:rsidRPr="00FA3BFA">
        <w:rPr>
          <w:rFonts w:cs="Times New Roman"/>
          <w:color w:val="000000"/>
        </w:rPr>
        <w:t xml:space="preserve">be adjusted for. </w:t>
      </w:r>
      <w:del w:id="9160" w:author="Claude (editorial pass)" w:date="2026-07-26T00:00:00Z">
        <w:r w:rsidRPr="00FA3BFA">
          <w:rPr>
            <w:rFonts w:cs="Times New Roman"/>
            <w:color w:val="000000"/>
          </w:rPr>
          <w:delText xml:space="preserve">The absence of a diel term is a real gap, not a considered omission. </w:delText>
        </w:r>
      </w:del>
      <w:r w:rsidRPr="00FA3BFA">
        <w:rPr>
          <w:rFonts w:cs="Times New Roman"/>
          <w:color w:val="000000"/>
        </w:rPr>
        <w:t xml:space="preserve">The three effort terms carry their own </w:t>
      </w:r>
      <w:del w:id="9161" w:author="Claude (editorial pass)" w:date="2026-07-26T00:00:00Z">
        <w:r w:rsidRPr="00FA3BFA">
          <w:rPr>
            <w:rFonts w:cs="Times New Roman"/>
            <w:color w:val="000000"/>
          </w:rPr>
          <w:delText xml:space="preserve">caution. Duration, </w:delText>
        </w:r>
      </w:del>
      <w:ins w:id="9162" w:author="Claude (editorial pass)" w:date="2026-07-26T00:00:00Z">
        <w:r w:rsidRPr="00FA3BFA">
          <w:rPr>
            <w:rFonts w:cs="Times New Roman"/>
            <w:color w:val="000000"/>
          </w:rPr>
          <w:t xml:space="preserve">caution, because duration, </w:t>
        </w:r>
      </w:ins>
      <w:r w:rsidRPr="00FA3BFA">
        <w:rPr>
          <w:rFonts w:cs="Times New Roman"/>
          <w:color w:val="000000"/>
        </w:rPr>
        <w:t xml:space="preserve">distance and observer count are measured on the same checklist as the outcome, and a conspicuous flock may itself lengthen a visit, extend a route or draw a second observer, in which case adjusting for them removes part of the response. Their distributions barely move across </w:t>
      </w:r>
      <w:del w:id="9163" w:author="Claude (editorial pass)" w:date="2026-07-26T00:00:00Z">
        <w:r w:rsidRPr="00FA3BFA">
          <w:rPr>
            <w:rFonts w:cs="Times New Roman"/>
            <w:color w:val="000000"/>
          </w:rPr>
          <w:delText xml:space="preserve">onset: </w:delText>
        </w:r>
      </w:del>
      <w:ins w:id="9164" w:author="Claude (editorial pass)" w:date="2026-07-26T00:00:00Z">
        <w:r w:rsidRPr="00FA3BFA">
          <w:rPr>
            <w:rFonts w:cs="Times New Roman"/>
            <w:color w:val="000000"/>
          </w:rPr>
          <w:t xml:space="preserve">the event date, however: </w:t>
        </w:r>
      </w:ins>
      <w:r w:rsidRPr="00FA3BFA">
        <w:rPr>
          <w:rFonts w:cs="Times New Roman"/>
          <w:color w:val="000000"/>
        </w:rPr>
        <w:t xml:space="preserve">median near-zone duration rises by one minute and median near-zone distance by 0.04 km between the two windows, with slightly larger shifts in the reference zone. That is reassuring without being decisive, </w:t>
      </w:r>
      <w:del w:id="9165" w:author="Claude (editorial pass)" w:date="2026-07-26T00:00:00Z">
        <w:r w:rsidRPr="00FA3BFA">
          <w:rPr>
            <w:rFonts w:cs="Times New Roman"/>
            <w:color w:val="000000"/>
          </w:rPr>
          <w:delText xml:space="preserve">because </w:delText>
        </w:r>
      </w:del>
      <w:ins w:id="9166" w:author="Claude (editorial pass)" w:date="2026-07-26T00:00:00Z">
        <w:r w:rsidRPr="00FA3BFA">
          <w:rPr>
            <w:rFonts w:cs="Times New Roman"/>
            <w:color w:val="000000"/>
          </w:rPr>
          <w:t xml:space="preserve">since </w:t>
        </w:r>
      </w:ins>
      <w:r w:rsidRPr="00FA3BFA">
        <w:rPr>
          <w:rFonts w:cs="Times New Roman"/>
          <w:color w:val="000000"/>
        </w:rPr>
        <w:t xml:space="preserve">a covariate can respond to exposure without its marginal distribution shifting.</w:t>
      </w:r>
      <w:commentRangeEnd w:id="31"/>
      <w:r w:rsidRPr="00FA3BFA">
        <w:rPr>
          <w:rFonts w:cs="Times New Roman"/>
          <w:color w:val="000000"/>
        </w:rPr>
        <w:commentReference w:id="31"/>
      </w:r>
      <w:commentRangeEnd w:id="145"/>
      <w:r w:rsidRPr="00FA3BFA">
        <w:rPr>
          <w:rFonts w:cs="Times New Roman"/>
          <w:color w:val="000000"/>
        </w:rPr>
        <w:commentReference w:id="145"/>
      </w:r>
    </w:p>
    <w:p w14:paraId="44DA9E51" w14:textId="77777777" w:rsidR="00C15184" w:rsidRPr="00FA3BFA" w:rsidRDefault="00000000">
      <w:pPr>
        <w:rPr>
          <w:rFonts w:cs="Times New Roman"/>
        </w:rPr>
      </w:pPr>
      <w:r w:rsidRPr="00FA3BFA">
        <w:rPr>
          <w:rFonts w:cs="Times New Roman"/>
          <w:color w:val="000000"/>
        </w:rPr>
        <w:t>The family of 49 species was fixed before any event-link model was run. Both outcomes were fitted for every species wherever the data supported them. Species with fewer records have wider intervals and, in four cases, a model that would not estimate. All 49 stayed in the family, and the failures are reported as failures instead of being removed or read as ecological zeros.</w:t>
      </w:r>
    </w:p>
    <w:p w14:paraId="11F86B36" w14:textId="77777777" w:rsidR="00C15184" w:rsidRPr="00FA3BFA" w:rsidRDefault="00000000">
      <w:pPr>
        <w:pStyle w:val="Heading2"/>
        <w:rPr>
          <w:rFonts w:ascii="Times New Roman" w:hAnsi="Times New Roman" w:cs="Times New Roman"/>
        </w:rPr>
      </w:pPr>
      <w:r w:rsidRPr="00FA3BFA">
        <w:rPr>
          <w:rFonts w:ascii="Times New Roman" w:hAnsi="Times New Roman" w:cs="Times New Roman"/>
        </w:rPr>
        <w:t xml:space="preserve">2.5 </w:t>
      </w:r>
      <w:del w:id="9167" w:author="Claude (editorial pass)" w:date="2026-07-26T00:00:00Z">
        <w:r w:rsidRPr="00FA3BFA">
          <w:rPr>
            <w:rFonts w:ascii="Times New Roman" w:hAnsi="Times New Roman" w:cs="Times New Roman"/>
          </w:rPr>
          <w:delText xml:space="preserve">Multiplicity, </w:delText>
        </w:r>
      </w:del>
      <w:ins w:id="9168" w:author="Claude (editorial pass)" w:date="2026-07-26T00:00:00Z">
        <w:r w:rsidRPr="00FA3BFA">
          <w:rPr>
            <w:rFonts w:ascii="Times New Roman" w:hAnsi="Times New Roman" w:cs="Times New Roman"/>
          </w:rPr>
          <w:t xml:space="preserve">Multiple Testing and </w:t>
        </w:r>
      </w:ins>
      <w:r w:rsidRPr="00FA3BFA">
        <w:rPr>
          <w:rFonts w:ascii="Times New Roman" w:hAnsi="Times New Roman" w:cs="Times New Roman"/>
        </w:rPr>
        <w:t xml:space="preserve">Sensitivity </w:t>
      </w:r>
      <w:del w:id="9169" w:author="Claude (editorial pass)" w:date="2026-07-26T00:00:00Z">
        <w:r w:rsidRPr="00FA3BFA">
          <w:rPr>
            <w:rFonts w:ascii="Times New Roman" w:hAnsi="Times New Roman" w:cs="Times New Roman"/>
          </w:rPr>
          <w:delText xml:space="preserve">Analyses and Interpretation</w:delText>
        </w:r>
      </w:del>
      <w:ins w:id="9170" w:author="Claude (editorial pass)" w:date="2026-07-26T00:00:00Z">
        <w:r w:rsidRPr="00FA3BFA">
          <w:rPr>
            <w:rFonts w:ascii="Times New Roman" w:hAnsi="Times New Roman" w:cs="Times New Roman"/>
          </w:rPr>
          <w:t xml:space="preserve">Analyses</w:t>
        </w:r>
      </w:ins>
    </w:p>
    <w:p w14:paraId="0235ABAC" w14:textId="77777777" w:rsidR="00C15184" w:rsidRPr="00FA3BFA" w:rsidRDefault="00000000">
      <w:pPr>
        <w:rPr>
          <w:rFonts w:cs="Times New Roman"/>
        </w:rPr>
      </w:pPr>
      <w:r w:rsidRPr="00FA3BFA">
        <w:rPr>
          <w:rFonts w:cs="Times New Roman"/>
          <w:color w:val="000000"/>
        </w:rPr>
        <w:t>For each period and outcome, Benjamini and Hochberg (1995) correction was applied across all 49 species, so every adjusted p-value below belongs to that set. The main test compares the duration-weighted days 0 to 14 estimate directly against the mean estimate for days −14 to −1, using the full fixed-effect covariance matrix, so it is not a naive difference of two independent ratios. The two baseline terms enter with equal and opposite weight, so they cancel exactly and the baseline period acts through the model and not through the comparison. Models for whether a record carried a number instead of an X formed a separate exploratory set.</w:t>
      </w:r>
    </w:p>
    <w:p w14:paraId="600789AC" w14:textId="77777777" w:rsidR="00C15184" w:rsidRPr="00FA3BFA" w:rsidRDefault="00000000">
      <w:pPr>
        <w:rPr>
          <w:rFonts w:cs="Times New Roman"/>
        </w:rPr>
      </w:pPr>
      <w:r>
        <w:rPr>
          <w:b w:val="0"/>
        </w:rPr>
        <w:t xml:space="preserve">Gadwall </w:t>
      </w:r>
      <w:ins w:id="9171" w:author="Claude (editorial pass)" w:date="2026-07-26T00:00:00Z">
        <w:r>
          <w:rPr>
            <w:b w:val="0"/>
          </w:rPr>
          <w:t xml:space="preserve">(</w:t>
        </w:r>
        <w:r>
          <w:rPr>
            <w:b w:val="0"/>
            <w:i/>
          </w:rPr>
          <w:t xml:space="preserve">Mareca strepera</w:t>
        </w:r>
        <w:r>
          <w:rPr>
            <w:b w:val="0"/>
          </w:rPr>
          <w:t xml:space="preserve">) </w:t>
        </w:r>
      </w:ins>
      <w:r>
        <w:rPr>
          <w:b w:val="0"/>
        </w:rPr>
        <w:t xml:space="preserve">and Northern Shoveler </w:t>
      </w:r>
      <w:ins w:id="9172" w:author="Claude (editorial pass)" w:date="2026-07-26T00:00:00Z">
        <w:r>
          <w:rPr>
            <w:b w:val="0"/>
          </w:rPr>
          <w:t xml:space="preserve">(</w:t>
        </w:r>
        <w:r>
          <w:rPr>
            <w:b w:val="0"/>
            <w:i/>
          </w:rPr>
          <w:t xml:space="preserve">Spatula clypeata</w:t>
        </w:r>
        <w:r>
          <w:rPr>
            <w:b w:val="0"/>
          </w:rPr>
          <w:t xml:space="preserve">) </w:t>
        </w:r>
      </w:ins>
      <w:r>
        <w:rPr>
          <w:b w:val="0"/>
        </w:rPr>
        <w:t xml:space="preserve">were carried as comparators in a separate two-species exploratory analysis, so their correction threshold differs from that of the 49 and clearing it is not by itself evidence of specificity. Their adjusted p-values also refer to the comparison against baseline and not to the main before-and-after comparison used for the 49. Released counts below 20 are suppressed, and no figure quoted in this article falls under that threshold.</w:t>
      </w:r>
    </w:p>
    <w:p w14:paraId="1C39816D" w14:textId="77777777" w:rsidR="00C15184" w:rsidRPr="00FA3BFA" w:rsidRDefault="00000000">
      <w:pPr>
        <w:rPr>
          <w:rFonts w:cs="Times New Roman"/>
        </w:rPr>
      </w:pPr>
      <w:r w:rsidRPr="00FA3BFA">
        <w:rPr>
          <w:rFonts w:cs="Times New Roman"/>
          <w:color w:val="000000"/>
        </w:rPr>
        <w:t>Exponentiated estimates are ratios of near-to-reference slopes per additional recorded event link. A value above one means the near-to-reference relationship grew stronger after onset than before. These are per-link quantities and not percentage changes in how many birds were present.</w:t>
      </w:r>
    </w:p>
    <w:p w14:paraId="6526F954" w14:textId="77777777" w:rsidR="00C15184" w:rsidRPr="00FA3BFA" w:rsidRDefault="00000000">
      <w:pPr>
        <w:rPr>
          <w:rFonts w:cs="Times New Roman"/>
        </w:rPr>
      </w:pPr>
      <w:r w:rsidRPr="00FA3BFA">
        <w:rPr>
          <w:rFonts w:cs="Times New Roman"/>
          <w:color w:val="000000"/>
        </w:rPr>
        <w:t>Predictions on the natural scale were standardized over the observed checklist covariates with random intercepts set to zero, so they describe a typical site, observer and event. The per-link form carries an assumption worth naming, since every ratio here is expressed per additional link: each further link is taken to add the same amount on the model scale. That is what makes a ratio comparable between species whose checklists carry different numbers of links, and if the response saturates instead, the fitted slope averages over an unmodelled curve. Multiple links are common. Between 29% and 44% of exposed checklists carry two or more, and the largest carries 23. A binary any-link version was fitted as a sensitivity and is reported in Section 3.7, but no spline, quadratic or capped alternative, so the shape of that response is described and not estimated. One conventional alternative encoding was also chosen before fitting, on support and geometry alone. Restricting the data to checklists linked to a single event left 72,443 checklists and supported count models for only 19 of the 49 species, so deterministic nearest-event assignment was used instead, which retained all 217,200 checklists and supported count models for 41. All other terms and procedures were unchanged.</w:t>
      </w:r>
    </w:p>
    <w:p w14:paraId="2337F757" w14:textId="77777777" w:rsidR="00BF0BAC" w:rsidRPr="00FA3BFA" w:rsidRDefault="00000000">
      <w:pPr>
        <w:rPr>
          <w:rFonts w:cs="Times New Roman"/>
        </w:rPr>
      </w:pPr>
      <w:r>
        <w:rPr>
          <w:b w:val="0"/>
        </w:rPr>
        <w:t xml:space="preserve">To test whether the 5 km near-zone boundary concealed a shorter-range pattern, Bald Eagle and Glaucous-winged Gull </w:t>
      </w:r>
      <w:ins w:id="9173" w:author="Claude (editorial pass)" w:date="2026-07-26T00:00:00Z">
        <w:r>
          <w:rPr>
            <w:b w:val="0"/>
          </w:rPr>
          <w:t xml:space="preserve">(</w:t>
        </w:r>
        <w:r>
          <w:rPr>
            <w:b w:val="0"/>
            <w:i/>
          </w:rPr>
          <w:t xml:space="preserve">Larus glaucescens</w:t>
        </w:r>
        <w:r>
          <w:rPr>
            <w:b w:val="0"/>
          </w:rPr>
          <w:t xml:space="preserve">) </w:t>
        </w:r>
      </w:ins>
      <w:r>
        <w:rPr>
          <w:b w:val="0"/>
        </w:rPr>
        <w:t xml:space="preserve">were examined in thirteen 2 km bands from 0 to 26 km, with American Robin </w:t>
      </w:r>
      <w:ins w:id="9174" w:author="Claude (editorial pass)" w:date="2026-07-26T00:00:00Z">
        <w:r>
          <w:rPr>
            <w:b w:val="0"/>
          </w:rPr>
          <w:t xml:space="preserve">(</w:t>
        </w:r>
        <w:r>
          <w:rPr>
            <w:b w:val="0"/>
            <w:i/>
          </w:rPr>
          <w:t xml:space="preserve">Turdus migratorius</w:t>
        </w:r>
        <w:r>
          <w:rPr>
            <w:b w:val="0"/>
          </w:rPr>
          <w:t xml:space="preserve">) </w:t>
        </w:r>
      </w:ins>
      <w:r>
        <w:rPr>
          <w:b w:val="0"/>
        </w:rPr>
        <w:t xml:space="preserve">as a terrestrial control. Each band was compared with its own days −28 to −15 baseline. Separate comparisons tested days 0 to 3 against days −7 to −1, and a 13-coefficient test compared the full days 0 to 3 profile with the two equally weighted pre-spawn windows. Benjamini-Hochberg correction was applied within each species, outcome and period across the 13 bands. These diagnostic sets remained separate from the fixed 49-species family.</w:t>
      </w:r>
    </w:p>
    <w:p w14:paraId="351886B1" w14:textId="77777777" w:rsidR="00C15184" w:rsidRPr="00FA3BFA" w:rsidRDefault="00000000">
      <w:pPr>
        <w:pStyle w:val="Heading2"/>
        <w:rPr>
          <w:rFonts w:ascii="Times New Roman" w:hAnsi="Times New Roman" w:cs="Times New Roman"/>
        </w:rPr>
      </w:pPr>
      <w:r w:rsidRPr="00FA3BFA">
        <w:rPr>
          <w:rFonts w:ascii="Times New Roman" w:hAnsi="Times New Roman" w:cs="Times New Roman"/>
        </w:rPr>
        <w:t>2.6 Reproducibility and Data Access</w:t>
      </w:r>
    </w:p>
    <w:p w14:paraId="08F41616" w14:textId="77777777" w:rsidR="00C15184" w:rsidRPr="00FA3BFA" w:rsidRDefault="00000000">
      <w:pPr>
        <w:rPr>
          <w:rFonts w:cs="Times New Roman"/>
        </w:rPr>
      </w:pPr>
      <w:r w:rsidRPr="00FA3BFA">
        <w:rPr>
          <w:rFonts w:cs="Times New Roman"/>
          <w:color w:val="000000"/>
        </w:rPr>
        <w:t>Code and privacy-safe aggregate results are available in the associated repository, where the earlier analysis and the present post-result refinement are retained as distinct records. Record-level eBird data, identifying fields and exact coordinates are not redistributed. Per-species estimates for the full 49-species family, both outcomes, together with support counts, fit status and the supporting distributions are given in the supplementary material, so the design, the main contrast, the complete results and the interpretive limits can be followed from the article and its supplement without consulting the repository.</w:t>
      </w:r>
    </w:p>
    <w:p w14:paraId="16FFFF0B" w14:textId="77777777" w:rsidR="00C15184" w:rsidRPr="00FA3BFA" w:rsidRDefault="00000000">
      <w:pPr>
        <w:pStyle w:val="Heading1"/>
        <w:rPr>
          <w:rFonts w:ascii="Times New Roman" w:hAnsi="Times New Roman" w:cs="Times New Roman"/>
        </w:rPr>
      </w:pPr>
      <w:r w:rsidRPr="00FA3BFA">
        <w:rPr>
          <w:rFonts w:ascii="Times New Roman" w:hAnsi="Times New Roman" w:cs="Times New Roman"/>
        </w:rPr>
        <w:t>3 Results</w:t>
      </w:r>
    </w:p>
    <w:p w14:paraId="75E8138C" w14:textId="77777777" w:rsidR="00C15184" w:rsidRPr="00FA3BFA" w:rsidRDefault="00000000">
      <w:pPr>
        <w:pStyle w:val="Heading2"/>
        <w:rPr>
          <w:rFonts w:ascii="Times New Roman" w:hAnsi="Times New Roman" w:cs="Times New Roman"/>
        </w:rPr>
      </w:pPr>
      <w:r w:rsidRPr="00FA3BFA">
        <w:rPr>
          <w:rFonts w:ascii="Times New Roman" w:hAnsi="Times New Roman" w:cs="Times New Roman"/>
        </w:rPr>
        <w:t xml:space="preserve">3.1 </w:t>
      </w:r>
      <w:del w:id="9175" w:author="Claude (editorial pass)" w:date="2026-07-26T00:00:00Z">
        <w:r w:rsidRPr="00FA3BFA">
          <w:rPr>
            <w:rFonts w:ascii="Times New Roman" w:hAnsi="Times New Roman" w:cs="Times New Roman"/>
          </w:rPr>
          <w:delText xml:space="preserve">Study </w:delText>
        </w:r>
      </w:del>
      <w:r w:rsidRPr="00FA3BFA">
        <w:rPr>
          <w:rFonts w:ascii="Times New Roman" w:hAnsi="Times New Roman" w:cs="Times New Roman"/>
        </w:rPr>
        <w:t xml:space="preserve">Coverage and Model </w:t>
      </w:r>
      <w:del w:id="9176" w:author="Claude (editorial pass)" w:date="2026-07-26T00:00:00Z">
        <w:r w:rsidRPr="00FA3BFA">
          <w:rPr>
            <w:rFonts w:ascii="Times New Roman" w:hAnsi="Times New Roman" w:cs="Times New Roman"/>
          </w:rPr>
          <w:delText xml:space="preserve">Completion</w:delText>
        </w:r>
      </w:del>
      <w:ins w:id="9177" w:author="Claude (editorial pass)" w:date="2026-07-26T00:00:00Z">
        <w:r w:rsidRPr="00FA3BFA">
          <w:rPr>
            <w:rFonts w:ascii="Times New Roman" w:hAnsi="Times New Roman" w:cs="Times New Roman"/>
          </w:rPr>
          <w:t xml:space="preserve">Convergence</w:t>
        </w:r>
      </w:ins>
    </w:p>
    <w:p w14:paraId="6342D7CB" w14:textId="77777777" w:rsidR="00C15184" w:rsidRPr="00FA3BFA" w:rsidRDefault="00000000">
      <w:pPr>
        <w:rPr>
          <w:rFonts w:cs="Times New Roman"/>
        </w:rPr>
      </w:pPr>
      <w:r>
        <w:rPr>
          <w:b w:val="0"/>
        </w:rPr>
        <w:t xml:space="preserve">The analysis covered 217,200 complete eBird checklists collected between 2005 and 2025, linked to 1,120 recorded spawning events that formed 58 blocks. How much evidence stands behind each species varies </w:t>
      </w:r>
      <w:del w:id="9178" w:author="Claude (editorial pass)" w:date="2026-07-26T00:00:00Z">
        <w:r>
          <w:rPr>
            <w:b w:val="0"/>
          </w:rPr>
          <w:delText xml:space="preserve">enormously. </w:delText>
        </w:r>
      </w:del>
      <w:ins w:id="9179" w:author="Claude (editorial pass)" w:date="2026-07-26T00:00:00Z">
        <w:r>
          <w:rPr>
            <w:b w:val="0"/>
          </w:rPr>
          <w:t xml:space="preserve">enormously, since </w:t>
        </w:r>
      </w:ins>
      <w:r>
        <w:rPr>
          <w:b w:val="0"/>
        </w:rPr>
        <w:t xml:space="preserve">American Crow (</w:t>
      </w:r>
      <w:r>
        <w:rPr>
          <w:b w:val="0"/>
          <w:i/>
        </w:rPr>
        <w:t xml:space="preserve">Corvus brachyrhynchos</w:t>
      </w:r>
      <w:r>
        <w:rPr>
          <w:b w:val="0"/>
        </w:rPr>
        <w:t xml:space="preserve">) appeared on 53.5% of checklists and carried 112,180 counted </w:t>
      </w:r>
      <w:del w:id="9180" w:author="Claude (editorial pass)" w:date="2026-07-26T00:00:00Z">
        <w:r>
          <w:rPr>
            <w:b w:val="0"/>
          </w:rPr>
          <w:delText xml:space="preserve">records; </w:delText>
        </w:r>
      </w:del>
      <w:ins w:id="9181" w:author="Claude (editorial pass)" w:date="2026-07-26T00:00:00Z">
        <w:r>
          <w:rPr>
            <w:b w:val="0"/>
          </w:rPr>
          <w:t xml:space="preserve">records, whereas </w:t>
        </w:r>
      </w:ins>
      <w:r>
        <w:rPr>
          <w:b w:val="0"/>
        </w:rPr>
        <w:t xml:space="preserve">Glaucous Gull </w:t>
      </w:r>
      <w:del w:id="9182" w:author="Claude (editorial pass)" w:date="2026-07-26T00:00:00Z">
        <w:r>
          <w:rPr>
            <w:b w:val="0"/>
          </w:rPr>
          <w:delText xml:space="preserve">(Larus </w:delText>
        </w:r>
      </w:del>
      <w:ins w:id="9183" w:author="Claude (editorial pass)" w:date="2026-07-26T00:00:00Z">
        <w:r>
          <w:rPr>
            <w:b w:val="0"/>
          </w:rPr>
          <w:t xml:space="preserve">(</w:t>
        </w:r>
        <w:r>
          <w:rPr>
            <w:b w:val="0"/>
            <w:i/>
          </w:rPr>
          <w:t xml:space="preserve">L. </w:t>
        </w:r>
      </w:ins>
      <w:r>
        <w:rPr>
          <w:b w:val="0"/>
          <w:i/>
        </w:rPr>
        <w:t xml:space="preserve">hyperboreus</w:t>
      </w:r>
      <w:r>
        <w:rPr>
          <w:b w:val="0"/>
        </w:rPr>
        <w:t xml:space="preserve">) appeared on 0.09% and carried 185.</w:t>
      </w:r>
    </w:p>
    <w:p w14:paraId="165D835B" w14:textId="77777777" w:rsidR="00C15184" w:rsidRPr="00FA3BFA" w:rsidRDefault="00000000">
      <w:pPr>
        <w:rPr>
          <w:rFonts w:cs="Times New Roman"/>
        </w:rPr>
      </w:pPr>
      <w:r>
        <w:rPr>
          <w:b w:val="0"/>
        </w:rPr>
        <w:t>Of 100 models across 49 species, two outcomes and two comparators, 96 fitted. Whether a species was reported could be estimated for 48 of the 49, and how many were counted for 46. The four failures were both models for Glaucous Gull, a scarce visitor with 185 counted records, and the count models for Surfbird (</w:t>
      </w:r>
      <w:r>
        <w:rPr>
          <w:b w:val="0"/>
          <w:i/>
        </w:rPr>
        <w:t xml:space="preserve">Calidris virgata</w:t>
      </w:r>
      <w:r>
        <w:rPr>
          <w:b w:val="0"/>
        </w:rPr>
        <w:t>) and Rhinoceros Auklet (</w:t>
      </w:r>
      <w:r>
        <w:rPr>
          <w:b w:val="0"/>
          <w:i/>
        </w:rPr>
        <w:t xml:space="preserve">Cerorhinca monocerata</w:t>
      </w:r>
      <w:r>
        <w:rPr>
          <w:b w:val="0"/>
        </w:rPr>
        <w:t>), with 1,063 and 1,816. One further count model, Western Gull (</w:t>
      </w:r>
      <w:r>
        <w:rPr>
          <w:b w:val="0"/>
          <w:i/>
        </w:rPr>
        <w:t xml:space="preserve">L. occidentalis</w:t>
      </w:r>
      <w:r>
        <w:rPr>
          <w:b w:val="0"/>
        </w:rPr>
        <w:t>), converged to a singular fit and is retained; it is not among the significant results. All four failures fall among the least frequently counted birds in the family and are reported as failures, not as null results. Per-species estimates, intervals, adjusted p-values, sample sizes and fit status for all 49 species and both outcomes are in the supplementary material.</w:t>
      </w:r>
    </w:p>
    <w:p w14:paraId="1C84F029" w14:textId="77777777" w:rsidR="00C15184" w:rsidRPr="00FA3BFA" w:rsidRDefault="00000000">
      <w:pPr>
        <w:pStyle w:val="Heading2"/>
        <w:rPr>
          <w:rFonts w:ascii="Times New Roman" w:hAnsi="Times New Roman" w:cs="Times New Roman"/>
        </w:rPr>
      </w:pPr>
      <w:r w:rsidRPr="00FA3BFA">
        <w:rPr>
          <w:rFonts w:ascii="Times New Roman" w:hAnsi="Times New Roman" w:cs="Times New Roman"/>
        </w:rPr>
        <w:t xml:space="preserve">3.2 </w:t>
      </w:r>
      <w:del w:id="9184" w:author="Claude (editorial pass)" w:date="2026-07-26T00:00:00Z">
        <w:r w:rsidRPr="00FA3BFA">
          <w:rPr>
            <w:rFonts w:ascii="Times New Roman" w:hAnsi="Times New Roman" w:cs="Times New Roman"/>
          </w:rPr>
          <w:delText xml:space="preserve">Overall Pattern </w:delText>
        </w:r>
      </w:del>
      <w:ins w:id="9185" w:author="Claude (editorial pass)" w:date="2026-07-26T00:00:00Z">
        <w:r w:rsidRPr="00FA3BFA">
          <w:rPr>
            <w:rFonts w:ascii="Times New Roman" w:hAnsi="Times New Roman" w:cs="Times New Roman"/>
          </w:rPr>
          <w:t xml:space="preserve">Responses </w:t>
        </w:r>
      </w:ins>
      <w:r w:rsidRPr="00FA3BFA">
        <w:rPr>
          <w:rFonts w:ascii="Times New Roman" w:hAnsi="Times New Roman" w:cs="Times New Roman"/>
        </w:rPr>
        <w:t xml:space="preserve">During the Active Spawning Period</w:t>
      </w:r>
    </w:p>
    <w:p w14:paraId="32FE0DEB" w14:textId="77777777" w:rsidR="00C15184" w:rsidRPr="00FA3BFA" w:rsidRDefault="00000000">
      <w:pPr>
        <w:rPr>
          <w:rFonts w:cs="Times New Roman"/>
        </w:rPr>
      </w:pPr>
      <w:r w:rsidRPr="00FA3BFA">
        <w:rPr>
          <w:rFonts w:cs="Times New Roman"/>
          <w:color w:val="000000"/>
        </w:rPr>
        <w:t xml:space="preserve">Birds were counted in larger numbers far more consistently than they were reported more often (Figure 2). Reporting rose for 28 of 48 species and fell for 20, </w:t>
      </w:r>
      <w:del w:id="9186" w:author="Claude (editorial pass)" w:date="2026-07-26T00:00:00Z">
        <w:r w:rsidRPr="00FA3BFA">
          <w:rPr>
            <w:rFonts w:cs="Times New Roman"/>
            <w:color w:val="000000"/>
          </w:rPr>
          <w:delText xml:space="preserve">and </w:delText>
        </w:r>
      </w:del>
      <w:ins w:id="9187" w:author="Claude (editorial pass)" w:date="2026-07-26T00:00:00Z">
        <w:r w:rsidRPr="00FA3BFA">
          <w:rPr>
            <w:rFonts w:cs="Times New Roman"/>
            <w:color w:val="000000"/>
          </w:rPr>
          <w:t xml:space="preserve">of which </w:t>
        </w:r>
      </w:ins>
      <w:r w:rsidRPr="00FA3BFA">
        <w:rPr>
          <w:rFonts w:cs="Times New Roman"/>
          <w:color w:val="000000"/>
        </w:rPr>
        <w:t xml:space="preserve">13 </w:t>
      </w:r>
      <w:del w:id="9188" w:author="Claude (editorial pass)" w:date="2026-07-26T00:00:00Z">
        <w:r w:rsidRPr="00FA3BFA">
          <w:rPr>
            <w:rFonts w:cs="Times New Roman"/>
            <w:color w:val="000000"/>
          </w:rPr>
          <w:delText xml:space="preserve">of the </w:delText>
        </w:r>
      </w:del>
      <w:r w:rsidRPr="00FA3BFA">
        <w:rPr>
          <w:rFonts w:cs="Times New Roman"/>
          <w:color w:val="000000"/>
        </w:rPr>
        <w:t xml:space="preserve">increases survived correction for multiple </w:t>
      </w:r>
      <w:del w:id="9189" w:author="Claude (editorial pass)" w:date="2026-07-26T00:00:00Z">
        <w:r w:rsidRPr="00FA3BFA">
          <w:rPr>
            <w:rFonts w:cs="Times New Roman"/>
            <w:color w:val="000000"/>
          </w:rPr>
          <w:delText xml:space="preserve">testing. Counts </w:delText>
        </w:r>
      </w:del>
      <w:ins w:id="9190" w:author="Claude (editorial pass)" w:date="2026-07-26T00:00:00Z">
        <w:r w:rsidRPr="00FA3BFA">
          <w:rPr>
            <w:rFonts w:cs="Times New Roman"/>
            <w:color w:val="000000"/>
          </w:rPr>
          <w:t xml:space="preserve">testing, whereas counts </w:t>
        </w:r>
      </w:ins>
      <w:r w:rsidRPr="00FA3BFA">
        <w:rPr>
          <w:rFonts w:cs="Times New Roman"/>
          <w:color w:val="000000"/>
        </w:rPr>
        <w:t xml:space="preserve">rose for 42 of 46 species and fell for four, </w:t>
      </w:r>
      <w:del w:id="9191" w:author="Claude (editorial pass)" w:date="2026-07-26T00:00:00Z">
        <w:r w:rsidRPr="00FA3BFA">
          <w:rPr>
            <w:rFonts w:cs="Times New Roman"/>
            <w:color w:val="000000"/>
          </w:rPr>
          <w:delText xml:space="preserve">and </w:delText>
        </w:r>
      </w:del>
      <w:ins w:id="9192" w:author="Claude (editorial pass)" w:date="2026-07-26T00:00:00Z">
        <w:r w:rsidRPr="00FA3BFA">
          <w:rPr>
            <w:rFonts w:cs="Times New Roman"/>
            <w:color w:val="000000"/>
          </w:rPr>
          <w:t xml:space="preserve">with </w:t>
        </w:r>
      </w:ins>
      <w:r w:rsidRPr="00FA3BFA">
        <w:rPr>
          <w:rFonts w:cs="Times New Roman"/>
          <w:color w:val="000000"/>
        </w:rPr>
        <w:t xml:space="preserve">18 increases </w:t>
      </w:r>
      <w:del w:id="9193" w:author="Claude (editorial pass)" w:date="2026-07-26T00:00:00Z">
        <w:r w:rsidRPr="00FA3BFA">
          <w:rPr>
            <w:rFonts w:cs="Times New Roman"/>
            <w:color w:val="000000"/>
          </w:rPr>
          <w:delText xml:space="preserve">survived. No </w:delText>
        </w:r>
      </w:del>
      <w:ins w:id="9194" w:author="Claude (editorial pass)" w:date="2026-07-26T00:00:00Z">
        <w:r w:rsidRPr="00FA3BFA">
          <w:rPr>
            <w:rFonts w:cs="Times New Roman"/>
            <w:color w:val="000000"/>
          </w:rPr>
          <w:t xml:space="preserve">surviving, and no </w:t>
        </w:r>
      </w:ins>
      <w:r w:rsidRPr="00FA3BFA">
        <w:rPr>
          <w:rFonts w:cs="Times New Roman"/>
          <w:color w:val="000000"/>
        </w:rPr>
        <w:t xml:space="preserve">decrease survived in either outcome. The gap between the two outcomes is wider than those tallies </w:t>
      </w:r>
      <w:del w:id="9195" w:author="Claude (editorial pass)" w:date="2026-07-26T00:00:00Z">
        <w:r w:rsidRPr="00FA3BFA">
          <w:rPr>
            <w:rFonts w:cs="Times New Roman"/>
            <w:color w:val="000000"/>
          </w:rPr>
          <w:delText xml:space="preserve">suggest. Among </w:delText>
        </w:r>
      </w:del>
      <w:ins w:id="9196" w:author="Claude (editorial pass)" w:date="2026-07-26T00:00:00Z">
        <w:r w:rsidRPr="00FA3BFA">
          <w:rPr>
            <w:rFonts w:cs="Times New Roman"/>
            <w:color w:val="000000"/>
          </w:rPr>
          <w:t xml:space="preserve">suggest, because among </w:t>
        </w:r>
      </w:ins>
      <w:r w:rsidRPr="00FA3BFA">
        <w:rPr>
          <w:rFonts w:cs="Times New Roman"/>
          <w:color w:val="000000"/>
        </w:rPr>
        <w:t xml:space="preserve">the 46 species with both </w:t>
      </w:r>
      <w:del w:id="9197" w:author="Claude (editorial pass)" w:date="2026-07-26T00:00:00Z">
        <w:r w:rsidRPr="00FA3BFA">
          <w:rPr>
            <w:rFonts w:cs="Times New Roman"/>
            <w:color w:val="000000"/>
          </w:rPr>
          <w:delText xml:space="preserve">models, </w:delText>
        </w:r>
      </w:del>
      <w:ins w:id="9198" w:author="Claude (editorial pass)" w:date="2026-07-26T00:00:00Z">
        <w:r w:rsidRPr="00FA3BFA">
          <w:rPr>
            <w:rFonts w:cs="Times New Roman"/>
            <w:color w:val="000000"/>
          </w:rPr>
          <w:t xml:space="preserve">models </w:t>
        </w:r>
      </w:ins>
      <w:r w:rsidRPr="00FA3BFA">
        <w:rPr>
          <w:rFonts w:cs="Times New Roman"/>
          <w:color w:val="000000"/>
        </w:rPr>
        <w:t xml:space="preserve">27 rose in both, 15 rose only in counts, four rose in neither, and none rose only in </w:t>
      </w:r>
      <w:del w:id="9199" w:author="Claude (editorial pass)" w:date="2026-07-26T00:00:00Z">
        <w:r w:rsidRPr="00FA3BFA">
          <w:rPr>
            <w:rFonts w:cs="Times New Roman"/>
            <w:color w:val="000000"/>
          </w:rPr>
          <w:delText xml:space="preserve">reporting. Every </w:delText>
        </w:r>
      </w:del>
      <w:ins w:id="9200" w:author="Claude (editorial pass)" w:date="2026-07-26T00:00:00Z">
        <w:r w:rsidRPr="00FA3BFA">
          <w:rPr>
            <w:rFonts w:cs="Times New Roman"/>
            <w:color w:val="000000"/>
          </w:rPr>
          <w:t xml:space="preserve">reporting, so every </w:t>
        </w:r>
      </w:ins>
      <w:r w:rsidRPr="00FA3BFA">
        <w:rPr>
          <w:rFonts w:cs="Times New Roman"/>
          <w:color w:val="000000"/>
        </w:rPr>
        <w:t xml:space="preserve">species that disagreed with itself disagreed </w:t>
      </w:r>
      <w:ins w:id="9201" w:author="Claude (editorial pass)" w:date="2026-07-26T00:00:00Z">
        <w:r w:rsidRPr="00FA3BFA">
          <w:rPr>
            <w:rFonts w:cs="Times New Roman"/>
            <w:color w:val="000000"/>
          </w:rPr>
          <w:t xml:space="preserve">in </w:t>
        </w:r>
      </w:ins>
      <w:r w:rsidRPr="00FA3BFA">
        <w:rPr>
          <w:rFonts w:cs="Times New Roman"/>
          <w:color w:val="000000"/>
        </w:rPr>
        <w:t xml:space="preserve">the same </w:t>
      </w:r>
      <w:del w:id="9202" w:author="Claude (editorial pass)" w:date="2026-07-26T00:00:00Z">
        <w:r w:rsidRPr="00FA3BFA">
          <w:rPr>
            <w:rFonts w:cs="Times New Roman"/>
            <w:color w:val="000000"/>
          </w:rPr>
          <w:delText xml:space="preserve">way. </w:delText>
        </w:r>
      </w:del>
      <w:ins w:id="9203" w:author="Claude (editorial pass)" w:date="2026-07-26T00:00:00Z">
        <w:r w:rsidRPr="00FA3BFA">
          <w:rPr>
            <w:rFonts w:cs="Times New Roman"/>
            <w:color w:val="000000"/>
          </w:rPr>
          <w:t xml:space="preserve">direction. </w:t>
        </w:r>
      </w:ins>
      <w:r w:rsidRPr="00FA3BFA">
        <w:rPr>
          <w:rFonts w:cs="Times New Roman"/>
          <w:color w:val="000000"/>
        </w:rPr>
        <w:t xml:space="preserve">An exact paired test on those 15 gives p = 0.00006, </w:t>
      </w:r>
      <w:del w:id="9204" w:author="Claude (editorial pass)" w:date="2026-07-26T00:00:00Z">
        <w:r w:rsidRPr="00FA3BFA">
          <w:rPr>
            <w:rFonts w:cs="Times New Roman"/>
            <w:color w:val="000000"/>
          </w:rPr>
          <w:delText xml:space="preserve">though </w:delText>
        </w:r>
      </w:del>
      <w:ins w:id="9205" w:author="Claude (editorial pass)" w:date="2026-07-26T00:00:00Z">
        <w:r w:rsidRPr="00FA3BFA">
          <w:rPr>
            <w:rFonts w:cs="Times New Roman"/>
            <w:color w:val="000000"/>
          </w:rPr>
          <w:t xml:space="preserve">although </w:t>
        </w:r>
      </w:ins>
      <w:r w:rsidRPr="00FA3BFA">
        <w:rPr>
          <w:rFonts w:cs="Times New Roman"/>
          <w:color w:val="000000"/>
        </w:rPr>
        <w:t xml:space="preserve">species share checklists, events and observers, so </w:t>
      </w:r>
      <w:del w:id="9206" w:author="Claude (editorial pass)" w:date="2026-07-26T00:00:00Z">
        <w:r w:rsidRPr="00FA3BFA">
          <w:rPr>
            <w:rFonts w:cs="Times New Roman"/>
            <w:color w:val="000000"/>
          </w:rPr>
          <w:delText xml:space="preserve">it </w:delText>
        </w:r>
      </w:del>
      <w:ins w:id="9207" w:author="Claude (editorial pass)" w:date="2026-07-26T00:00:00Z">
        <w:r w:rsidRPr="00FA3BFA">
          <w:rPr>
            <w:rFonts w:cs="Times New Roman"/>
            <w:color w:val="000000"/>
          </w:rPr>
          <w:t xml:space="preserve">the figure </w:t>
        </w:r>
      </w:ins>
      <w:r w:rsidRPr="00FA3BFA">
        <w:rPr>
          <w:rFonts w:cs="Times New Roman"/>
          <w:color w:val="000000"/>
        </w:rPr>
        <w:t xml:space="preserve">describes how lopsided the pattern is more than it tests it.</w:t>
      </w:r>
    </w:p>
    <w:p w14:paraId="5768AC9D" w14:textId="77777777" w:rsidR="00C15184" w:rsidRPr="00FA3BFA" w:rsidRDefault="00000000">
      <w:pPr>
        <w:rPr>
          <w:rFonts w:cs="Times New Roman"/>
        </w:rPr>
      </w:pPr>
      <w:r>
        <w:rPr>
          <w:b w:val="0"/>
        </w:rPr>
        <w:t xml:space="preserve">Gulls dominated the reporting </w:t>
      </w:r>
      <w:del w:id="9208" w:author="Claude (editorial pass)" w:date="2026-07-26T00:00:00Z">
        <w:r>
          <w:rPr>
            <w:b w:val="0"/>
          </w:rPr>
          <w:delText xml:space="preserve">results. </w:delText>
        </w:r>
      </w:del>
      <w:ins w:id="9209" w:author="Claude (editorial pass)" w:date="2026-07-26T00:00:00Z">
        <w:r>
          <w:rPr>
            <w:b w:val="0"/>
          </w:rPr>
          <w:t xml:space="preserve">results, with </w:t>
        </w:r>
      </w:ins>
      <w:r>
        <w:rPr>
          <w:b w:val="0"/>
        </w:rPr>
        <w:t xml:space="preserve">Bonaparte's Gull (</w:t>
      </w:r>
      <w:r>
        <w:rPr>
          <w:b w:val="0"/>
          <w:i/>
        </w:rPr>
        <w:t xml:space="preserve">Chroicocephalus philadelphia</w:t>
      </w:r>
      <w:r>
        <w:rPr>
          <w:b w:val="0"/>
        </w:rPr>
        <w:t xml:space="preserve">) </w:t>
      </w:r>
      <w:del w:id="9210" w:author="Claude (editorial pass)" w:date="2026-07-26T00:00:00Z">
        <w:r>
          <w:rPr>
            <w:b w:val="0"/>
          </w:rPr>
          <w:delText xml:space="preserve">was </w:delText>
        </w:r>
      </w:del>
      <w:r>
        <w:rPr>
          <w:b w:val="0"/>
        </w:rPr>
        <w:t xml:space="preserve">reported 1.48 times as often per nearby spawn (95% CI 1.22–1.79), American Herring Gull (</w:t>
      </w:r>
      <w:r>
        <w:rPr>
          <w:b w:val="0"/>
          <w:i/>
        </w:rPr>
        <w:t xml:space="preserve">L. smithsonianus</w:t>
      </w:r>
      <w:r>
        <w:rPr>
          <w:b w:val="0"/>
        </w:rPr>
        <w:t xml:space="preserve">) 1.39 (1.23–1.57), California Gull (</w:t>
      </w:r>
      <w:r>
        <w:rPr>
          <w:b w:val="0"/>
          <w:i/>
        </w:rPr>
        <w:t xml:space="preserve">L. californicus</w:t>
      </w:r>
      <w:r>
        <w:rPr>
          <w:b w:val="0"/>
        </w:rPr>
        <w:t xml:space="preserve">) 1.32 (1.21–1.43), Iceland Gull (</w:t>
      </w:r>
      <w:r>
        <w:rPr>
          <w:b w:val="0"/>
          <w:i/>
        </w:rPr>
        <w:t xml:space="preserve">L. glaucoides</w:t>
      </w:r>
      <w:r>
        <w:rPr>
          <w:b w:val="0"/>
        </w:rPr>
        <w:t xml:space="preserve">) 1.29 (1.18–1.41) and Short-billed Gull (</w:t>
      </w:r>
      <w:r>
        <w:rPr>
          <w:b w:val="0"/>
          <w:i/>
        </w:rPr>
        <w:t xml:space="preserve">L. brachyrhynchus</w:t>
      </w:r>
      <w:r>
        <w:rPr>
          <w:b w:val="0"/>
        </w:rPr>
        <w:t xml:space="preserve">) 1.25 (1.17–1.34). These are not 48% or 39% increases in the number of gulls on the </w:t>
      </w:r>
      <w:del w:id="9211" w:author="Claude (editorial pass)" w:date="2026-07-26T00:00:00Z">
        <w:r>
          <w:rPr>
            <w:b w:val="0"/>
          </w:rPr>
          <w:delText xml:space="preserve">coast. Each </w:delText>
        </w:r>
      </w:del>
      <w:ins w:id="9212" w:author="Claude (editorial pass)" w:date="2026-07-26T00:00:00Z">
        <w:r>
          <w:rPr>
            <w:b w:val="0"/>
          </w:rPr>
          <w:t xml:space="preserve">coast, since each </w:t>
        </w:r>
      </w:ins>
      <w:r>
        <w:rPr>
          <w:b w:val="0"/>
        </w:rPr>
        <w:t xml:space="preserve">describes how much more strongly a checklist's reporting of that species tracked a nearby spawning event after </w:t>
      </w:r>
      <w:del w:id="9213" w:author="Claude (editorial pass)" w:date="2026-07-26T00:00:00Z">
        <w:r>
          <w:rPr>
            <w:b w:val="0"/>
          </w:rPr>
          <w:delText xml:space="preserve">onset </w:delText>
        </w:r>
      </w:del>
      <w:ins w:id="9214" w:author="Claude (editorial pass)" w:date="2026-07-26T00:00:00Z">
        <w:r>
          <w:rPr>
            <w:b w:val="0"/>
          </w:rPr>
          <w:t xml:space="preserve">the event date </w:t>
        </w:r>
      </w:ins>
      <w:r>
        <w:rPr>
          <w:b w:val="0"/>
        </w:rPr>
        <w:t xml:space="preserve">than before it. Outside the gulls the largest reporting increases came from Lesser Scaup (</w:t>
      </w:r>
      <w:r>
        <w:rPr>
          <w:b w:val="0"/>
          <w:i/>
        </w:rPr>
        <w:t xml:space="preserve">Aythya affinis</w:t>
      </w:r>
      <w:r>
        <w:rPr>
          <w:b w:val="0"/>
        </w:rPr>
        <w:t xml:space="preserve">) at 1.26 (1.11–1.44) and Northern Pintail (</w:t>
      </w:r>
      <w:r>
        <w:rPr>
          <w:b w:val="0"/>
          <w:i/>
        </w:rPr>
        <w:t xml:space="preserve">Anas acuta</w:t>
      </w:r>
      <w:r>
        <w:rPr>
          <w:b w:val="0"/>
        </w:rPr>
        <w:t xml:space="preserve">) at 1.21 (1.10–1.32), neither </w:t>
      </w:r>
      <w:ins w:id="9215" w:author="Claude (editorial pass)" w:date="2026-07-26T00:00:00Z">
        <w:r>
          <w:rPr>
            <w:b w:val="0"/>
          </w:rPr>
          <w:t xml:space="preserve">of which is </w:t>
        </w:r>
      </w:ins>
      <w:r>
        <w:rPr>
          <w:b w:val="0"/>
        </w:rPr>
        <w:t xml:space="preserve">a bird the herring literature would nominate first.</w:t>
      </w:r>
    </w:p>
    <w:p w14:paraId="65B2DE5F" w14:textId="77777777" w:rsidR="00C15184" w:rsidRPr="00FA3BFA" w:rsidRDefault="00000000">
      <w:pPr>
        <w:rPr>
          <w:rFonts w:cs="Times New Roman"/>
        </w:rPr>
      </w:pPr>
      <w:r>
        <w:rPr>
          <w:b w:val="0"/>
        </w:rPr>
        <w:t xml:space="preserve">The largest count increases were Long-tailed Duck (</w:t>
      </w:r>
      <w:r>
        <w:rPr>
          <w:b w:val="0"/>
          <w:i/>
        </w:rPr>
        <w:t xml:space="preserve">Clangula hyemalis</w:t>
      </w:r>
      <w:r>
        <w:rPr>
          <w:b w:val="0"/>
        </w:rPr>
        <w:t xml:space="preserve">) at 1.43 (1.29–1.60), Surf Scoter at 1.30 (1.21–1.40), Short-billed Gull at 1.30 (1.23–1.37), Harlequin Duck at 1.20 (1.15–1.26) and Common Goldeneye (</w:t>
      </w:r>
      <w:r>
        <w:rPr>
          <w:b w:val="0"/>
          <w:i/>
        </w:rPr>
        <w:t xml:space="preserve">Bucephala clangula</w:t>
      </w:r>
      <w:r>
        <w:rPr>
          <w:b w:val="0"/>
        </w:rPr>
        <w:t xml:space="preserve">) at 1.20 </w:t>
      </w:r>
      <w:del w:id="9216" w:author="Claude (editorial pass)" w:date="2026-07-26T00:00:00Z">
        <w:r>
          <w:rPr>
            <w:b w:val="0"/>
          </w:rPr>
          <w:delText xml:space="preserve">(1.15–1.25). Increases </w:delText>
        </w:r>
      </w:del>
      <w:ins w:id="9217" w:author="Claude (editorial pass)" w:date="2026-07-26T00:00:00Z">
        <w:r>
          <w:rPr>
            <w:b w:val="0"/>
          </w:rPr>
          <w:t xml:space="preserve">(1.15–1.25), although increases </w:t>
        </w:r>
      </w:ins>
      <w:r>
        <w:rPr>
          <w:b w:val="0"/>
        </w:rPr>
        <w:t xml:space="preserve">were far more widespread than </w:t>
      </w:r>
      <w:del w:id="9218" w:author="Claude (editorial pass)" w:date="2026-07-26T00:00:00Z">
        <w:r>
          <w:rPr>
            <w:b w:val="0"/>
          </w:rPr>
          <w:delText xml:space="preserve">the </w:delText>
        </w:r>
      </w:del>
      <w:ins w:id="9219" w:author="Claude (editorial pass)" w:date="2026-07-26T00:00:00Z">
        <w:r>
          <w:rPr>
            <w:b w:val="0"/>
          </w:rPr>
          <w:t xml:space="preserve">that </w:t>
        </w:r>
      </w:ins>
      <w:r>
        <w:rPr>
          <w:b w:val="0"/>
        </w:rPr>
        <w:t xml:space="preserve">significant subset conveys. Of 46 species, only Common Murre (</w:t>
      </w:r>
      <w:r>
        <w:rPr>
          <w:b w:val="0"/>
          <w:i/>
        </w:rPr>
        <w:t xml:space="preserve">Uria aalge</w:t>
      </w:r>
      <w:r>
        <w:rPr>
          <w:b w:val="0"/>
        </w:rPr>
        <w:t xml:space="preserve">), Black-bellied Plover (</w:t>
      </w:r>
      <w:r>
        <w:rPr>
          <w:b w:val="0"/>
          <w:i/>
        </w:rPr>
        <w:t xml:space="preserve">Pluvialis squatarola</w:t>
      </w:r>
      <w:r>
        <w:rPr>
          <w:b w:val="0"/>
        </w:rPr>
        <w:t xml:space="preserve">), Black Oystercatcher (</w:t>
      </w:r>
      <w:r>
        <w:rPr>
          <w:b w:val="0"/>
          <w:i/>
        </w:rPr>
        <w:t xml:space="preserve">Haematopus bachmani</w:t>
      </w:r>
      <w:r>
        <w:rPr>
          <w:b w:val="0"/>
        </w:rPr>
        <w:t xml:space="preserve">) and Great Blue Heron (</w:t>
      </w:r>
      <w:r>
        <w:rPr>
          <w:b w:val="0"/>
          <w:i/>
        </w:rPr>
        <w:t xml:space="preserve">Ardea herodias</w:t>
      </w:r>
      <w:r>
        <w:rPr>
          <w:b w:val="0"/>
        </w:rPr>
        <w:t xml:space="preserve">) were counted in smaller numbers at all, and none of those four significantly. </w:t>
      </w:r>
      <w:del w:id="9220" w:author="Claude (editorial pass)" w:date="2026-07-26T00:00:00Z">
        <w:r>
          <w:rPr>
            <w:b w:val="0"/>
          </w:rPr>
          <w:delText xml:space="preserve">The tightest estimates are not the largest ones. </w:delText>
        </w:r>
      </w:del>
      <w:ins w:id="9221" w:author="Claude (editorial pass)" w:date="2026-07-26T00:00:00Z">
        <w:r>
          <w:rPr>
            <w:b w:val="0"/>
          </w:rPr>
          <w:t xml:space="preserve">Precision tracks how often a species is counted rather than how large its estimate is. </w:t>
        </w:r>
      </w:ins>
      <w:r>
        <w:rPr>
          <w:b w:val="0"/>
        </w:rPr>
        <w:t xml:space="preserve">Bald </w:t>
      </w:r>
      <w:del w:id="9222" w:author="Claude (editorial pass)" w:date="2026-07-26T00:00:00Z">
        <w:r>
          <w:rPr>
            <w:b w:val="0"/>
          </w:rPr>
          <w:delText xml:space="preserve">Eagle (</w:delText>
        </w:r>
        <w:r>
          <w:rPr>
            <w:b w:val="0"/>
            <w:i/>
          </w:rPr>
          <w:delText xml:space="preserve">Haliaeetus leucocephalus</w:delText>
        </w:r>
        <w:r>
          <w:rPr>
            <w:b w:val="0"/>
          </w:rPr>
          <w:delText xml:space="preserve">)'s </w:delText>
        </w:r>
      </w:del>
      <w:ins w:id="9223" w:author="Claude (editorial pass)" w:date="2026-07-26T00:00:00Z">
        <w:r>
          <w:rPr>
            <w:b w:val="0"/>
          </w:rPr>
          <w:t xml:space="preserve">Eagle's </w:t>
        </w:r>
      </w:ins>
      <w:r>
        <w:rPr>
          <w:b w:val="0"/>
        </w:rPr>
        <w:t xml:space="preserve">count increase of 1.063 (1.045–1.080) is modest </w:t>
      </w:r>
      <w:ins w:id="9224" w:author="Claude (editorial pass)" w:date="2026-07-26T00:00:00Z">
        <w:r>
          <w:rPr>
            <w:b w:val="0"/>
          </w:rPr>
          <w:t xml:space="preserve">in size </w:t>
        </w:r>
      </w:ins>
      <w:r>
        <w:rPr>
          <w:b w:val="0"/>
        </w:rPr>
        <w:t xml:space="preserve">and among the most precise in the family, resting on 83,359 counted records, </w:t>
      </w:r>
      <w:del w:id="9225" w:author="Claude (editorial pass)" w:date="2026-07-26T00:00:00Z">
        <w:r>
          <w:rPr>
            <w:b w:val="0"/>
          </w:rPr>
          <w:delText xml:space="preserve">while </w:delText>
        </w:r>
      </w:del>
      <w:ins w:id="9226" w:author="Claude (editorial pass)" w:date="2026-07-26T00:00:00Z">
        <w:r>
          <w:rPr>
            <w:b w:val="0"/>
          </w:rPr>
          <w:t xml:space="preserve">whereas </w:t>
        </w:r>
      </w:ins>
      <w:r>
        <w:rPr>
          <w:b w:val="0"/>
        </w:rPr>
        <w:t xml:space="preserve">Bonaparte's Gull's count increase of 1.16 spans 0.87 to 1.56 on 4,025.</w:t>
      </w:r>
    </w:p>
    <w:p w14:paraId="1A09CC77" w14:textId="77777777" w:rsidR="00C15184" w:rsidRPr="00FA3BFA" w:rsidRDefault="00000000">
      <w:pPr>
        <w:keepNext/>
        <w:rPr>
          <w:rFonts w:cs="Times New Roman"/>
        </w:rPr>
      </w:pPr>
      <w:r w:rsidRPr="00FA3BFA">
        <w:rPr>
          <w:rFonts w:cs="Times New Roman"/>
          <w:noProof/>
          <w:color w:val="000000"/>
        </w:rPr>
        <w:drawing>
          <wp:inline distT="0" distB="0" distL="0" distR="0" wp14:anchorId="25C44DB9" wp14:editId="76E66FB8">
            <wp:extent cx="5074920" cy="5844371"/>
            <wp:effectExtent l="0" t="0" r="0" b="0"/>
            <wp:docPr id="36" name="Picture" descr="Complete-family active-minus-pre-onset contrasts for checklist reporting and reported number when quantified."/>
            <wp:cNvGraphicFramePr/>
            <a:graphic xmlns:a="http://schemas.openxmlformats.org/drawingml/2006/main">
              <a:graphicData uri="http://schemas.openxmlformats.org/drawingml/2006/picture">
                <pic:pic xmlns:pic="http://schemas.openxmlformats.org/drawingml/2006/picture">
                  <pic:nvPicPr>
                    <pic:cNvPr id="37" name="Picture" descr="figures/v12/figure3_primary_results_v12.png"/>
                    <pic:cNvPicPr>
                      <a:picLocks noChangeAspect="1" noChangeArrowheads="1"/>
                    </pic:cNvPicPr>
                  </pic:nvPicPr>
                  <pic:blipFill>
                    <a:blip r:embed="rId12"/>
                    <a:stretch>
                      <a:fillRect/>
                    </a:stretch>
                  </pic:blipFill>
                  <pic:spPr bwMode="auto">
                    <a:xfrm>
                      <a:off x="0" y="0"/>
                      <a:ext cx="5074920" cy="5844371"/>
                    </a:xfrm>
                    <a:prstGeom prst="rect">
                      <a:avLst/>
                    </a:prstGeom>
                    <a:noFill/>
                    <a:ln w="9525">
                      <a:noFill/>
                      <a:headEnd/>
                      <a:tailEnd/>
                    </a:ln>
                  </pic:spPr>
                </pic:pic>
              </a:graphicData>
            </a:graphic>
          </wp:inline>
        </w:drawing>
      </w:r>
    </w:p>
    <w:p w14:paraId="04F59E91" w14:textId="77777777" w:rsidR="00C15184" w:rsidRPr="00FA3BFA" w:rsidRDefault="00000000">
      <w:pPr>
        <w:rPr>
          <w:rFonts w:cs="Times New Roman"/>
        </w:rPr>
      </w:pPr>
      <w:r w:rsidRPr="00FA3BFA">
        <w:rPr>
          <w:rFonts w:cs="Times New Roman"/>
          <w:color w:val="000000"/>
        </w:rPr>
        <w:t xml:space="preserve">Figure 2. Before-and-after change for all 49 species. Points and 95% intervals compare the duration-weighted active period (days 0 to 14) with the preceding 14 days. The days −28 to −15 baseline enters through the model and not through this comparison, in which its two terms cancel exactly. Filled points survive correction for multiple testing within the 49 species for that outcome; open points do not. Blue marks whether a species was reported, orange how many were counted. Species whose model would not estimate have no point. Ratios refer to one additional recorded spawning event </w:t>
      </w:r>
      <w:del w:id="9227" w:author="Claude (editorial pass)" w:date="2026-07-26T00:00:00Z">
        <w:r w:rsidRPr="00FA3BFA">
          <w:rPr>
            <w:rFonts w:cs="Times New Roman"/>
            <w:color w:val="000000"/>
          </w:rPr>
          <w:delText xml:space="preserve">nearby and are not changes in occupancy or in regional abundance. </w:delText>
        </w:r>
      </w:del>
      <w:ins w:id="9228" w:author="Claude (editorial pass)" w:date="2026-07-26T00:00:00Z">
        <w:r w:rsidRPr="00FA3BFA">
          <w:rPr>
            <w:rFonts w:cs="Times New Roman"/>
            <w:color w:val="000000"/>
          </w:rPr>
          <w:t xml:space="preserve">nearby. </w:t>
        </w:r>
      </w:ins>
      <w:r w:rsidRPr="00FA3BFA">
        <w:rPr>
          <w:rFonts w:cs="Times New Roman"/>
          <w:color w:val="000000"/>
        </w:rPr>
        <w:t xml:space="preserve">Figure 3 uses a different reference point, plotting each period against the days −28 to −15 baseline.</w:t>
      </w:r>
    </w:p>
    <w:p w14:paraId="5DD0D007" w14:textId="77777777" w:rsidR="00762553" w:rsidRPr="00FA3BFA" w:rsidRDefault="00000000">
      <w:pPr>
        <w:pStyle w:val="Heading2"/>
        <w:rPr>
          <w:rFonts w:ascii="Times New Roman" w:hAnsi="Times New Roman" w:cs="Times New Roman"/>
        </w:rPr>
      </w:pPr>
      <w:r w:rsidRPr="00FA3BFA">
        <w:rPr>
          <w:rFonts w:ascii="Times New Roman" w:hAnsi="Times New Roman" w:cs="Times New Roman"/>
        </w:rPr>
        <w:t>3.3 Responses by Feeding Group</w:t>
      </w:r>
    </w:p>
    <w:p w14:paraId="06642A83" w14:textId="77777777" w:rsidR="00762553" w:rsidRPr="00FA3BFA" w:rsidRDefault="00000000">
      <w:pPr>
        <w:rPr>
          <w:rFonts w:cs="Times New Roman"/>
        </w:rPr>
      </w:pPr>
      <w:r>
        <w:rPr>
          <w:b w:val="0"/>
        </w:rPr>
        <w:t xml:space="preserve">The 49 species were sorted into seven feeding groups in the species registry before any model was </w:t>
      </w:r>
      <w:del w:id="9229" w:author="Claude (editorial pass)" w:date="2026-07-26T00:00:00Z">
        <w:r>
          <w:rPr>
            <w:b w:val="0"/>
          </w:rPr>
          <w:delText xml:space="preserve">fitted. The </w:delText>
        </w:r>
      </w:del>
      <w:ins w:id="9230" w:author="Claude (editorial pass)" w:date="2026-07-26T00:00:00Z">
        <w:r>
          <w:rPr>
            <w:b w:val="0"/>
          </w:rPr>
          <w:t xml:space="preserve">fitted, and those </w:t>
        </w:r>
      </w:ins>
      <w:r>
        <w:rPr>
          <w:b w:val="0"/>
        </w:rPr>
        <w:t xml:space="preserve">groups diverged sharply, </w:t>
      </w:r>
      <w:del w:id="9231" w:author="Claude (editorial pass)" w:date="2026-07-26T00:00:00Z">
        <w:r>
          <w:rPr>
            <w:b w:val="0"/>
          </w:rPr>
          <w:delText xml:space="preserve">and </w:delText>
        </w:r>
      </w:del>
      <w:ins w:id="9232" w:author="Claude (editorial pass)" w:date="2026-07-26T00:00:00Z">
        <w:r>
          <w:rPr>
            <w:b w:val="0"/>
          </w:rPr>
          <w:t xml:space="preserve">with </w:t>
        </w:r>
      </w:ins>
      <w:r>
        <w:rPr>
          <w:b w:val="0"/>
        </w:rPr>
        <w:t xml:space="preserve">two </w:t>
      </w:r>
      <w:del w:id="9233" w:author="Claude (editorial pass)" w:date="2026-07-26T00:00:00Z">
        <w:r>
          <w:rPr>
            <w:b w:val="0"/>
          </w:rPr>
          <w:delText xml:space="preserve">produced </w:delText>
        </w:r>
      </w:del>
      <w:ins w:id="9234" w:author="Claude (editorial pass)" w:date="2026-07-26T00:00:00Z">
        <w:r>
          <w:rPr>
            <w:b w:val="0"/>
          </w:rPr>
          <w:t xml:space="preserve">producing </w:t>
        </w:r>
      </w:ins>
      <w:r>
        <w:rPr>
          <w:b w:val="0"/>
        </w:rPr>
        <w:t xml:space="preserve">nothing at </w:t>
      </w:r>
      <w:del w:id="9235" w:author="Claude (editorial pass)" w:date="2026-07-26T00:00:00Z">
        <w:r>
          <w:rPr>
            <w:b w:val="0"/>
          </w:rPr>
          <w:delText xml:space="preserve">all.</w:delText>
        </w:r>
      </w:del>
      <w:ins w:id="9236" w:author="Claude (editorial pass)" w:date="2026-07-26T00:00:00Z">
        <w:r>
          <w:rPr>
            <w:b w:val="0"/>
          </w:rPr>
          <w:t xml:space="preserve">all. Roe-feeding diving sea ducks, the group with the strongest prior expectation, gave the clearest count result, since seven of ten were counted in significantly larger numbers: Long-tailed Duck 1.43 (1.29–1.60), Surf Scoter 1.30 (1.21–1.40), Harlequin Duck 1.20 (1.15–1.26), Common Goldeneye 1.20 (1.15–1.25), White-winged Scoter 1.17 (1.06–1.30), Greater Scaup (</w:t>
        </w:r>
        <w:r>
          <w:rPr>
            <w:b w:val="0"/>
            <w:i/>
          </w:rPr>
          <w:t xml:space="preserve">A. marila</w:t>
        </w:r>
        <w:r>
          <w:rPr>
            <w:b w:val="0"/>
          </w:rPr>
          <w:t xml:space="preserve">) 1.16 (1.05–1.29) and Bufflehead (</w:t>
        </w:r>
        <w:r>
          <w:rPr>
            <w:b w:val="0"/>
            <w:i/>
          </w:rPr>
          <w:t xml:space="preserve">B. albeola</w:t>
        </w:r>
        <w:r>
          <w:rPr>
            <w:b w:val="0"/>
          </w:rPr>
          <w:t xml:space="preserve">) 1.12 (1.09–1.15), while Barrow's Goldeneye (</w:t>
        </w:r>
        <w:r>
          <w:rPr>
            <w:b w:val="0"/>
            <w:i/>
          </w:rPr>
          <w:t xml:space="preserve">B. islandica</w:t>
        </w:r>
        <w:r>
          <w:rPr>
            <w:b w:val="0"/>
          </w:rPr>
          <w:t xml:space="preserve">) at 1.10 (1.01–1.19) fell just outside and only Black Scoter (</w:t>
        </w:r>
        <w:r>
          <w:rPr>
            <w:b w:val="0"/>
            <w:i/>
          </w:rPr>
          <w:t xml:space="preserve">Melanitta americana</w:t>
        </w:r>
        <w:r>
          <w:rPr>
            <w:b w:val="0"/>
          </w:rPr>
          <w:t xml:space="preserve">) was flat. Reporting behaved quite differently in the same birds, because only Lesser Scaup 1.26 (1.11–1.44), Harlequin Duck 1.15 (1.05–1.26) and Greater Scaup 1.13 (1.03–1.24) cleared correction, and Surf Scoter reporting sat at 1.00. Birds that already winter on these shorelines and then concentrate where roe is reachable would produce exactly this shape.</w:t>
        </w:r>
      </w:ins>
    </w:p>
    <w:p w14:paraId="06642A83" w14:textId="77777777" w:rsidR="00762553" w:rsidRPr="00FA3BFA" w:rsidRDefault="00000000">
      <w:pPr>
        <w:rPr>
          <w:rFonts w:cs="Times New Roman"/>
          <w:del w:id="9429" w:author="Claude (editorial pass)" w:date="2026-07-26T00:00:00Z"/>
        </w:rPr>
      </w:pPr>
      <w:del w:id="9428" w:author="Claude (editorial pass)" w:date="2026-07-26T00:00:00Z">
        <w:r>
          <w:rPr/>
          <w:delText xml:space="preserve">Roe-feeding diving sea ducks, the group with the strongest prior expectation, gave the clearest count result. Seven of ten were counted in significantly larger numbers: Long-tailed Duck 1.43 (1.29–1.60), Surf Scoter 1.30 (1.21–1.40), Harlequin Duck 1.20 (1.15–1.26), Common Goldeneye 1.20 (1.15–1.25), White-winged Scoter 1.17 (1.06–1.30), Greater Scaup (</w:delText>
        </w:r>
        <w:r>
          <w:rPr>
            <w:i/>
          </w:rPr>
          <w:delText xml:space="preserve">A. marila</w:delText>
        </w:r>
        <w:r>
          <w:rPr/>
          <w:delText xml:space="preserve">) 1.16 (1.05–1.29) and Bufflehead (</w:delText>
        </w:r>
        <w:r>
          <w:rPr>
            <w:i/>
          </w:rPr>
          <w:delText xml:space="preserve">B. albeola</w:delText>
        </w:r>
        <w:r>
          <w:rPr/>
          <w:delText xml:space="preserve">) 1.12 (1.09–1.15). Barrow's Goldeneye (</w:delText>
        </w:r>
        <w:r>
          <w:rPr>
            <w:i/>
          </w:rPr>
          <w:delText xml:space="preserve">B. islandica</w:delText>
        </w:r>
        <w:r>
          <w:rPr/>
          <w:delText xml:space="preserve">) at 1.10 (1.01–1.19) fell just outside, and only Black Scoter (</w:delText>
        </w:r>
        <w:r>
          <w:rPr>
            <w:i/>
          </w:rPr>
          <w:delText xml:space="preserve">Melanitta americana</w:delText>
        </w:r>
        <w:r>
          <w:rPr/>
          <w:delText xml:space="preserve">) was flat. Reporting behaved quite differently in the same birds. Only Lesser Scaup 1.26 (1.11–1.44), Harlequin Duck 1.15 (1.05–1.26) and Greater Scaup 1.13 (1.03–1.24) cleared correction, and Surf Scoter reporting sat at 1.00. Birds that already winter on these shorelines and then concentrate where roe is reachable would produce exactly this shape.</w:delText>
        </w:r>
      </w:del>
    </w:p>
    <w:p w14:paraId="4BBF9D36" w14:textId="77777777" w:rsidR="00762553" w:rsidRPr="00FA3BFA" w:rsidRDefault="00000000">
      <w:pPr>
        <w:rPr>
          <w:rFonts w:cs="Times New Roman"/>
        </w:rPr>
      </w:pPr>
      <w:r>
        <w:rPr>
          <w:b w:val="0"/>
        </w:rPr>
        <w:t xml:space="preserve">Gulls were the mirror image, and the only group in which reporting was the stronger outcome. Six of eight were reported significantly more often, from Bonaparte's Gull at 1.48 down to Glaucous-winged Gull </w:t>
      </w:r>
      <w:del w:id="9237" w:author="Claude (editorial pass)" w:date="2026-07-26T00:00:00Z">
        <w:r>
          <w:rPr>
            <w:b w:val="0"/>
          </w:rPr>
          <w:delText xml:space="preserve">(</w:delText>
        </w:r>
        <w:r>
          <w:rPr>
            <w:b w:val="0"/>
            <w:i/>
          </w:rPr>
          <w:delText xml:space="preserve">L. glaucescens</w:delText>
        </w:r>
        <w:r>
          <w:rPr>
            <w:b w:val="0"/>
          </w:rPr>
          <w:delText xml:space="preserve">) </w:delText>
        </w:r>
      </w:del>
      <w:r>
        <w:rPr>
          <w:b w:val="0"/>
        </w:rPr>
        <w:t xml:space="preserve">at 1.14 (1.08–1.20), with only Ring-billed and Western Gull </w:t>
      </w:r>
      <w:del w:id="9238" w:author="Claude (editorial pass)" w:date="2026-07-26T00:00:00Z">
        <w:r>
          <w:rPr>
            <w:b w:val="0"/>
          </w:rPr>
          <w:delText xml:space="preserve">outside. Four </w:delText>
        </w:r>
      </w:del>
      <w:ins w:id="9239" w:author="Claude (editorial pass)" w:date="2026-07-26T00:00:00Z">
        <w:r>
          <w:rPr>
            <w:b w:val="0"/>
          </w:rPr>
          <w:t xml:space="preserve">outside, and four </w:t>
        </w:r>
      </w:ins>
      <w:r>
        <w:rPr>
          <w:b w:val="0"/>
        </w:rPr>
        <w:t xml:space="preserve">were also counted in larger numbers, led by Short-billed Gull at 1.30 and Glaucous-winged Gull at 1.17 (1.13–1.21). Bonaparte's Gull, which had the largest reporting increase in the study, </w:t>
      </w:r>
      <w:ins w:id="9240" w:author="Claude (editorial pass)" w:date="2026-07-26T00:00:00Z">
        <w:r>
          <w:rPr>
            <w:b w:val="0"/>
          </w:rPr>
          <w:t xml:space="preserve">nonetheless </w:t>
        </w:r>
      </w:ins>
      <w:r>
        <w:rPr>
          <w:b w:val="0"/>
        </w:rPr>
        <w:t xml:space="preserve">had a count estimate of 1.16 spanning 0.87 to 1.56, so its numbers did not detectably change. Gulls are also the group where an observation effect is hardest to rule out, because a feeding flock is visible from a long way off and easy to record without counting.</w:t>
      </w:r>
    </w:p>
    <w:p w14:paraId="10FEEE3F" w14:textId="77777777" w:rsidR="00762553" w:rsidRPr="00FA3BFA" w:rsidRDefault="00000000">
      <w:pPr>
        <w:rPr>
          <w:rFonts w:cs="Times New Roman"/>
        </w:rPr>
      </w:pPr>
      <w:r>
        <w:rPr>
          <w:b w:val="0"/>
        </w:rPr>
        <w:t xml:space="preserve">Fish-chasing piscivores showed a narrower version of the sea duck </w:t>
      </w:r>
      <w:del w:id="9241" w:author="Claude (editorial pass)" w:date="2026-07-26T00:00:00Z">
        <w:r>
          <w:rPr>
            <w:b w:val="0"/>
          </w:rPr>
          <w:delText xml:space="preserve">pattern. Five </w:delText>
        </w:r>
      </w:del>
      <w:ins w:id="9242" w:author="Claude (editorial pass)" w:date="2026-07-26T00:00:00Z">
        <w:r>
          <w:rPr>
            <w:b w:val="0"/>
          </w:rPr>
          <w:t xml:space="preserve">pattern, with five </w:t>
        </w:r>
      </w:ins>
      <w:r>
        <w:rPr>
          <w:b w:val="0"/>
        </w:rPr>
        <w:t xml:space="preserve">of twelve </w:t>
      </w:r>
      <w:del w:id="9243" w:author="Claude (editorial pass)" w:date="2026-07-26T00:00:00Z">
        <w:r>
          <w:rPr>
            <w:b w:val="0"/>
          </w:rPr>
          <w:delText xml:space="preserve">were </w:delText>
        </w:r>
      </w:del>
      <w:r>
        <w:rPr>
          <w:b w:val="0"/>
        </w:rPr>
        <w:t xml:space="preserve">counted in larger numbers: Pacific Loon (</w:t>
      </w:r>
      <w:r>
        <w:rPr>
          <w:b w:val="0"/>
          <w:i/>
        </w:rPr>
        <w:t xml:space="preserve">Gavia pacifica</w:t>
      </w:r>
      <w:r>
        <w:rPr>
          <w:b w:val="0"/>
        </w:rPr>
        <w:t xml:space="preserve">) 1.16 (1.04–1.29), Red-breasted Merganser (</w:t>
      </w:r>
      <w:r>
        <w:rPr>
          <w:b w:val="0"/>
          <w:i/>
        </w:rPr>
        <w:t xml:space="preserve">Mergus serrator</w:t>
      </w:r>
      <w:r>
        <w:rPr>
          <w:b w:val="0"/>
        </w:rPr>
        <w:t xml:space="preserve">) 1.13 (1.07–1.19), Common Merganser (</w:t>
      </w:r>
      <w:r>
        <w:rPr>
          <w:b w:val="0"/>
          <w:i/>
        </w:rPr>
        <w:t xml:space="preserve">M. merganser</w:t>
      </w:r>
      <w:r>
        <w:rPr>
          <w:b w:val="0"/>
        </w:rPr>
        <w:t xml:space="preserve">) 1.11 (1.07–1.16), Double-crested Cormorant (</w:t>
      </w:r>
      <w:r>
        <w:rPr>
          <w:b w:val="0"/>
          <w:i/>
        </w:rPr>
        <w:t xml:space="preserve">Nannopterum auritum</w:t>
      </w:r>
      <w:r>
        <w:rPr>
          <w:b w:val="0"/>
        </w:rPr>
        <w:t xml:space="preserve">) 1.10 (1.05–1.15) and Common Loon (</w:t>
      </w:r>
      <w:r>
        <w:rPr>
          <w:b w:val="0"/>
          <w:i/>
        </w:rPr>
        <w:t xml:space="preserve">G. immer</w:t>
      </w:r>
      <w:r>
        <w:rPr>
          <w:b w:val="0"/>
        </w:rPr>
        <w:t xml:space="preserve">) 1.05 (1.01–1.08). Only Common Merganser at 1.16 (1.10–1.23) was also reported more </w:t>
      </w:r>
      <w:del w:id="9244" w:author="Claude (editorial pass)" w:date="2026-07-26T00:00:00Z">
        <w:r>
          <w:rPr>
            <w:b w:val="0"/>
          </w:rPr>
          <w:delText xml:space="preserve">often. Seven </w:delText>
        </w:r>
      </w:del>
      <w:ins w:id="9245" w:author="Claude (editorial pass)" w:date="2026-07-26T00:00:00Z">
        <w:r>
          <w:rPr>
            <w:b w:val="0"/>
          </w:rPr>
          <w:t xml:space="preserve">often, and seven </w:t>
        </w:r>
      </w:ins>
      <w:r>
        <w:rPr>
          <w:b w:val="0"/>
        </w:rPr>
        <w:t xml:space="preserve">of the twelve, including all three grebes, showed nothing at all. Shoreline scavengers were narrower </w:t>
      </w:r>
      <w:del w:id="9246" w:author="Claude (editorial pass)" w:date="2026-07-26T00:00:00Z">
        <w:r>
          <w:rPr>
            <w:b w:val="0"/>
          </w:rPr>
          <w:delText xml:space="preserve">still. </w:delText>
        </w:r>
      </w:del>
      <w:ins w:id="9247" w:author="Claude (editorial pass)" w:date="2026-07-26T00:00:00Z">
        <w:r>
          <w:rPr>
            <w:b w:val="0"/>
          </w:rPr>
          <w:t xml:space="preserve">still, because </w:t>
        </w:r>
      </w:ins>
      <w:r>
        <w:rPr>
          <w:b w:val="0"/>
        </w:rPr>
        <w:t xml:space="preserve">Bald Eagle's count increase of 1.06 (1.05–1.08) was the group's only significant result, while American Crow, Common Raven (</w:t>
      </w:r>
      <w:r>
        <w:rPr>
          <w:b w:val="0"/>
          <w:i/>
        </w:rPr>
        <w:t xml:space="preserve">C. corax</w:t>
      </w:r>
      <w:r>
        <w:rPr>
          <w:b w:val="0"/>
        </w:rPr>
        <w:t xml:space="preserve">) and Great Blue Heron stayed flat in both outcomes despite being three of the four most frequently reported birds in the family. </w:t>
      </w:r>
      <w:del w:id="9248" w:author="Claude (editorial pass)" w:date="2026-07-26T00:00:00Z">
        <w:r>
          <w:rPr>
            <w:b w:val="0"/>
          </w:rPr>
          <w:delText xml:space="preserve">Their </w:delText>
        </w:r>
      </w:del>
      <w:ins w:id="9249" w:author="Claude (editorial pass)" w:date="2026-07-26T00:00:00Z">
        <w:r>
          <w:rPr>
            <w:b w:val="0"/>
          </w:rPr>
          <w:t xml:space="preserve">Since their </w:t>
        </w:r>
      </w:ins>
      <w:r>
        <w:rPr>
          <w:b w:val="0"/>
        </w:rPr>
        <w:t xml:space="preserve">estimates are precise, </w:t>
      </w:r>
      <w:del w:id="9250" w:author="Claude (editorial pass)" w:date="2026-07-26T00:00:00Z">
        <w:r>
          <w:rPr>
            <w:b w:val="0"/>
          </w:rPr>
          <w:delText xml:space="preserve">so </w:delText>
        </w:r>
      </w:del>
      <w:r>
        <w:rPr>
          <w:b w:val="0"/>
        </w:rPr>
        <w:t xml:space="preserve">those flat results carry information.</w:t>
      </w:r>
    </w:p>
    <w:p w14:paraId="1F06A142" w14:textId="77777777" w:rsidR="00762553" w:rsidRPr="00FA3BFA" w:rsidRDefault="00000000">
      <w:pPr>
        <w:rPr>
          <w:rFonts w:cs="Times New Roman"/>
        </w:rPr>
      </w:pPr>
      <w:r>
        <w:rPr>
          <w:b w:val="0"/>
        </w:rPr>
        <w:t xml:space="preserve">Two groups produced nothing, and one of them had a reason to respond. No alcid cleared correction in either </w:t>
      </w:r>
      <w:del w:id="9251" w:author="Claude (editorial pass)" w:date="2026-07-26T00:00:00Z">
        <w:r>
          <w:rPr>
            <w:b w:val="0"/>
          </w:rPr>
          <w:delText xml:space="preserve">outcome. </w:delText>
        </w:r>
      </w:del>
      <w:ins w:id="9252" w:author="Claude (editorial pass)" w:date="2026-07-26T00:00:00Z">
        <w:r>
          <w:rPr>
            <w:b w:val="0"/>
          </w:rPr>
          <w:t xml:space="preserve">outcome, since </w:t>
        </w:r>
      </w:ins>
      <w:r>
        <w:rPr>
          <w:b w:val="0"/>
        </w:rPr>
        <w:t xml:space="preserve">Pigeon Guillemot (</w:t>
      </w:r>
      <w:r>
        <w:rPr>
          <w:b w:val="0"/>
          <w:i/>
        </w:rPr>
        <w:t xml:space="preserve">Cepphus columba</w:t>
      </w:r>
      <w:r>
        <w:rPr>
          <w:b w:val="0"/>
        </w:rPr>
        <w:t xml:space="preserve">), Marbled Murrelet (</w:t>
      </w:r>
      <w:r>
        <w:rPr>
          <w:b w:val="0"/>
          <w:i/>
        </w:rPr>
        <w:t xml:space="preserve">Brachyramphus marmoratus</w:t>
      </w:r>
      <w:r>
        <w:rPr>
          <w:b w:val="0"/>
        </w:rPr>
        <w:t xml:space="preserve">), Common Murre and Rhinoceros Auklet had reporting estimates of 0.99, 0.94, 0.87 and 0.75, three of the four below one, with intervals too wide to separate from no change. Birds that chase fish in open water should not gather at a shoreline deposit, so that is the expected answer. Shorebirds are the harder </w:t>
      </w:r>
      <w:del w:id="9253" w:author="Claude (editorial pass)" w:date="2026-07-26T00:00:00Z">
        <w:r>
          <w:rPr>
            <w:b w:val="0"/>
          </w:rPr>
          <w:delText xml:space="preserve">case. They </w:delText>
        </w:r>
      </w:del>
      <w:ins w:id="9254" w:author="Claude (editorial pass)" w:date="2026-07-26T00:00:00Z">
        <w:r>
          <w:rPr>
            <w:b w:val="0"/>
          </w:rPr>
          <w:t xml:space="preserve">case, because they </w:t>
        </w:r>
      </w:ins>
      <w:r>
        <w:rPr>
          <w:b w:val="0"/>
        </w:rPr>
        <w:t xml:space="preserve">are documented consumers of herring eggs on exposed substrate (Bishop and Green 2001), yet Black Oystercatcher, Dunlin (</w:t>
      </w:r>
      <w:r>
        <w:rPr>
          <w:b w:val="0"/>
          <w:i/>
        </w:rPr>
        <w:t xml:space="preserve">C. alpina</w:t>
      </w:r>
      <w:r>
        <w:rPr>
          <w:b w:val="0"/>
        </w:rPr>
        <w:t xml:space="preserve">), Black Turnstone (</w:t>
      </w:r>
      <w:r>
        <w:rPr>
          <w:b w:val="0"/>
          <w:i/>
        </w:rPr>
        <w:t xml:space="preserve">Arenaria melanocephala</w:t>
      </w:r>
      <w:r>
        <w:rPr>
          <w:b w:val="0"/>
        </w:rPr>
        <w:t xml:space="preserve">) and Black-bellied Plover were all reported slightly less often, between 0.94 and 0.96, none significantly, and none was counted in larger numbers either. Surfbird had the group's largest reporting estimate at 1.37 but an interval from 0.97 to 1.94 and no count model. Egg availability to a wader depends on the tide, and these models carry no tidal or diel term, so a response confined to the hours around low water would wash out across every other </w:t>
      </w:r>
      <w:del w:id="9255" w:author="Claude (editorial pass)" w:date="2026-07-26T00:00:00Z">
        <w:r>
          <w:rPr>
            <w:b w:val="0"/>
          </w:rPr>
          <w:delText xml:space="preserve">checklist. Shorebird </w:delText>
        </w:r>
      </w:del>
      <w:ins w:id="9256" w:author="Claude (editorial pass)" w:date="2026-07-26T00:00:00Z">
        <w:r>
          <w:rPr>
            <w:b w:val="0"/>
          </w:rPr>
          <w:t xml:space="preserve">checklist, while shorebird </w:t>
        </w:r>
      </w:ins>
      <w:r>
        <w:rPr>
          <w:b w:val="0"/>
        </w:rPr>
        <w:t xml:space="preserve">use of spawn here may also be too local to register across a whole strait. The models </w:t>
      </w:r>
      <w:del w:id="9257" w:author="Claude (editorial pass)" w:date="2026-07-26T00:00:00Z">
        <w:r>
          <w:rPr>
            <w:b w:val="0"/>
          </w:rPr>
          <w:delText xml:space="preserve">fitted; they </w:delText>
        </w:r>
      </w:del>
      <w:ins w:id="9258" w:author="Claude (editorial pass)" w:date="2026-07-26T00:00:00Z">
        <w:r>
          <w:rPr>
            <w:b w:val="0"/>
          </w:rPr>
          <w:t xml:space="preserve">fitted and </w:t>
        </w:r>
      </w:ins>
      <w:r>
        <w:rPr>
          <w:b w:val="0"/>
        </w:rPr>
        <w:t xml:space="preserve">simply found nothing.</w:t>
      </w:r>
    </w:p>
    <w:p w14:paraId="5C65278F" w14:textId="77777777" w:rsidR="00762553" w:rsidRPr="00FA3BFA" w:rsidRDefault="00000000">
      <w:pPr>
        <w:rPr>
          <w:rFonts w:cs="Times New Roman"/>
        </w:rPr>
      </w:pPr>
      <w:r>
        <w:rPr>
          <w:b w:val="0"/>
        </w:rPr>
        <w:t xml:space="preserve">Dabbling ducks and geese responded mainly through </w:t>
      </w:r>
      <w:del w:id="9259" w:author="Claude (editorial pass)" w:date="2026-07-26T00:00:00Z">
        <w:r>
          <w:rPr>
            <w:b w:val="0"/>
          </w:rPr>
          <w:delText xml:space="preserve">reporting. </w:delText>
        </w:r>
      </w:del>
      <w:ins w:id="9260" w:author="Claude (editorial pass)" w:date="2026-07-26T00:00:00Z">
        <w:r>
          <w:rPr>
            <w:b w:val="0"/>
          </w:rPr>
          <w:t xml:space="preserve">reporting, with </w:t>
        </w:r>
      </w:ins>
      <w:r>
        <w:rPr>
          <w:b w:val="0"/>
        </w:rPr>
        <w:t xml:space="preserve">Northern Pintail 1.21 (1.10–1.32), Brant (</w:t>
      </w:r>
      <w:r>
        <w:rPr>
          <w:b w:val="0"/>
          <w:i/>
        </w:rPr>
        <w:t xml:space="preserve">B. bernicla</w:t>
      </w:r>
      <w:r>
        <w:rPr>
          <w:b w:val="0"/>
        </w:rPr>
        <w:t xml:space="preserve">) 1.16 (1.04–1.30) and American Wigeon (</w:t>
      </w:r>
      <w:r>
        <w:rPr>
          <w:b w:val="0"/>
          <w:i/>
        </w:rPr>
        <w:t xml:space="preserve">Mareca americana</w:t>
      </w:r>
      <w:r>
        <w:rPr>
          <w:b w:val="0"/>
        </w:rPr>
        <w:t xml:space="preserve">) 1.11 (1.04–1.17) </w:t>
      </w:r>
      <w:del w:id="9261" w:author="Claude (editorial pass)" w:date="2026-07-26T00:00:00Z">
        <w:r>
          <w:rPr>
            <w:b w:val="0"/>
          </w:rPr>
          <w:delText xml:space="preserve">cleared </w:delText>
        </w:r>
      </w:del>
      <w:ins w:id="9262" w:author="Claude (editorial pass)" w:date="2026-07-26T00:00:00Z">
        <w:r>
          <w:rPr>
            <w:b w:val="0"/>
          </w:rPr>
          <w:t xml:space="preserve">clearing </w:t>
        </w:r>
      </w:ins>
      <w:r>
        <w:rPr>
          <w:b w:val="0"/>
        </w:rPr>
        <w:t xml:space="preserve">correction, as did Mallard (</w:t>
      </w:r>
      <w:r>
        <w:rPr>
          <w:b w:val="0"/>
          <w:i/>
        </w:rPr>
        <w:t xml:space="preserve">A. platyrhynchos</w:t>
      </w:r>
      <w:r>
        <w:rPr>
          <w:b w:val="0"/>
        </w:rPr>
        <w:t xml:space="preserve">)'s count increase of 1.07 (1.04–1.10), while Canada Goose (</w:t>
      </w:r>
      <w:r>
        <w:rPr>
          <w:b w:val="0"/>
          <w:i/>
        </w:rPr>
        <w:t xml:space="preserve">Branta canadensis</w:t>
      </w:r>
      <w:r>
        <w:rPr>
          <w:b w:val="0"/>
        </w:rPr>
        <w:t xml:space="preserve">) stayed flat. </w:t>
      </w:r>
      <w:del w:id="9263" w:author="Claude (editorial pass)" w:date="2026-07-26T00:00:00Z">
        <w:r>
          <w:rPr>
            <w:b w:val="0"/>
          </w:rPr>
          <w:delText xml:space="preserve">Section 3.6 returns to this group, </w:delText>
        </w:r>
      </w:del>
      <w:ins w:id="9264" w:author="Claude (editorial pass)" w:date="2026-07-26T00:00:00Z">
        <w:r>
          <w:rPr>
            <w:b w:val="0"/>
          </w:rPr>
          <w:t xml:space="preserve">This is the group in </w:t>
        </w:r>
      </w:ins>
      <w:r>
        <w:rPr>
          <w:b w:val="0"/>
        </w:rPr>
        <w:t xml:space="preserve">which </w:t>
      </w:r>
      <w:del w:id="9265" w:author="Claude (editorial pass)" w:date="2026-07-26T00:00:00Z">
        <w:r>
          <w:rPr>
            <w:b w:val="0"/>
          </w:rPr>
          <w:delText xml:space="preserve">is where </w:delText>
        </w:r>
      </w:del>
      <w:r>
        <w:rPr>
          <w:b w:val="0"/>
        </w:rPr>
        <w:t xml:space="preserve">a herring-specific reading of the family is hardest to defend.</w:t>
      </w:r>
    </w:p>
    <w:p w14:paraId="2FAB76D6" w14:textId="77777777" w:rsidR="00C15184" w:rsidRPr="00FA3BFA" w:rsidRDefault="00000000">
      <w:pPr>
        <w:pStyle w:val="Heading2"/>
        <w:rPr>
          <w:rFonts w:ascii="Times New Roman" w:hAnsi="Times New Roman" w:cs="Times New Roman"/>
        </w:rPr>
      </w:pPr>
      <w:r w:rsidRPr="00FA3BFA">
        <w:rPr>
          <w:rFonts w:ascii="Times New Roman" w:hAnsi="Times New Roman" w:cs="Times New Roman"/>
        </w:rPr>
        <w:t xml:space="preserve">3.4 </w:t>
      </w:r>
      <w:del w:id="9266" w:author="Claude (editorial pass)" w:date="2026-07-26T00:00:00Z">
        <w:r w:rsidRPr="00FA3BFA">
          <w:rPr>
            <w:rFonts w:ascii="Times New Roman" w:hAnsi="Times New Roman" w:cs="Times New Roman"/>
          </w:rPr>
          <w:delText xml:space="preserve">When Each Group Responded</w:delText>
        </w:r>
      </w:del>
      <w:ins w:id="9267" w:author="Claude (editorial pass)" w:date="2026-07-26T00:00:00Z">
        <w:r w:rsidRPr="00FA3BFA">
          <w:rPr>
            <w:rFonts w:ascii="Times New Roman" w:hAnsi="Times New Roman" w:cs="Times New Roman"/>
          </w:rPr>
          <w:t xml:space="preserve">Timing of Response</w:t>
        </w:r>
      </w:ins>
    </w:p>
    <w:p w14:paraId="5FFABA12" w14:textId="77777777" w:rsidR="00C15184" w:rsidRPr="00FA3BFA" w:rsidRDefault="00000000">
      <w:pPr>
        <w:rPr>
          <w:rFonts w:cs="Times New Roman"/>
        </w:rPr>
      </w:pPr>
      <w:r w:rsidRPr="00FA3BFA">
        <w:rPr>
          <w:rFonts w:cs="Times New Roman"/>
          <w:color w:val="000000"/>
        </w:rPr>
        <w:t xml:space="preserve">The active-period result </w:t>
      </w:r>
      <w:del w:id="9268" w:author="Claude (editorial pass)" w:date="2026-07-26T00:00:00Z">
        <w:r w:rsidRPr="00FA3BFA">
          <w:rPr>
            <w:rFonts w:cs="Times New Roman"/>
            <w:color w:val="000000"/>
          </w:rPr>
          <w:delText xml:space="preserve">does not describe one common pattern </w:delText>
        </w:r>
      </w:del>
      <w:ins w:id="9269" w:author="Claude (editorial pass)" w:date="2026-07-26T00:00:00Z">
        <w:r w:rsidRPr="00FA3BFA">
          <w:rPr>
            <w:rFonts w:cs="Times New Roman"/>
            <w:color w:val="000000"/>
          </w:rPr>
          <w:t xml:space="preserve">averages over patterns that differ </w:t>
        </w:r>
      </w:ins>
      <w:r w:rsidRPr="00FA3BFA">
        <w:rPr>
          <w:rFonts w:cs="Times New Roman"/>
          <w:color w:val="000000"/>
        </w:rPr>
        <w:t xml:space="preserve">through time (Figure 3), and the difference between groups can be tested. For each species, the estimate at </w:t>
      </w:r>
      <w:del w:id="9270" w:author="Claude (editorial pass)" w:date="2026-07-26T00:00:00Z">
        <w:r w:rsidRPr="00FA3BFA">
          <w:rPr>
            <w:rFonts w:cs="Times New Roman"/>
            <w:color w:val="000000"/>
          </w:rPr>
          <w:delText xml:space="preserve">spawn start </w:delText>
        </w:r>
      </w:del>
      <w:ins w:id="9271" w:author="Claude (editorial pass)" w:date="2026-07-26T00:00:00Z">
        <w:r w:rsidRPr="00FA3BFA">
          <w:rPr>
            <w:rFonts w:cs="Times New Roman"/>
            <w:color w:val="000000"/>
          </w:rPr>
          <w:t xml:space="preserve">the event date </w:t>
        </w:r>
      </w:ins>
      <w:r w:rsidRPr="00FA3BFA">
        <w:rPr>
          <w:rFonts w:cs="Times New Roman"/>
          <w:color w:val="000000"/>
        </w:rPr>
        <w:t xml:space="preserve">minus the estimate during early egg gives a timing score, whose variance comes from the fitted covariance </w:t>
      </w:r>
      <w:del w:id="9272" w:author="Claude (editorial pass)" w:date="2026-07-26T00:00:00Z">
        <w:r w:rsidRPr="00FA3BFA">
          <w:rPr>
            <w:rFonts w:cs="Times New Roman"/>
            <w:color w:val="000000"/>
          </w:rPr>
          <w:delText xml:space="preserve">matrix. Regressing </w:delText>
        </w:r>
      </w:del>
      <w:ins w:id="9273" w:author="Claude (editorial pass)" w:date="2026-07-26T00:00:00Z">
        <w:r w:rsidRPr="00FA3BFA">
          <w:rPr>
            <w:rFonts w:cs="Times New Roman"/>
            <w:color w:val="000000"/>
          </w:rPr>
          <w:t xml:space="preserve">matrix, and regressing </w:t>
        </w:r>
      </w:ins>
      <w:r w:rsidRPr="00FA3BFA">
        <w:rPr>
          <w:rFonts w:cs="Times New Roman"/>
          <w:color w:val="000000"/>
        </w:rPr>
        <w:t xml:space="preserve">that score on the feeding groups fixed before any model was run, weighted by precision, tests whether the groups differ. Both outcomes say they do, counts far more decisively than reporting (Q = 117.3 and Q = 15.0, each on 6 degrees of freedom, p &lt; 0.001 and p = </w:t>
      </w:r>
      <w:del w:id="9274" w:author="Claude (editorial pass)" w:date="2026-07-26T00:00:00Z">
        <w:r w:rsidRPr="00FA3BFA">
          <w:rPr>
            <w:rFonts w:cs="Times New Roman"/>
            <w:color w:val="000000"/>
          </w:rPr>
          <w:delText xml:space="preserve">0.02). The </w:delText>
        </w:r>
      </w:del>
      <w:ins w:id="9275" w:author="Claude (editorial pass)" w:date="2026-07-26T00:00:00Z">
        <w:r w:rsidRPr="00FA3BFA">
          <w:rPr>
            <w:rFonts w:cs="Times New Roman"/>
            <w:color w:val="000000"/>
          </w:rPr>
          <w:t xml:space="preserve">0.02), although the </w:t>
        </w:r>
      </w:ins>
      <w:r w:rsidRPr="00FA3BFA">
        <w:rPr>
          <w:rFonts w:cs="Times New Roman"/>
          <w:color w:val="000000"/>
        </w:rPr>
        <w:t xml:space="preserve">two outcomes separate different groups. For counts the result comes from roe-feeding divers, which peak once eggs are available, and from shoreline scavengers, which peak at </w:t>
      </w:r>
      <w:del w:id="9276" w:author="Claude (editorial pass)" w:date="2026-07-26T00:00:00Z">
        <w:r w:rsidRPr="00FA3BFA">
          <w:rPr>
            <w:rFonts w:cs="Times New Roman"/>
            <w:color w:val="000000"/>
          </w:rPr>
          <w:delText xml:space="preserve">onset. For </w:delText>
        </w:r>
      </w:del>
      <w:ins w:id="9277" w:author="Claude (editorial pass)" w:date="2026-07-26T00:00:00Z">
        <w:r w:rsidRPr="00FA3BFA">
          <w:rPr>
            <w:rFonts w:cs="Times New Roman"/>
            <w:color w:val="000000"/>
          </w:rPr>
          <w:t xml:space="preserve">the event date, whereas for </w:t>
        </w:r>
      </w:ins>
      <w:r w:rsidRPr="00FA3BFA">
        <w:rPr>
          <w:rFonts w:cs="Times New Roman"/>
          <w:color w:val="000000"/>
        </w:rPr>
        <w:t xml:space="preserve">reporting the two groups whose intervals exclude zero are gulls and shoreline scavengers, both peaking </w:t>
      </w:r>
      <w:del w:id="9278" w:author="Claude (editorial pass)" w:date="2026-07-26T00:00:00Z">
        <w:r w:rsidRPr="00FA3BFA">
          <w:rPr>
            <w:rFonts w:cs="Times New Roman"/>
            <w:color w:val="000000"/>
          </w:rPr>
          <w:delText xml:space="preserve">at onset, </w:delText>
        </w:r>
      </w:del>
      <w:ins w:id="9279" w:author="Claude (editorial pass)" w:date="2026-07-26T00:00:00Z">
        <w:r w:rsidRPr="00FA3BFA">
          <w:rPr>
            <w:rFonts w:cs="Times New Roman"/>
            <w:color w:val="000000"/>
          </w:rPr>
          <w:t xml:space="preserve">early, </w:t>
        </w:r>
      </w:ins>
      <w:r w:rsidRPr="00FA3BFA">
        <w:rPr>
          <w:rFonts w:cs="Times New Roman"/>
          <w:color w:val="000000"/>
        </w:rPr>
        <w:t xml:space="preserve">while the divers that dominate the count result are flat. Feeding group </w:t>
      </w:r>
      <w:ins w:id="9280" w:author="Claude (editorial pass)" w:date="2026-07-26T00:00:00Z">
        <w:r w:rsidRPr="00FA3BFA">
          <w:rPr>
            <w:rFonts w:cs="Times New Roman"/>
            <w:color w:val="000000"/>
          </w:rPr>
          <w:t xml:space="preserve">therefore </w:t>
        </w:r>
      </w:ins>
      <w:r w:rsidRPr="00FA3BFA">
        <w:rPr>
          <w:rFonts w:cs="Times New Roman"/>
          <w:color w:val="000000"/>
        </w:rPr>
        <w:t xml:space="preserve">explains part of the variation and not most of it, leaving 76% of the residual heterogeneity unexplained for counts and 39% for reporting.</w:t>
      </w:r>
    </w:p>
    <w:p w14:paraId="30C12593" w14:textId="77777777" w:rsidR="00C15184" w:rsidRPr="00FA3BFA" w:rsidRDefault="00000000">
      <w:pPr>
        <w:rPr>
          <w:rFonts w:cs="Times New Roman"/>
        </w:rPr>
      </w:pPr>
      <w:r w:rsidRPr="00FA3BFA">
        <w:rPr>
          <w:rFonts w:cs="Times New Roman"/>
          <w:color w:val="000000"/>
        </w:rPr>
        <w:t>The direction of that separation follows the order in which food appears. Shoreline scavengers are the only group peaking at onset in both outcomes, which is when adult fish are present and when spent adults first wash up. Gulls peak at onset in reporting but show no timing difference in counts, the pattern expected if they arrive abruptly and their flock sizes are recorded too inconsistently to carry a timing signal. Roe-feeding divers are the only group counted in larger numbers later, once the eggs are attached and the adult fish have gone. Piscivores, alcids, shorebirds and dabbling ducks were flat in both outcomes. Three groups of seven carry the separation, and its shape follows how a bird feeds and not how large its response was.</w:t>
      </w:r>
    </w:p>
    <w:p w14:paraId="7CCB347E" w14:textId="77777777" w:rsidR="00C15184" w:rsidRPr="00FA3BFA" w:rsidRDefault="00000000">
      <w:pPr>
        <w:rPr>
          <w:rFonts w:cs="Times New Roman"/>
        </w:rPr>
      </w:pPr>
      <w:r w:rsidRPr="00FA3BFA">
        <w:rPr>
          <w:rFonts w:cs="Times New Roman"/>
          <w:color w:val="000000"/>
        </w:rPr>
        <w:t xml:space="preserve">Individual species show the same division. Common Merganser rose in both outcomes with both peaks close to </w:t>
      </w:r>
      <w:del w:id="9281" w:author="Claude (editorial pass)" w:date="2026-07-26T00:00:00Z">
        <w:r w:rsidRPr="00FA3BFA">
          <w:rPr>
            <w:rFonts w:cs="Times New Roman"/>
            <w:color w:val="000000"/>
          </w:rPr>
          <w:delText xml:space="preserve">onset. </w:delText>
        </w:r>
      </w:del>
      <w:ins w:id="9282" w:author="Claude (editorial pass)" w:date="2026-07-26T00:00:00Z">
        <w:r w:rsidRPr="00FA3BFA">
          <w:rPr>
            <w:rFonts w:cs="Times New Roman"/>
            <w:color w:val="000000"/>
          </w:rPr>
          <w:t xml:space="preserve">the event date, </w:t>
        </w:r>
      </w:ins>
      <w:r w:rsidRPr="00FA3BFA">
        <w:rPr>
          <w:rFonts w:cs="Times New Roman"/>
          <w:color w:val="000000"/>
        </w:rPr>
        <w:t xml:space="preserve">Glaucous-winged and Short-billed Gull rose in </w:t>
      </w:r>
      <w:del w:id="9283" w:author="Claude (editorial pass)" w:date="2026-07-26T00:00:00Z">
        <w:r w:rsidRPr="00FA3BFA">
          <w:rPr>
            <w:rFonts w:cs="Times New Roman"/>
            <w:color w:val="000000"/>
          </w:rPr>
          <w:delText xml:space="preserve">both, </w:delText>
        </w:r>
      </w:del>
      <w:ins w:id="9284" w:author="Claude (editorial pass)" w:date="2026-07-26T00:00:00Z">
        <w:r w:rsidRPr="00FA3BFA">
          <w:rPr>
            <w:rFonts w:cs="Times New Roman"/>
            <w:color w:val="000000"/>
          </w:rPr>
          <w:t xml:space="preserve">both </w:t>
        </w:r>
      </w:ins>
      <w:r w:rsidRPr="00FA3BFA">
        <w:rPr>
          <w:rFonts w:cs="Times New Roman"/>
          <w:color w:val="000000"/>
        </w:rPr>
        <w:t xml:space="preserve">with the reporting change concentrated </w:t>
      </w:r>
      <w:del w:id="9285" w:author="Claude (editorial pass)" w:date="2026-07-26T00:00:00Z">
        <w:r w:rsidRPr="00FA3BFA">
          <w:rPr>
            <w:rFonts w:cs="Times New Roman"/>
            <w:color w:val="000000"/>
          </w:rPr>
          <w:delText xml:space="preserve">early. </w:delText>
        </w:r>
      </w:del>
      <w:ins w:id="9286" w:author="Claude (editorial pass)" w:date="2026-07-26T00:00:00Z">
        <w:r w:rsidRPr="00FA3BFA">
          <w:rPr>
            <w:rFonts w:cs="Times New Roman"/>
            <w:color w:val="000000"/>
          </w:rPr>
          <w:t xml:space="preserve">early, and </w:t>
        </w:r>
      </w:ins>
      <w:r w:rsidRPr="00FA3BFA">
        <w:rPr>
          <w:rFonts w:cs="Times New Roman"/>
          <w:color w:val="000000"/>
        </w:rPr>
        <w:t xml:space="preserve">Bald Eagle rose briefly near </w:t>
      </w:r>
      <w:del w:id="9287" w:author="Claude (editorial pass)" w:date="2026-07-26T00:00:00Z">
        <w:r w:rsidRPr="00FA3BFA">
          <w:rPr>
            <w:rFonts w:cs="Times New Roman"/>
            <w:color w:val="000000"/>
          </w:rPr>
          <w:delText xml:space="preserve">onset </w:delText>
        </w:r>
      </w:del>
      <w:ins w:id="9288" w:author="Claude (editorial pass)" w:date="2026-07-26T00:00:00Z">
        <w:r w:rsidRPr="00FA3BFA">
          <w:rPr>
            <w:rFonts w:cs="Times New Roman"/>
            <w:color w:val="000000"/>
          </w:rPr>
          <w:t xml:space="preserve">the event date </w:t>
        </w:r>
      </w:ins>
      <w:r w:rsidRPr="00FA3BFA">
        <w:rPr>
          <w:rFonts w:cs="Times New Roman"/>
          <w:color w:val="000000"/>
        </w:rPr>
        <w:t xml:space="preserve">in both. Surf Scoter reporting stayed at one throughout while its counts peaked during early egg availability, and White-winged Scoter and Harlequin Duck traced the same shape with smaller amplitude. Figure 3 shows these eight, chosen to span the feeding groups.</w:t>
      </w:r>
    </w:p>
    <w:p w14:paraId="1AA9B98A" w14:textId="77777777" w:rsidR="00C15184" w:rsidRPr="00FA3BFA" w:rsidRDefault="00000000">
      <w:pPr>
        <w:rPr>
          <w:rFonts w:cs="Times New Roman"/>
        </w:rPr>
      </w:pPr>
      <w:r w:rsidRPr="00FA3BFA">
        <w:rPr>
          <w:rFonts w:cs="Times New Roman"/>
          <w:color w:val="000000"/>
        </w:rPr>
        <w:t xml:space="preserve">American Wigeon appears in Figure 3 as a </w:t>
      </w:r>
      <w:del w:id="9289" w:author="Claude (editorial pass)" w:date="2026-07-26T00:00:00Z">
        <w:r w:rsidRPr="00FA3BFA">
          <w:rPr>
            <w:rFonts w:cs="Times New Roman"/>
            <w:color w:val="000000"/>
          </w:rPr>
          <w:delText xml:space="preserve">counterpoint. Its </w:delText>
        </w:r>
      </w:del>
      <w:ins w:id="9290" w:author="Claude (editorial pass)" w:date="2026-07-26T00:00:00Z">
        <w:r w:rsidRPr="00FA3BFA">
          <w:rPr>
            <w:rFonts w:cs="Times New Roman"/>
            <w:color w:val="000000"/>
          </w:rPr>
          <w:t xml:space="preserve">counterpoint, since its </w:t>
        </w:r>
      </w:ins>
      <w:r w:rsidRPr="00FA3BFA">
        <w:rPr>
          <w:rFonts w:cs="Times New Roman"/>
          <w:color w:val="000000"/>
        </w:rPr>
        <w:t xml:space="preserve">estimates were modestly positive after </w:t>
      </w:r>
      <w:del w:id="9291" w:author="Claude (editorial pass)" w:date="2026-07-26T00:00:00Z">
        <w:r w:rsidRPr="00FA3BFA">
          <w:rPr>
            <w:rFonts w:cs="Times New Roman"/>
            <w:color w:val="000000"/>
          </w:rPr>
          <w:delText xml:space="preserve">onset </w:delText>
        </w:r>
      </w:del>
      <w:ins w:id="9292" w:author="Claude (editorial pass)" w:date="2026-07-26T00:00:00Z">
        <w:r w:rsidRPr="00FA3BFA">
          <w:rPr>
            <w:rFonts w:cs="Times New Roman"/>
            <w:color w:val="000000"/>
          </w:rPr>
          <w:t xml:space="preserve">the event date </w:t>
        </w:r>
      </w:ins>
      <w:r w:rsidRPr="00FA3BFA">
        <w:rPr>
          <w:rFonts w:cs="Times New Roman"/>
          <w:color w:val="000000"/>
        </w:rPr>
        <w:t xml:space="preserve">even though no direct herring link is established for it, and its profile lacks the late peak </w:t>
      </w:r>
      <w:ins w:id="9293" w:author="Claude (editorial pass)" w:date="2026-07-26T00:00:00Z">
        <w:r w:rsidRPr="00FA3BFA">
          <w:rPr>
            <w:rFonts w:cs="Times New Roman"/>
            <w:color w:val="000000"/>
          </w:rPr>
          <w:t xml:space="preserve">that </w:t>
        </w:r>
      </w:ins>
      <w:r w:rsidRPr="00FA3BFA">
        <w:rPr>
          <w:rFonts w:cs="Times New Roman"/>
          <w:color w:val="000000"/>
        </w:rPr>
        <w:t xml:space="preserve">the roe-feeding divers </w:t>
      </w:r>
      <w:del w:id="9294" w:author="Claude (editorial pass)" w:date="2026-07-26T00:00:00Z">
        <w:r w:rsidRPr="00FA3BFA">
          <w:rPr>
            <w:rFonts w:cs="Times New Roman"/>
            <w:color w:val="000000"/>
          </w:rPr>
          <w:delText xml:space="preserve">show. Section 3.6 sets out why this group of results is harder to read than it first appears.</w:delText>
        </w:r>
      </w:del>
      <w:ins w:id="9295" w:author="Claude (editorial pass)" w:date="2026-07-26T00:00:00Z">
        <w:r w:rsidRPr="00FA3BFA">
          <w:rPr>
            <w:rFonts w:cs="Times New Roman"/>
            <w:color w:val="000000"/>
          </w:rPr>
          <w:t xml:space="preserve">show.</w:t>
        </w:r>
      </w:ins>
    </w:p>
    <w:p w14:paraId="7C3FAF08" w14:textId="77777777" w:rsidR="00C15184" w:rsidRPr="00FA3BFA" w:rsidRDefault="00000000">
      <w:pPr>
        <w:keepNext/>
        <w:rPr>
          <w:rFonts w:cs="Times New Roman"/>
        </w:rPr>
      </w:pPr>
      <w:r w:rsidRPr="00FA3BFA">
        <w:rPr>
          <w:rFonts w:cs="Times New Roman"/>
          <w:noProof/>
          <w:color w:val="000000"/>
        </w:rPr>
        <w:drawing>
          <wp:inline distT="0" distB="0" distL="0" distR="0" wp14:anchorId="0158EAEC" wp14:editId="4B3903A0">
            <wp:extent cx="5623560" cy="3518038"/>
            <wp:effectExtent l="0" t="0" r="0" b="0"/>
            <wp:docPr id="40" name="Picture" descr="Period-specific associations for eight ecologically illustrative species."/>
            <wp:cNvGraphicFramePr/>
            <a:graphic xmlns:a="http://schemas.openxmlformats.org/drawingml/2006/main">
              <a:graphicData uri="http://schemas.openxmlformats.org/drawingml/2006/picture">
                <pic:pic xmlns:pic="http://schemas.openxmlformats.org/drawingml/2006/picture">
                  <pic:nvPicPr>
                    <pic:cNvPr id="41" name="Picture" descr="figures/v12/figure2_temporal_patterns_v12.png"/>
                    <pic:cNvPicPr>
                      <a:picLocks noChangeAspect="1" noChangeArrowheads="1"/>
                    </pic:cNvPicPr>
                  </pic:nvPicPr>
                  <pic:blipFill>
                    <a:blip r:embed="rId13"/>
                    <a:stretch>
                      <a:fillRect/>
                    </a:stretch>
                  </pic:blipFill>
                  <pic:spPr bwMode="auto">
                    <a:xfrm>
                      <a:off x="0" y="0"/>
                      <a:ext cx="5623560" cy="3518038"/>
                    </a:xfrm>
                    <a:prstGeom prst="rect">
                      <a:avLst/>
                    </a:prstGeom>
                    <a:noFill/>
                    <a:ln w="9525">
                      <a:noFill/>
                      <a:headEnd/>
                      <a:tailEnd/>
                    </a:ln>
                  </pic:spPr>
                </pic:pic>
              </a:graphicData>
            </a:graphic>
          </wp:inline>
        </w:drawing>
      </w:r>
    </w:p>
    <w:p w14:paraId="322AC62F" w14:textId="77777777" w:rsidR="00C15184" w:rsidRPr="00FA3BFA" w:rsidRDefault="00000000">
      <w:commentRangeStart w:id="142"/>
      <w:commentRangeStart w:id="26"/>
      <w:pPr>
        <w:rPr>
          <w:rFonts w:cs="Times New Roman"/>
        </w:rPr>
      </w:pPr>
      <w:r w:rsidRPr="00FA3BFA">
        <w:rPr>
          <w:rFonts w:cs="Times New Roman"/>
          <w:color w:val="000000"/>
        </w:rPr>
        <w:t>Figure 3. Change through time for eight species chosen to span the feeding groups. Blue dashed lines with open squares show whether a species was reported; orange solid lines with filled circles show how many were counted. Points are exponentiated estimates against the days −28 to −15 baseline, per additional recorded event link, with 95% intervals. The horizontal line at one means no change relative to baseline. Periods are days −14 to −1 before onset, days 0 to 3 at spawn start, days 4 to 14 during early egg availability and days 15 to 28 during late egg availability. These describe timing; the formal before-and-after test is the quantity shown in Figure 2.</w:t>
      </w:r>
      <w:commentRangeEnd w:id="26"/>
      <w:r w:rsidRPr="00FA3BFA">
        <w:rPr>
          <w:rFonts w:cs="Times New Roman"/>
          <w:color w:val="000000"/>
        </w:rPr>
        <w:commentReference w:id="26"/>
      </w:r>
      <w:commentRangeEnd w:id="142"/>
      <w:r w:rsidRPr="00FA3BFA">
        <w:rPr>
          <w:rFonts w:cs="Times New Roman"/>
          <w:color w:val="000000"/>
        </w:rPr>
        <w:commentReference w:id="142"/>
      </w:r>
    </w:p>
    <w:p w14:paraId="2E01D1B7" w14:textId="77777777" w:rsidR="00762553" w:rsidRPr="00FA3BFA" w:rsidRDefault="00000000">
      <w:pPr>
        <w:rPr>
          <w:rFonts w:cs="Times New Roman"/>
        </w:rPr>
      </w:pPr>
      <w:r w:rsidRPr="00FA3BFA">
        <w:rPr>
          <w:rFonts w:cs="Times New Roman"/>
        </w:rPr>
        <w:t>The same shape appears in the family as a whole. Averaging across the 46 species with an estimable count model, each species carrying equal weight, reported numbers sat at the baseline through early pre-spawn, at a geometric mean ratio of 1.00 against days −28 to −15, rose to 1.03 in the week before onset and 1.06 at spawn start, peaked at 1.11 during early egg availability, then fell back to 1.07 during late egg availability (Figure 4). The share of species above one moved the same way, from 24 of 46 in early pre-spawn to 39 of 46 during early egg availability. The rise belongs to the family and not to a handful of large responders.</w:t>
      </w:r>
    </w:p>
    <w:p w14:paraId="16D72EC0" w14:textId="77777777" w:rsidR="00762553" w:rsidRPr="00FA3BFA" w:rsidRDefault="00000000">
      <w:pPr>
        <w:rPr>
          <w:rFonts w:cs="Times New Roman"/>
        </w:rPr>
      </w:pPr>
      <w:r w:rsidRPr="00FA3BFA">
        <w:rPr>
          <w:rFonts w:cs="Times New Roman"/>
        </w:rPr>
        <w:t xml:space="preserve">Species do not, however, fall into discrete response types. </w:t>
      </w:r>
      <w:del w:id="9296" w:author="Claude (editorial pass)" w:date="2026-07-26T00:00:00Z">
        <w:r w:rsidRPr="00FA3BFA">
          <w:rPr>
            <w:rFonts w:cs="Times New Roman"/>
          </w:rPr>
          <w:delText xml:space="preserve">An ordination of </w:delText>
        </w:r>
      </w:del>
      <w:ins w:id="9297" w:author="Claude (editorial pass)" w:date="2026-07-26T00:00:00Z">
        <w:r w:rsidRPr="00FA3BFA">
          <w:rPr>
            <w:rFonts w:cs="Times New Roman"/>
          </w:rPr>
          <w:t xml:space="preserve">Residual heterogeneity after fitting </w:t>
        </w:r>
      </w:ins>
      <w:r w:rsidRPr="00FA3BFA">
        <w:rPr>
          <w:rFonts w:cs="Times New Roman"/>
        </w:rPr>
        <w:t xml:space="preserve">the </w:t>
      </w:r>
      <w:del w:id="9298" w:author="Claude (editorial pass)" w:date="2026-07-26T00:00:00Z">
        <w:r w:rsidRPr="00FA3BFA">
          <w:rPr>
            <w:rFonts w:cs="Times New Roman"/>
          </w:rPr>
          <w:delText xml:space="preserve">five period estimates, standardized across species, places 62.8% of the variation on a first axis with similar loadings for every period, which describes overall response size and not timing, and 14.7% on a second axis separating early pre-spawn from late egg availability. A two-dimensional non-metric scaling of the same distances has stress 0.094 and reproduces the original distances closely, with a Spearman correlation of 0.974. In both ordinations the pre-assigned </w:delText>
        </w:r>
      </w:del>
      <w:r w:rsidRPr="00FA3BFA">
        <w:rPr>
          <w:rFonts w:cs="Times New Roman"/>
        </w:rPr>
        <w:t xml:space="preserve">feeding groups </w:t>
      </w:r>
      <w:del w:id="9299" w:author="Claude (editorial pass)" w:date="2026-07-26T00:00:00Z">
        <w:r w:rsidRPr="00FA3BFA">
          <w:rPr>
            <w:rFonts w:cs="Times New Roman"/>
          </w:rPr>
          <w:delText xml:space="preserve">overlap substantially. The </w:delText>
        </w:r>
      </w:del>
      <w:ins w:id="9300" w:author="Claude (editorial pass)" w:date="2026-07-26T00:00:00Z">
        <w:r w:rsidRPr="00FA3BFA">
          <w:rPr>
            <w:rFonts w:cs="Times New Roman"/>
          </w:rPr>
          <w:t xml:space="preserve">remains large in both outcomes, so the </w:t>
        </w:r>
      </w:ins>
      <w:r w:rsidRPr="00FA3BFA">
        <w:rPr>
          <w:rFonts w:cs="Times New Roman"/>
        </w:rPr>
        <w:t xml:space="preserve">group differences reported above </w:t>
      </w:r>
      <w:del w:id="9301" w:author="Claude (editorial pass)" w:date="2026-07-26T00:00:00Z">
        <w:r w:rsidRPr="00FA3BFA">
          <w:rPr>
            <w:rFonts w:cs="Times New Roman"/>
          </w:rPr>
          <w:delText xml:space="preserve">are differences in </w:delText>
        </w:r>
      </w:del>
      <w:ins w:id="9302" w:author="Claude (editorial pass)" w:date="2026-07-26T00:00:00Z">
        <w:r w:rsidRPr="00FA3BFA">
          <w:rPr>
            <w:rFonts w:cs="Times New Roman"/>
          </w:rPr>
          <w:t xml:space="preserve">describe </w:t>
        </w:r>
      </w:ins>
      <w:r w:rsidRPr="00FA3BFA">
        <w:rPr>
          <w:rFonts w:cs="Times New Roman"/>
        </w:rPr>
        <w:t xml:space="preserve">average </w:t>
      </w:r>
      <w:del w:id="9303" w:author="Claude (editorial pass)" w:date="2026-07-26T00:00:00Z">
        <w:r w:rsidRPr="00FA3BFA">
          <w:rPr>
            <w:rFonts w:cs="Times New Roman"/>
          </w:rPr>
          <w:delText xml:space="preserve">timing, </w:delText>
        </w:r>
      </w:del>
      <w:ins w:id="9304" w:author="Claude (editorial pass)" w:date="2026-07-26T00:00:00Z">
        <w:r w:rsidRPr="00FA3BFA">
          <w:rPr>
            <w:rFonts w:cs="Times New Roman"/>
          </w:rPr>
          <w:t xml:space="preserve">timing and </w:t>
        </w:r>
      </w:ins>
      <w:r w:rsidRPr="00FA3BFA">
        <w:rPr>
          <w:rFonts w:cs="Times New Roman"/>
        </w:rPr>
        <w:t xml:space="preserve">not a partition of the </w:t>
      </w:r>
      <w:del w:id="9305" w:author="Claude (editorial pass)" w:date="2026-07-26T00:00:00Z">
        <w:r w:rsidRPr="00FA3BFA">
          <w:rPr>
            <w:rFonts w:cs="Times New Roman"/>
          </w:rPr>
          <w:delText xml:space="preserve">family, which is what the large unexplained residual heterogeneity already indicated.</w:delText>
        </w:r>
      </w:del>
      <w:ins w:id="9306" w:author="Claude (editorial pass)" w:date="2026-07-26T00:00:00Z">
        <w:r w:rsidRPr="00FA3BFA">
          <w:rPr>
            <w:rFonts w:cs="Times New Roman"/>
          </w:rPr>
          <w:t xml:space="preserve">family.</w:t>
        </w:r>
      </w:ins>
    </w:p>
    <w:p w14:paraId="58294A59" w14:textId="77777777" w:rsidR="00762553" w:rsidRPr="00FA3BFA" w:rsidRDefault="00000000">
      <w:pPr>
        <w:jc w:val="center"/>
        <w:rPr>
          <w:rFonts w:cs="Times New Roman"/>
        </w:rPr>
      </w:pPr>
      <w:r w:rsidRPr="00FA3BFA">
        <w:rPr>
          <w:rFonts w:cs="Times New Roman"/>
          <w:noProof/>
        </w:rPr>
        <w:drawing>
          <wp:inline distT="0" distB="0" distL="0" distR="0" wp14:anchorId="30773A32" wp14:editId="69006A9A">
            <wp:extent cx="5486400" cy="3798277"/>
            <wp:effectExtent l="0" t="0" r="0"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unt_period_distribution_ratio.png"/>
                    <pic:cNvPicPr/>
                  </pic:nvPicPr>
                  <pic:blipFill>
                    <a:blip r:embed="rId14"/>
                    <a:stretch>
                      <a:fillRect/>
                    </a:stretch>
                  </pic:blipFill>
                  <pic:spPr>
                    <a:xfrm>
                      <a:off x="0" y="0"/>
                      <a:ext cx="5486400" cy="3798277"/>
                    </a:xfrm>
                    <a:prstGeom prst="rect">
                      <a:avLst/>
                    </a:prstGeom>
                  </pic:spPr>
                </pic:pic>
              </a:graphicData>
            </a:graphic>
          </wp:inline>
        </w:drawing>
      </w:r>
    </w:p>
    <w:p w14:paraId="431626ED" w14:textId="77777777" w:rsidR="00762553" w:rsidRPr="00FA3BFA" w:rsidRDefault="00000000">
      <w:pPr>
        <w:rPr>
          <w:rFonts w:cs="Times New Roman"/>
        </w:rPr>
      </w:pPr>
      <w:r w:rsidRPr="00FA3BFA">
        <w:rPr>
          <w:rFonts w:cs="Times New Roman"/>
        </w:rPr>
        <w:t>Figure 4. Reported-number ratios across the five event periods, one point per species, for the 46 species with an estimable count model. Each species carries equal weight and diamonds mark means. Ratios are relative to the days −28 to −15 baseline on a logarithmic axis. The final box is the duration-weighted composite of spawn start and early egg availability, not a sixth period.</w:t>
      </w:r>
    </w:p>
    <w:p w14:paraId="6BF40C20" w14:textId="77777777" w:rsidR="00BF0BAC" w:rsidRPr="00FA3BFA" w:rsidRDefault="00000000">
      <w:pPr>
        <w:pStyle w:val="Heading3"/>
        <w:rPr>
          <w:rFonts w:cs="Times New Roman"/>
        </w:rPr>
      </w:pPr>
      <w:ins w:id="9307" w:author="Claude (editorial pass)" w:date="2026-07-26T00:00:00Z">
        <w:r w:rsidRPr="00FA3BFA">
          <w:rPr>
            <w:rFonts w:cs="Times New Roman"/>
          </w:rPr>
          <w:t xml:space="preserve">Fine-Scale Timing in Two Waterbirds and a Terrestrial Control</w:t>
        </w:r>
      </w:ins>
    </w:p>
    <w:p w14:paraId="0C8205F7" w14:textId="77777777" w:rsidR="00BF0BAC" w:rsidRPr="00FA3BFA" w:rsidRDefault="00000000">
      <w:pPr>
        <w:rPr>
          <w:rFonts w:cs="Times New Roman"/>
        </w:rPr>
      </w:pPr>
      <w:ins w:id="9308" w:author="Claude (editorial pass)" w:date="2026-07-26T00:00:00Z">
        <w:r w:rsidRPr="00FA3BFA">
          <w:rPr>
            <w:rFonts w:cs="Times New Roman"/>
          </w:rPr>
          <w:t xml:space="preserve">The three species separate a localized waterbird response from broader event-time structure (Figs. S4 to S6). The 0 to 2 km days 0 to 3 cell contained 1,166 exposed checklists, about half the support in the 8 to 12 km bands. Across 312 waterbird comparisons, 84 survived correction.</w:t>
        </w:r>
      </w:ins>
    </w:p>
    <w:p w14:paraId="732B7C37" w14:textId="77777777" w:rsidR="00BF0BAC" w:rsidRPr="00FA3BFA" w:rsidRDefault="00000000">
      <w:pPr>
        <w:rPr>
          <w:rFonts w:cs="Times New Roman"/>
        </w:rPr>
      </w:pPr>
      <w:ins w:id="9309" w:author="Claude (editorial pass)" w:date="2026-07-26T00:00:00Z">
        <w:r w:rsidRPr="00FA3BFA">
          <w:rPr>
            <w:rFonts w:cs="Times New Roman"/>
          </w:rPr>
          <w:t xml:space="preserve">Within 2 km, Glaucous-winged Gull reporting rose 1.31-fold and counts rose 1.40-fold from days −7 to −1 to days 0 to 3. Bald Eagle counts rose 1.22-fold and reporting rose 1.23-fold. Both gull changes and the eagle count change survived Benjamini-Hochberg correction within their respective 13-band sets; eagle reporting did not. The full 13-band profile changed at the anchor for both outcomes in both waterbirds.</w:t>
        </w:r>
      </w:ins>
    </w:p>
    <w:p w14:paraId="66493F9E" w14:textId="77777777" w:rsidR="00BF0BAC" w:rsidRPr="00FA3BFA" w:rsidRDefault="00000000">
      <w:pPr>
        <w:rPr>
          <w:rFonts w:cs="Times New Roman"/>
        </w:rPr>
      </w:pPr>
      <w:ins w:id="9310" w:author="Claude (editorial pass)" w:date="2026-07-26T00:00:00Z">
        <w:r w:rsidRPr="00FA3BFA">
          <w:rPr>
            <w:rFonts w:cs="Times New Roman"/>
          </w:rPr>
          <w:t xml:space="preserve">American Robin showed neither an upward nor a downward 0 to 2 km spike at the anchor under the same rule. Robin reporting instead was 1.149-fold above its same-band baseline during days −7 to −1 (BH q = 0.039). Its full reporting profile changed at the anchor (p = 0.00349), while its count profile did not (p = 0.458).</w:t>
        </w:r>
      </w:ins>
    </w:p>
    <w:p w14:paraId="4CC73F6C" w14:textId="77777777" w:rsidR="00C15184" w:rsidRPr="00FA3BFA" w:rsidRDefault="00000000">
      <w:pPr>
        <w:keepNext/>
        <w:rPr>
          <w:rFonts w:cs="Times New Roman"/>
        </w:rPr>
      </w:pPr>
      <w:r w:rsidRPr="00FA3BFA">
        <w:rPr>
          <w:rFonts w:cs="Times New Roman"/>
          <w:noProof/>
          <w:color w:val="000000"/>
        </w:rPr>
        <w:drawing>
          <wp:inline distT="0" distB="0" distL="0" distR="0" wp14:anchorId="546BF892" wp14:editId="4D2BD62D">
            <wp:extent cx="5486400" cy="3048000"/>
            <wp:effectExtent l="0" t="0" r="0" b="0"/>
            <wp:docPr id="27" name="Picture" descr="Conceptual flow from the two data sources to the two observation outcomes and their ecological interpretation."/>
            <wp:cNvGraphicFramePr/>
            <a:graphic xmlns:a="http://schemas.openxmlformats.org/drawingml/2006/main">
              <a:graphicData uri="http://schemas.openxmlformats.org/drawingml/2006/picture">
                <pic:pic xmlns:pic="http://schemas.openxmlformats.org/drawingml/2006/picture">
                  <pic:nvPicPr>
                    <pic:cNvPr id="28" name="Picture" descr="figures/v12/figure1_study_design_v12.png"/>
                    <pic:cNvPicPr>
                      <a:picLocks noChangeAspect="1" noChangeArrowheads="1"/>
                    </pic:cNvPicPr>
                  </pic:nvPicPr>
                  <pic:blipFill>
                    <a:blip r:embed="rId900"/>
                    <a:stretch>
                      <a:fillRect/>
                    </a:stretch>
                  </pic:blipFill>
                  <pic:spPr bwMode="auto">
                    <a:xfrm>
                      <a:off x="0" y="0"/>
                      <a:ext cx="5486400" cy="3048000"/>
                    </a:xfrm>
                    <a:prstGeom prst="rect">
                      <a:avLst/>
                    </a:prstGeom>
                    <a:noFill/>
                    <a:ln w="9525">
                      <a:noFill/>
                      <a:headEnd/>
                      <a:tailEnd/>
                    </a:ln>
                  </pic:spPr>
                </pic:pic>
              </a:graphicData>
            </a:graphic>
          </wp:inline>
        </w:drawing>
      </w:r>
    </w:p>
    <w:p w14:paraId="431626ED" w14:textId="77777777" w:rsidR="00762553" w:rsidRPr="00FA3BFA" w:rsidRDefault="00000000">
      <w:pPr>
        <w:rPr>
          <w:rFonts w:cs="Times New Roman"/>
        </w:rPr>
      </w:pPr>
      <w:ins w:id="9311" w:author="Claude (editorial pass)" w:date="2026-07-26T00:00:00Z">
        <w:r w:rsidRPr="00FA3BFA">
          <w:rPr>
            <w:rFonts w:cs="Times New Roman"/>
          </w:rPr>
          <w:t xml:space="preserve">Figure 5. Placeholder. Event-time profiles at 2 km resolution for Bald Eagle, Glaucous-winged Gull and American Robin across the 13 distance bands from 0 to 2 km out to 24 to 26 km. Reporting and count ratios are shown against the same-band baseline, so each band carries its own reference and the comparison is within band rather than between bands. The final figure will be produced from the distance-band output.</w:t>
        </w:r>
      </w:ins>
    </w:p>
    <w:p w14:paraId="43E02FD5" w14:textId="77777777" w:rsidR="00C15184" w:rsidRPr="00FA3BFA" w:rsidRDefault="00000000">
      <w:pPr>
        <w:pStyle w:val="Heading2"/>
        <w:rPr>
          <w:rFonts w:ascii="Times New Roman" w:hAnsi="Times New Roman" w:cs="Times New Roman"/>
        </w:rPr>
      </w:pPr>
      <w:r w:rsidRPr="00FA3BFA">
        <w:rPr>
          <w:rFonts w:ascii="Times New Roman" w:hAnsi="Times New Roman" w:cs="Times New Roman"/>
        </w:rPr>
        <w:t xml:space="preserve">3.5 </w:t>
      </w:r>
      <w:del w:id="9312" w:author="Claude (editorial pass)" w:date="2026-07-26T00:00:00Z">
        <w:r w:rsidRPr="00FA3BFA">
          <w:rPr>
            <w:rFonts w:ascii="Times New Roman" w:hAnsi="Times New Roman" w:cs="Times New Roman"/>
          </w:rPr>
          <w:delText xml:space="preserve">What </w:delText>
        </w:r>
      </w:del>
      <w:ins w:id="9313" w:author="Claude (editorial pass)" w:date="2026-07-26T00:00:00Z">
        <w:r w:rsidRPr="00FA3BFA">
          <w:rPr>
            <w:rFonts w:ascii="Times New Roman" w:hAnsi="Times New Roman" w:cs="Times New Roman"/>
          </w:rPr>
          <w:t xml:space="preserve">Effect Sizes on </w:t>
        </w:r>
      </w:ins>
      <w:r w:rsidRPr="00FA3BFA">
        <w:rPr>
          <w:rFonts w:ascii="Times New Roman" w:hAnsi="Times New Roman" w:cs="Times New Roman"/>
        </w:rPr>
        <w:t xml:space="preserve">the </w:t>
      </w:r>
      <w:del w:id="9314" w:author="Claude (editorial pass)" w:date="2026-07-26T00:00:00Z">
        <w:r w:rsidRPr="00FA3BFA">
          <w:rPr>
            <w:rFonts w:ascii="Times New Roman" w:hAnsi="Times New Roman" w:cs="Times New Roman"/>
          </w:rPr>
          <w:delText xml:space="preserve">Changes Mean on a Natural </w:delText>
        </w:r>
      </w:del>
      <w:ins w:id="9315" w:author="Claude (editorial pass)" w:date="2026-07-26T00:00:00Z">
        <w:r w:rsidRPr="00FA3BFA">
          <w:rPr>
            <w:rFonts w:ascii="Times New Roman" w:hAnsi="Times New Roman" w:cs="Times New Roman"/>
          </w:rPr>
          <w:t xml:space="preserve">Observed </w:t>
        </w:r>
      </w:ins>
      <w:r w:rsidRPr="00FA3BFA">
        <w:rPr>
          <w:rFonts w:ascii="Times New Roman" w:hAnsi="Times New Roman" w:cs="Times New Roman"/>
        </w:rPr>
        <w:t xml:space="preserve">Scale</w:t>
      </w:r>
    </w:p>
    <w:p w14:paraId="0A97E123" w14:textId="77777777" w:rsidR="00C15184" w:rsidRPr="00FA3BFA" w:rsidRDefault="00000000">
      <w:pPr>
        <w:rPr>
          <w:rFonts w:cs="Times New Roman"/>
        </w:rPr>
      </w:pPr>
      <w:r w:rsidRPr="00FA3BFA">
        <w:rPr>
          <w:rFonts w:cs="Times New Roman"/>
          <w:color w:val="000000"/>
        </w:rPr>
        <w:t>Standardized predictions put several of these ratios on a scale a reader can picture. For Glaucous-winged Gull, the predicted chance of appearing on a near-zone checklist rose from 21.6% before onset to 22.6% after, while the reference-zone prediction fell from 20.8% to 19.8%, a net change of 2.00 percentage points (95% CI 1.10–2.91). For Short-billed Gull the predicted count on a near-zone checklist rose from 10.7 to 14.5 birds against a reference change from 10.8 to 11.3, a net difference of 3.34 birds (2.59–4.09). For Surf Scoter the predicted change in reporting was effectively zero, while the predicted count rose from 34.2 to 46.7 birds near a spawn against 33.0 to 34.6 further away, a net difference of 10.94 birds (7.43–14.46).</w:t>
      </w:r>
    </w:p>
    <w:p w14:paraId="7FA4BE9F" w14:textId="77777777" w:rsidR="00C15184" w:rsidRPr="00FA3BFA" w:rsidRDefault="00000000">
      <w:pPr>
        <w:rPr>
          <w:rFonts w:cs="Times New Roman"/>
        </w:rPr>
      </w:pPr>
      <w:r w:rsidRPr="00FA3BFA">
        <w:rPr>
          <w:rFonts w:cs="Times New Roman"/>
          <w:color w:val="000000"/>
        </w:rPr>
        <w:t>These numbers show why the two outcomes should not be collapsed into one. A species can appear on much the same proportion of checklists while turning up in larger flocks where it is seen, which is what Surf Scoter did, or appear on more checklists with no detectable change in flock size, which is what Bonaparte's Gull did. The predictions are standardized comparisons for a typical site and observer. They do not estimate how many birds the Strait gained.</w:t>
      </w:r>
    </w:p>
    <w:p w14:paraId="6E31E1D4" w14:textId="77777777" w:rsidR="00C15184" w:rsidRPr="00FA3BFA" w:rsidRDefault="00000000">
      <w:pPr>
        <w:pStyle w:val="Heading2"/>
        <w:rPr>
          <w:rFonts w:ascii="Times New Roman" w:hAnsi="Times New Roman" w:cs="Times New Roman"/>
        </w:rPr>
      </w:pPr>
      <w:r w:rsidRPr="00FA3BFA">
        <w:rPr>
          <w:rFonts w:ascii="Times New Roman" w:hAnsi="Times New Roman" w:cs="Times New Roman"/>
        </w:rPr>
        <w:t xml:space="preserve">3.6 Results </w:t>
      </w:r>
      <w:del w:id="9316" w:author="Claude (editorial pass)" w:date="2026-07-26T00:00:00Z">
        <w:r w:rsidRPr="00FA3BFA">
          <w:rPr>
            <w:rFonts w:ascii="Times New Roman" w:hAnsi="Times New Roman" w:cs="Times New Roman"/>
          </w:rPr>
          <w:delText xml:space="preserve">That Complicate </w:delText>
        </w:r>
      </w:del>
      <w:ins w:id="9317" w:author="Claude (editorial pass)" w:date="2026-07-26T00:00:00Z">
        <w:r w:rsidRPr="00FA3BFA">
          <w:rPr>
            <w:rFonts w:ascii="Times New Roman" w:hAnsi="Times New Roman" w:cs="Times New Roman"/>
          </w:rPr>
          <w:t xml:space="preserve">Inconsistent with </w:t>
        </w:r>
      </w:ins>
      <w:r w:rsidRPr="00FA3BFA">
        <w:rPr>
          <w:rFonts w:ascii="Times New Roman" w:hAnsi="Times New Roman" w:cs="Times New Roman"/>
        </w:rPr>
        <w:t xml:space="preserve">a Herring-Specific </w:t>
      </w:r>
      <w:del w:id="9318" w:author="Claude (editorial pass)" w:date="2026-07-26T00:00:00Z">
        <w:r w:rsidRPr="00FA3BFA">
          <w:rPr>
            <w:rFonts w:ascii="Times New Roman" w:hAnsi="Times New Roman" w:cs="Times New Roman"/>
          </w:rPr>
          <w:delText xml:space="preserve">Reading</w:delText>
        </w:r>
      </w:del>
      <w:ins w:id="9319" w:author="Claude (editorial pass)" w:date="2026-07-26T00:00:00Z">
        <w:r w:rsidRPr="00FA3BFA">
          <w:rPr>
            <w:rFonts w:ascii="Times New Roman" w:hAnsi="Times New Roman" w:cs="Times New Roman"/>
          </w:rPr>
          <w:t xml:space="preserve">Response</w:t>
        </w:r>
      </w:ins>
    </w:p>
    <w:p w14:paraId="0AB17CD4" w14:textId="77777777" w:rsidR="00C15184" w:rsidRPr="00FA3BFA" w:rsidRDefault="00000000">
      <w:pPr>
        <w:rPr>
          <w:rFonts w:cs="Times New Roman"/>
        </w:rPr>
      </w:pPr>
      <w:r w:rsidRPr="00FA3BFA">
        <w:rPr>
          <w:rFonts w:cs="Times New Roman"/>
        </w:rPr>
        <w:t>Dabbling ducks and geese also responded. Northern Pintail and American Wigeon were reported more often, Mallard was counted in larger numbers, and Brant was reported more often. The two comparators do not behave alike once uncertainty is attached. Gadwall's near-to-reference reporting ratio was 0.88 (95% CI 0.80–0.97) at baseline and 0.92 (0.84–1.01) during late egg availability, a climb indistinguishable from flat, and neither its active-period value of 1.03 (0.90–1.17) nor its late-egg value of 1.05 (0.92–1.19) differed from one. Northern Shoveler climbed from 1.00 (0.90–1.11) at baseline to 1.26 (1.15–1.39) during late egg availability, and both its active value of 1.24 (1.08–1.43) and its late-egg value of 1.27 (1.10–1.46) exceeded one, the later of the two being larger. Only Northern Shoveler cleared correction. The full period series for both is in the supplementary material.</w:t>
      </w:r>
    </w:p>
    <w:p w14:paraId="560E7967" w14:textId="77777777" w:rsidR="00C15184" w:rsidRPr="00FA3BFA" w:rsidRDefault="00000000">
      <w:pPr>
        <w:rPr>
          <w:rFonts w:cs="Times New Roman"/>
        </w:rPr>
      </w:pPr>
      <w:r w:rsidRPr="00FA3BFA">
        <w:rPr>
          <w:rFonts w:cs="Times New Roman"/>
          <w:color w:val="000000"/>
        </w:rPr>
        <w:t xml:space="preserve">These results are harder to read than they first appear. Mallard, American Wigeon and Northern Pintail were assigned before fitting to a weak surface-feeding roe-use group, and dabbling ducks have been seen taking stranded and drifting eggs on spawning beaches in this region (J. T. Dingwall, personal observation), so a feeding route is open to them even though the published record does not document it. </w:t>
      </w:r>
      <w:del w:id="9320" w:author="Claude (editorial pass)" w:date="2026-07-26T00:00:00Z">
        <w:r w:rsidRPr="00FA3BFA">
          <w:rPr>
            <w:rFonts w:cs="Times New Roman"/>
            <w:color w:val="000000"/>
          </w:rPr>
          <w:delText xml:space="preserve">Whether these birds are responding to herring or to something that puts them on the same beaches in the same weeks cannot be determined here. What can be said is that the </w:delText>
        </w:r>
      </w:del>
      <w:ins w:id="9321" w:author="Claude (editorial pass)" w:date="2026-07-26T00:00:00Z">
        <w:r w:rsidRPr="00FA3BFA">
          <w:rPr>
            <w:rFonts w:cs="Times New Roman"/>
            <w:color w:val="000000"/>
          </w:rPr>
          <w:t xml:space="preserve">The </w:t>
        </w:r>
      </w:ins>
      <w:r w:rsidRPr="00FA3BFA">
        <w:rPr>
          <w:rFonts w:cs="Times New Roman"/>
          <w:color w:val="000000"/>
        </w:rPr>
        <w:t xml:space="preserve">group responded through reporting and not counts, the opposite of the sea ducks, and </w:t>
      </w:r>
      <w:del w:id="9322" w:author="Claude (editorial pass)" w:date="2026-07-26T00:00:00Z">
        <w:r w:rsidRPr="00FA3BFA">
          <w:rPr>
            <w:rFonts w:cs="Times New Roman"/>
            <w:color w:val="000000"/>
          </w:rPr>
          <w:delText xml:space="preserve">that </w:delText>
        </w:r>
      </w:del>
      <w:r w:rsidRPr="00FA3BFA">
        <w:rPr>
          <w:rFonts w:cs="Times New Roman"/>
          <w:color w:val="000000"/>
        </w:rPr>
        <w:t xml:space="preserve">its timing was flat, </w:t>
      </w:r>
      <w:del w:id="9323" w:author="Claude (editorial pass)" w:date="2026-07-26T00:00:00Z">
        <w:r w:rsidRPr="00FA3BFA">
          <w:rPr>
            <w:rFonts w:cs="Times New Roman"/>
            <w:color w:val="000000"/>
          </w:rPr>
          <w:delText xml:space="preserve">so it does not share </w:delText>
        </w:r>
      </w:del>
      <w:ins w:id="9324" w:author="Claude (editorial pass)" w:date="2026-07-26T00:00:00Z">
        <w:r w:rsidRPr="00FA3BFA">
          <w:rPr>
            <w:rFonts w:cs="Times New Roman"/>
            <w:color w:val="000000"/>
          </w:rPr>
          <w:t xml:space="preserve">without </w:t>
        </w:r>
      </w:ins>
      <w:r w:rsidRPr="00FA3BFA">
        <w:rPr>
          <w:rFonts w:cs="Times New Roman"/>
          <w:color w:val="000000"/>
        </w:rPr>
        <w:t xml:space="preserve">the late peak the divers show. The cleaner comparison is Gadwall and Northern Shoveler, neither of which has an established herring association: one responded and one did not, which is the level of specificity these data support.</w:t>
      </w:r>
    </w:p>
    <w:p w14:paraId="04543A97" w14:textId="77777777" w:rsidR="00C15184" w:rsidRPr="00FA3BFA" w:rsidRDefault="00000000">
      <w:pPr>
        <w:pStyle w:val="Heading2"/>
        <w:rPr>
          <w:rFonts w:ascii="Times New Roman" w:hAnsi="Times New Roman" w:cs="Times New Roman"/>
        </w:rPr>
      </w:pPr>
      <w:r w:rsidRPr="00FA3BFA">
        <w:rPr>
          <w:rFonts w:ascii="Times New Roman" w:hAnsi="Times New Roman" w:cs="Times New Roman"/>
        </w:rPr>
        <w:t xml:space="preserve">3.7 Sensitivity </w:t>
      </w:r>
      <w:del w:id="9325" w:author="Claude (editorial pass)" w:date="2026-07-26T00:00:00Z">
        <w:r w:rsidRPr="00FA3BFA">
          <w:rPr>
            <w:rFonts w:ascii="Times New Roman" w:hAnsi="Times New Roman" w:cs="Times New Roman"/>
          </w:rPr>
          <w:delText xml:space="preserve">to Design and Observation Choices</w:delText>
        </w:r>
      </w:del>
      <w:ins w:id="9326" w:author="Claude (editorial pass)" w:date="2026-07-26T00:00:00Z">
        <w:r w:rsidRPr="00FA3BFA">
          <w:rPr>
            <w:rFonts w:ascii="Times New Roman" w:hAnsi="Times New Roman" w:cs="Times New Roman"/>
          </w:rPr>
          <w:t xml:space="preserve">Analyses</w:t>
        </w:r>
      </w:ins>
    </w:p>
    <w:p w14:paraId="2E5861FD" w14:textId="77777777" w:rsidR="00C15184" w:rsidRPr="00FA3BFA" w:rsidRDefault="00000000">
      <w:pPr>
        <w:rPr>
          <w:rFonts w:cs="Times New Roman"/>
        </w:rPr>
      </w:pPr>
      <w:r w:rsidRPr="00FA3BFA">
        <w:rPr>
          <w:rFonts w:cs="Times New Roman"/>
          <w:color w:val="000000"/>
        </w:rPr>
        <w:t xml:space="preserve">The design assumes that, without spawning, the gap between near and reference shorelines would have gone on evolving the same way in both. That cannot be verified, but the two pre-onset windows offer a partial check. If the gap were already drifting, the estimates for days −14 to −8 and days −7 to −1 should depart from the baseline. They did not. No reporting estimate in either window survived correction, and the largest median across species in any window and outcome was 1.021, for counts during days −7 to −1. Two count estimates did survive in that window, Great Blue Heron at 1.07 and Iceland Gull at 1.25, both at q = 0.009. Iceland Gull also rose during the active period, so part of its post-onset pattern may have begun before recorded onset. Within the 49 species the pre-onset windows show no systematic drift. </w:t>
      </w:r>
      <w:del w:id="9327" w:author="Claude (editorial pass)" w:date="2026-07-26T00:00:00Z">
        <w:r w:rsidRPr="00FA3BFA">
          <w:rPr>
            <w:rFonts w:cs="Times New Roman"/>
            <w:color w:val="000000"/>
          </w:rPr>
          <w:delText xml:space="preserve">That check does not extend to the </w:delText>
        </w:r>
      </w:del>
      <w:ins w:id="9328" w:author="Claude (editorial pass)" w:date="2026-07-26T00:00:00Z">
        <w:r w:rsidRPr="00FA3BFA">
          <w:rPr>
            <w:rFonts w:cs="Times New Roman"/>
            <w:color w:val="000000"/>
          </w:rPr>
          <w:t xml:space="preserve">The </w:t>
        </w:r>
      </w:ins>
      <w:r w:rsidRPr="00FA3BFA">
        <w:rPr>
          <w:rFonts w:cs="Times New Roman"/>
          <w:color w:val="000000"/>
        </w:rPr>
        <w:t xml:space="preserve">two </w:t>
      </w:r>
      <w:del w:id="9329" w:author="Claude (editorial pass)" w:date="2026-07-26T00:00:00Z">
        <w:r w:rsidRPr="00FA3BFA">
          <w:rPr>
            <w:rFonts w:cs="Times New Roman"/>
            <w:color w:val="000000"/>
          </w:rPr>
          <w:delText xml:space="preserve">comparators, which </w:delText>
        </w:r>
      </w:del>
      <w:ins w:id="9330" w:author="Claude (editorial pass)" w:date="2026-07-26T00:00:00Z">
        <w:r w:rsidRPr="00FA3BFA">
          <w:rPr>
            <w:rFonts w:cs="Times New Roman"/>
            <w:color w:val="000000"/>
          </w:rPr>
          <w:t xml:space="preserve">comparators </w:t>
        </w:r>
      </w:ins>
      <w:r w:rsidRPr="00FA3BFA">
        <w:rPr>
          <w:rFonts w:cs="Times New Roman"/>
          <w:color w:val="000000"/>
        </w:rPr>
        <w:t xml:space="preserve">form a separate </w:t>
      </w:r>
      <w:del w:id="9331" w:author="Claude (editorial pass)" w:date="2026-07-26T00:00:00Z">
        <w:r w:rsidRPr="00FA3BFA">
          <w:rPr>
            <w:rFonts w:cs="Times New Roman"/>
            <w:color w:val="000000"/>
          </w:rPr>
          <w:delText xml:space="preserve">set; </w:delText>
        </w:r>
      </w:del>
      <w:ins w:id="9332" w:author="Claude (editorial pass)" w:date="2026-07-26T00:00:00Z">
        <w:r w:rsidRPr="00FA3BFA">
          <w:rPr>
            <w:rFonts w:cs="Times New Roman"/>
            <w:color w:val="000000"/>
          </w:rPr>
          <w:t xml:space="preserve">set, and </w:t>
        </w:r>
      </w:ins>
      <w:r w:rsidRPr="00FA3BFA">
        <w:rPr>
          <w:rFonts w:cs="Times New Roman"/>
          <w:color w:val="000000"/>
        </w:rPr>
        <w:t xml:space="preserve">Section 4.2 </w:t>
      </w:r>
      <w:del w:id="9333" w:author="Claude (editorial pass)" w:date="2026-07-26T00:00:00Z">
        <w:r w:rsidRPr="00FA3BFA">
          <w:rPr>
            <w:rFonts w:cs="Times New Roman"/>
            <w:color w:val="000000"/>
          </w:rPr>
          <w:delText xml:space="preserve">explains why one of </w:delText>
        </w:r>
      </w:del>
      <w:ins w:id="9334" w:author="Claude (editorial pass)" w:date="2026-07-26T00:00:00Z">
        <w:r w:rsidRPr="00FA3BFA">
          <w:rPr>
            <w:rFonts w:cs="Times New Roman"/>
            <w:color w:val="000000"/>
          </w:rPr>
          <w:t xml:space="preserve">takes </w:t>
        </w:r>
      </w:ins>
      <w:r w:rsidRPr="00FA3BFA">
        <w:rPr>
          <w:rFonts w:cs="Times New Roman"/>
          <w:color w:val="000000"/>
        </w:rPr>
        <w:t xml:space="preserve">them </w:t>
      </w:r>
      <w:del w:id="9335" w:author="Claude (editorial pass)" w:date="2026-07-26T00:00:00Z">
        <w:r w:rsidRPr="00FA3BFA">
          <w:rPr>
            <w:rFonts w:cs="Times New Roman"/>
            <w:color w:val="000000"/>
          </w:rPr>
          <w:delText xml:space="preserve">is harder to reconcile with a clean pre-onset record.</w:delText>
        </w:r>
      </w:del>
      <w:ins w:id="9336" w:author="Claude (editorial pass)" w:date="2026-07-26T00:00:00Z">
        <w:r w:rsidRPr="00FA3BFA">
          <w:rPr>
            <w:rFonts w:cs="Times New Roman"/>
            <w:color w:val="000000"/>
          </w:rPr>
          <w:t xml:space="preserve">up.</w:t>
        </w:r>
      </w:ins>
    </w:p>
    <w:p w14:paraId="0FB3E40E" w14:textId="77777777" w:rsidR="00C15184" w:rsidRPr="00FA3BFA" w:rsidRDefault="00000000">
      <w:pPr>
        <w:rPr>
          <w:rFonts w:cs="Times New Roman"/>
        </w:rPr>
      </w:pPr>
      <w:r w:rsidRPr="00FA3BFA">
        <w:rPr>
          <w:rFonts w:cs="Times New Roman"/>
          <w:color w:val="000000"/>
        </w:rPr>
        <w:t xml:space="preserve">Whether an observer wrote a number instead of an X was examined as a third observation process. It could be estimated for 41 species: 18 estimates were positive and 23 negative, none survived correction, and 30 fits were singular. Those singular fits belong to this exploratory set alone and do not affect the primary models. There is no sign of a family-wide shift in whether observers counted their birds, though with that many singular fits the check has little </w:t>
      </w:r>
      <w:del w:id="9337" w:author="Claude (editorial pass)" w:date="2026-07-26T00:00:00Z">
        <w:r w:rsidRPr="00FA3BFA">
          <w:rPr>
            <w:rFonts w:cs="Times New Roman"/>
            <w:color w:val="000000"/>
          </w:rPr>
          <w:delText xml:space="preserve">power, and it does not show that the counted subset is unbiased.</w:delText>
        </w:r>
      </w:del>
      <w:ins w:id="9338" w:author="Claude (editorial pass)" w:date="2026-07-26T00:00:00Z">
        <w:r w:rsidRPr="00FA3BFA">
          <w:rPr>
            <w:rFonts w:cs="Times New Roman"/>
            <w:color w:val="000000"/>
          </w:rPr>
          <w:t xml:space="preserve">power.</w:t>
        </w:r>
      </w:ins>
    </w:p>
    <w:p w14:paraId="0340A8F5" w14:textId="77777777" w:rsidR="00C15184" w:rsidRPr="00FA3BFA" w:rsidRDefault="00000000">
      <w:pPr>
        <w:rPr>
          <w:rFonts w:cs="Times New Roman"/>
        </w:rPr>
      </w:pPr>
      <w:r w:rsidRPr="00FA3BFA">
        <w:rPr>
          <w:rFonts w:cs="Times New Roman"/>
          <w:color w:val="000000"/>
        </w:rPr>
        <w:t>The main models counted every eligible link between a checklist and an event, so they were compared against the alternative encoding chosen in advance and described in Section 2.5, which assigns each checklist to its nearest event.</w:t>
      </w:r>
    </w:p>
    <w:p w14:paraId="629E7780" w14:textId="77777777" w:rsidR="00C15184" w:rsidRPr="00FA3BFA" w:rsidRDefault="00000000">
      <w:pPr>
        <w:rPr>
          <w:rFonts w:cs="Times New Roman"/>
        </w:rPr>
      </w:pPr>
      <w:r w:rsidRPr="00FA3BFA">
        <w:rPr>
          <w:rFonts w:cs="Times New Roman"/>
          <w:color w:val="000000"/>
        </w:rPr>
        <w:t>Counts held up well under that change. Signs agreed for 34 of 41 paired estimates (82.9%), all 18 significant directions were preserved, and 17 stayed significant. Reporting was less stable: signs agreed for 34 of 48 (70.8%), 11 of 13 significant directions were preserved, and seven stayed significant. Four species changed materially. Surf Scoter reporting moved from 1.00 to 0.71, Harlequin Duck reporting from 1.15 to 0.84, American Wigeon reporting from 1.11 to 0.99, and Barrow's Goldeneye counts from 1.10 to 0.95. Those four mark conclusions that depend heavily on how overlapping events are represented.</w:t>
      </w:r>
    </w:p>
    <w:p w14:paraId="745B41B1" w14:textId="77777777" w:rsidR="00762553" w:rsidRPr="00FA3BFA" w:rsidRDefault="00000000">
      <w:pPr>
        <w:rPr>
          <w:rFonts w:cs="Times New Roman"/>
        </w:rPr>
      </w:pPr>
      <w:r w:rsidRPr="00FA3BFA">
        <w:rPr>
          <w:rFonts w:cs="Times New Roman"/>
        </w:rPr>
        <w:t>Replacing the link count with a simple present-or-absent indicator changed every estimate in size, as it must, but left the adjusted conclusions largely intact. Signs agreed for 40 of 46 species in counts and 35 of 48 in reporting. All 18 significant count directions held and 17 stayed significant; all 13 reporting directions held and nine stayed significant. Every species quoted above kept its direction. Counts were again the more stable outcome, the same asymmetry the nearest-event comparison produced.</w:t>
      </w:r>
    </w:p>
    <w:p w14:paraId="745B41B1" w14:textId="77777777" w:rsidR="00762553" w:rsidRPr="00FA3BFA" w:rsidRDefault="00000000">
      <w:pPr>
        <w:rPr>
          <w:rFonts w:cs="Times New Roman"/>
          <w:del w:id="9431" w:author="Claude (editorial pass)" w:date="2026-07-26T00:00:00Z"/>
        </w:rPr>
      </w:pPr>
      <w:del w:id="9430" w:author="Claude (editorial pass)" w:date="2026-07-26T00:00:00Z">
        <w:r>
          <w:rPr/>
          <w:delText xml:space="preserve">Bald Eagle, American Robin and Glaucous-winged Gull Case Study</w:delText>
        </w:r>
      </w:del>
    </w:p>
    <w:p w14:paraId="745B41B1" w14:textId="77777777" w:rsidR="00762553" w:rsidRPr="00FA3BFA" w:rsidRDefault="00000000">
      <w:pPr>
        <w:rPr>
          <w:rFonts w:cs="Times New Roman"/>
          <w:del w:id="9431" w:author="Claude (editorial pass)" w:date="2026-07-26T00:00:00Z"/>
          <w:del w:id="9433" w:author="Claude (editorial pass)" w:date="2026-07-26T00:00:00Z"/>
        </w:rPr>
      </w:pPr>
      <w:del w:id="9432" w:author="Claude (editorial pass)" w:date="2026-07-26T00:00:00Z">
        <w:r>
          <w:rPr/>
          <w:delText xml:space="preserve">The three species separate a localized waterbird response from broader event-time structure (Figs. S4 to S6). The 0 to 2 km days 0 to 3 cell contained 1,166 exposed checklists, about half the support in the 8 to 12 km bands. Across 312 waterbird comparisons, 84 survived correction.</w:delText>
        </w:r>
      </w:del>
    </w:p>
    <w:p w14:paraId="745B41B1" w14:textId="77777777" w:rsidR="00762553" w:rsidRPr="00FA3BFA" w:rsidRDefault="00000000">
      <w:pPr>
        <w:rPr>
          <w:rFonts w:cs="Times New Roman"/>
          <w:del w:id="9431" w:author="Claude (editorial pass)" w:date="2026-07-26T00:00:00Z"/>
          <w:del w:id="9433" w:author="Claude (editorial pass)" w:date="2026-07-26T00:00:00Z"/>
          <w:del w:id="9435" w:author="Claude (editorial pass)" w:date="2026-07-26T00:00:00Z"/>
        </w:rPr>
      </w:pPr>
      <w:del w:id="9434" w:author="Claude (editorial pass)" w:date="2026-07-26T00:00:00Z">
        <w:r>
          <w:rPr/>
          <w:delText xml:space="preserve">Within 2 km, Glaucous-winged Gull reporting rose 1.31-fold and counts rose 1.40-fold from days −7 to −1 to days 0 to 3. Bald Eagle counts rose 1.22-fold and reporting rose 1.23-fold. Both gull changes and the eagle count change survived Benjamini-Hochberg correction within their respective 13-band sets; eagle reporting did not. The full 13-band profile changed at the anchor for both outcomes in both waterbirds.</w:delText>
        </w:r>
      </w:del>
    </w:p>
    <w:p w14:paraId="745B41B1" w14:textId="77777777" w:rsidR="00762553" w:rsidRPr="00FA3BFA" w:rsidRDefault="00000000">
      <w:pPr>
        <w:rPr>
          <w:rFonts w:cs="Times New Roman"/>
          <w:del w:id="9431" w:author="Claude (editorial pass)" w:date="2026-07-26T00:00:00Z"/>
          <w:del w:id="9433" w:author="Claude (editorial pass)" w:date="2026-07-26T00:00:00Z"/>
          <w:del w:id="9435" w:author="Claude (editorial pass)" w:date="2026-07-26T00:00:00Z"/>
          <w:del w:id="9437" w:author="Claude (editorial pass)" w:date="2026-07-26T00:00:00Z"/>
        </w:rPr>
      </w:pPr>
      <w:del w:id="9436" w:author="Claude (editorial pass)" w:date="2026-07-26T00:00:00Z">
        <w:r>
          <w:rPr/>
          <w:delText xml:space="preserve">American Robin showed neither an upward nor a downward 0 to 2 km spike at the anchor under the same rule. Robin reporting instead was 1.149-fold above its same-band baseline during days −7 to −1 (BH q = 0.039). Its full reporting profile changed at the anchor (p = 0.00349), while its count profile did not (p = 0.458).</w:delText>
        </w:r>
      </w:del>
    </w:p>
    <w:p w14:paraId="231A7122" w14:textId="77777777" w:rsidR="00C15184" w:rsidRPr="00FA3BFA" w:rsidRDefault="00000000">
      <w:pPr>
        <w:pStyle w:val="Heading1"/>
        <w:rPr>
          <w:rFonts w:ascii="Times New Roman" w:hAnsi="Times New Roman" w:cs="Times New Roman"/>
        </w:rPr>
      </w:pPr>
      <w:r w:rsidRPr="00FA3BFA">
        <w:rPr>
          <w:rFonts w:ascii="Times New Roman" w:hAnsi="Times New Roman" w:cs="Times New Roman"/>
        </w:rPr>
        <w:t>4 Discussion</w:t>
      </w:r>
    </w:p>
    <w:p w14:paraId="4872EBEF" w14:textId="77777777" w:rsidR="00C15184" w:rsidRPr="00FA3BFA" w:rsidRDefault="00000000">
      <w:pPr>
        <w:pStyle w:val="Heading2"/>
        <w:rPr>
          <w:rFonts w:ascii="Times New Roman" w:hAnsi="Times New Roman" w:cs="Times New Roman"/>
        </w:rPr>
      </w:pPr>
      <w:r w:rsidRPr="00FA3BFA">
        <w:rPr>
          <w:rFonts w:ascii="Times New Roman" w:hAnsi="Times New Roman" w:cs="Times New Roman"/>
        </w:rPr>
        <w:t xml:space="preserve">4.1 </w:t>
      </w:r>
      <w:del w:id="9339" w:author="Claude (editorial pass)" w:date="2026-07-26T00:00:00Z">
        <w:r w:rsidRPr="00FA3BFA">
          <w:rPr>
            <w:rFonts w:ascii="Times New Roman" w:hAnsi="Times New Roman" w:cs="Times New Roman"/>
          </w:rPr>
          <w:delText xml:space="preserve">What the Study Shows</w:delText>
        </w:r>
      </w:del>
      <w:ins w:id="9340" w:author="Claude (editorial pass)" w:date="2026-07-26T00:00:00Z">
        <w:r w:rsidRPr="00FA3BFA">
          <w:rPr>
            <w:rFonts w:ascii="Times New Roman" w:hAnsi="Times New Roman" w:cs="Times New Roman"/>
          </w:rPr>
          <w:t xml:space="preserve">Principal Findings</w:t>
        </w:r>
      </w:ins>
    </w:p>
    <w:p w14:paraId="7BD20DB5" w14:textId="77777777" w:rsidR="00C15184" w:rsidRPr="00FA3BFA" w:rsidRDefault="00000000">
      <w:pPr>
        <w:rPr>
          <w:rFonts w:cs="Times New Roman"/>
        </w:rPr>
      </w:pPr>
      <w:r w:rsidRPr="00FA3BFA">
        <w:rPr>
          <w:rFonts w:cs="Times New Roman"/>
          <w:color w:val="000000"/>
        </w:rPr>
        <w:t xml:space="preserve">Coastal birds were recorded differently around herring spawning events, and the clearest signal was in how many birds observers wrote </w:t>
      </w:r>
      <w:del w:id="9341" w:author="Claude (editorial pass)" w:date="2026-07-26T00:00:00Z">
        <w:r w:rsidRPr="00FA3BFA">
          <w:rPr>
            <w:rFonts w:cs="Times New Roman"/>
            <w:color w:val="000000"/>
          </w:rPr>
          <w:delText xml:space="preserve">down, not </w:delText>
        </w:r>
      </w:del>
      <w:ins w:id="9342" w:author="Claude (editorial pass)" w:date="2026-07-26T00:00:00Z">
        <w:r w:rsidRPr="00FA3BFA">
          <w:rPr>
            <w:rFonts w:cs="Times New Roman"/>
            <w:color w:val="000000"/>
          </w:rPr>
          <w:t xml:space="preserve">down rather than </w:t>
        </w:r>
      </w:ins>
      <w:r w:rsidRPr="00FA3BFA">
        <w:rPr>
          <w:rFonts w:cs="Times New Roman"/>
          <w:color w:val="000000"/>
        </w:rPr>
        <w:t xml:space="preserve">in how often they wrote anything at all. That distinction is the main </w:t>
      </w:r>
      <w:del w:id="9343" w:author="Claude (editorial pass)" w:date="2026-07-26T00:00:00Z">
        <w:r w:rsidRPr="00FA3BFA">
          <w:rPr>
            <w:rFonts w:cs="Times New Roman"/>
            <w:color w:val="000000"/>
          </w:rPr>
          <w:delText xml:space="preserve">result. It </w:delText>
        </w:r>
      </w:del>
      <w:ins w:id="9344" w:author="Claude (editorial pass)" w:date="2026-07-26T00:00:00Z">
        <w:r w:rsidRPr="00FA3BFA">
          <w:rPr>
            <w:rFonts w:cs="Times New Roman"/>
            <w:color w:val="000000"/>
          </w:rPr>
          <w:t xml:space="preserve">result, and it holds up in three ways: it </w:t>
        </w:r>
      </w:ins>
      <w:r w:rsidRPr="00FA3BFA">
        <w:rPr>
          <w:rFonts w:cs="Times New Roman"/>
          <w:color w:val="000000"/>
        </w:rPr>
        <w:t xml:space="preserve">survived every change in how overlapping events were represented, it is the outcome for which the timing test is most decisive, and it is the harder of the two to produce through observer behaviour alone, because writing a larger number means seeing more birds in a way that writing a species name does not.</w:t>
      </w:r>
    </w:p>
    <w:p w14:paraId="4464C972" w14:textId="77777777" w:rsidR="00C15184" w:rsidRPr="00FA3BFA" w:rsidRDefault="00000000">
      <w:pPr>
        <w:rPr>
          <w:rFonts w:cs="Times New Roman"/>
        </w:rPr>
      </w:pPr>
      <w:r w:rsidRPr="00FA3BFA">
        <w:rPr>
          <w:rFonts w:cs="Times New Roman"/>
          <w:color w:val="000000"/>
        </w:rPr>
        <w:t xml:space="preserve">The timing adds detail </w:t>
      </w:r>
      <w:ins w:id="9345" w:author="Claude (editorial pass)" w:date="2026-07-26T00:00:00Z">
        <w:r w:rsidRPr="00FA3BFA">
          <w:rPr>
            <w:rFonts w:cs="Times New Roman"/>
            <w:color w:val="000000"/>
          </w:rPr>
          <w:t xml:space="preserve">that </w:t>
        </w:r>
      </w:ins>
      <w:r w:rsidRPr="00FA3BFA">
        <w:rPr>
          <w:rFonts w:cs="Times New Roman"/>
          <w:color w:val="000000"/>
        </w:rPr>
        <w:t xml:space="preserve">a single before-and-after number cannot. Diving sea ducks reached their largest counts once eggs were </w:t>
      </w:r>
      <w:del w:id="9346" w:author="Claude (editorial pass)" w:date="2026-07-26T00:00:00Z">
        <w:r w:rsidRPr="00FA3BFA">
          <w:rPr>
            <w:rFonts w:cs="Times New Roman"/>
            <w:color w:val="000000"/>
          </w:rPr>
          <w:delText xml:space="preserve">available. Shoreline </w:delText>
        </w:r>
      </w:del>
      <w:ins w:id="9347" w:author="Claude (editorial pass)" w:date="2026-07-26T00:00:00Z">
        <w:r w:rsidRPr="00FA3BFA">
          <w:rPr>
            <w:rFonts w:cs="Times New Roman"/>
            <w:color w:val="000000"/>
          </w:rPr>
          <w:t xml:space="preserve">available, whereas shoreline </w:t>
        </w:r>
      </w:ins>
      <w:r w:rsidRPr="00FA3BFA">
        <w:rPr>
          <w:rFonts w:cs="Times New Roman"/>
          <w:color w:val="000000"/>
        </w:rPr>
        <w:t xml:space="preserve">scavengers peaked as spawning </w:t>
      </w:r>
      <w:del w:id="9348" w:author="Claude (editorial pass)" w:date="2026-07-26T00:00:00Z">
        <w:r w:rsidRPr="00FA3BFA">
          <w:rPr>
            <w:rFonts w:cs="Times New Roman"/>
            <w:color w:val="000000"/>
          </w:rPr>
          <w:delText xml:space="preserve">began, </w:delText>
        </w:r>
      </w:del>
      <w:ins w:id="9349" w:author="Claude (editorial pass)" w:date="2026-07-26T00:00:00Z">
        <w:r w:rsidRPr="00FA3BFA">
          <w:rPr>
            <w:rFonts w:cs="Times New Roman"/>
            <w:color w:val="000000"/>
          </w:rPr>
          <w:t xml:space="preserve">began </w:t>
        </w:r>
      </w:ins>
      <w:r w:rsidRPr="00FA3BFA">
        <w:rPr>
          <w:rFonts w:cs="Times New Roman"/>
          <w:color w:val="000000"/>
        </w:rPr>
        <w:t xml:space="preserve">in both </w:t>
      </w:r>
      <w:del w:id="9350" w:author="Claude (editorial pass)" w:date="2026-07-26T00:00:00Z">
        <w:r w:rsidRPr="00FA3BFA">
          <w:rPr>
            <w:rFonts w:cs="Times New Roman"/>
            <w:color w:val="000000"/>
          </w:rPr>
          <w:delText xml:space="preserve">outcomes. Gulls </w:delText>
        </w:r>
      </w:del>
      <w:ins w:id="9351" w:author="Claude (editorial pass)" w:date="2026-07-26T00:00:00Z">
        <w:r w:rsidRPr="00FA3BFA">
          <w:rPr>
            <w:rFonts w:cs="Times New Roman"/>
            <w:color w:val="000000"/>
          </w:rPr>
          <w:t xml:space="preserve">outcomes, and gulls </w:t>
        </w:r>
      </w:ins>
      <w:r w:rsidRPr="00FA3BFA">
        <w:rPr>
          <w:rFonts w:cs="Times New Roman"/>
          <w:color w:val="000000"/>
        </w:rPr>
        <w:t xml:space="preserve">peaked </w:t>
      </w:r>
      <w:del w:id="9352" w:author="Claude (editorial pass)" w:date="2026-07-26T00:00:00Z">
        <w:r w:rsidRPr="00FA3BFA">
          <w:rPr>
            <w:rFonts w:cs="Times New Roman"/>
            <w:color w:val="000000"/>
          </w:rPr>
          <w:delText xml:space="preserve">at onset </w:delText>
        </w:r>
      </w:del>
      <w:ins w:id="9353" w:author="Claude (editorial pass)" w:date="2026-07-26T00:00:00Z">
        <w:r w:rsidRPr="00FA3BFA">
          <w:rPr>
            <w:rFonts w:cs="Times New Roman"/>
            <w:color w:val="000000"/>
          </w:rPr>
          <w:t xml:space="preserve">early </w:t>
        </w:r>
      </w:ins>
      <w:r w:rsidRPr="00FA3BFA">
        <w:rPr>
          <w:rFonts w:cs="Times New Roman"/>
          <w:color w:val="000000"/>
        </w:rPr>
        <w:t xml:space="preserve">in reporting while showing no timing difference in counts. A test on feeding groups fixed before fitting rejects equal timing in both outcomes, and the groups it separates differ between them. This is what a spawn should look like if it is not one uniform </w:t>
      </w:r>
      <w:del w:id="9354" w:author="Claude (editorial pass)" w:date="2026-07-26T00:00:00Z">
        <w:r w:rsidRPr="00FA3BFA">
          <w:rPr>
            <w:rFonts w:cs="Times New Roman"/>
            <w:color w:val="000000"/>
          </w:rPr>
          <w:delText xml:space="preserve">meal. Adult </w:delText>
        </w:r>
      </w:del>
      <w:ins w:id="9355" w:author="Claude (editorial pass)" w:date="2026-07-26T00:00:00Z">
        <w:r w:rsidRPr="00FA3BFA">
          <w:rPr>
            <w:rFonts w:cs="Times New Roman"/>
            <w:color w:val="000000"/>
          </w:rPr>
          <w:t xml:space="preserve">meal, because adult </w:t>
        </w:r>
      </w:ins>
      <w:r w:rsidRPr="00FA3BFA">
        <w:rPr>
          <w:rFonts w:cs="Times New Roman"/>
          <w:color w:val="000000"/>
        </w:rPr>
        <w:t xml:space="preserve">fish, attached eggs, dislodged eggs, carcasses and the scavengers those attract become available to different birds at different times and depths, and </w:t>
      </w:r>
      <w:ins w:id="9356" w:author="Claude (editorial pass)" w:date="2026-07-26T00:00:00Z">
        <w:r w:rsidRPr="00FA3BFA">
          <w:rPr>
            <w:rFonts w:cs="Times New Roman"/>
            <w:color w:val="000000"/>
          </w:rPr>
          <w:t xml:space="preserve">because </w:t>
        </w:r>
      </w:ins>
      <w:r w:rsidRPr="00FA3BFA">
        <w:rPr>
          <w:rFonts w:cs="Times New Roman"/>
          <w:color w:val="000000"/>
        </w:rPr>
        <w:t xml:space="preserve">a gull flock is conspicuous enough to change whether a checklist mentions the species while a raft of scoters changes how many get counted. The count evidence is much the stronger of the two, </w:t>
      </w:r>
      <w:ins w:id="9357" w:author="Claude (editorial pass)" w:date="2026-07-26T00:00:00Z">
        <w:r w:rsidRPr="00FA3BFA">
          <w:rPr>
            <w:rFonts w:cs="Times New Roman"/>
            <w:color w:val="000000"/>
          </w:rPr>
          <w:t xml:space="preserve">however, </w:t>
        </w:r>
      </w:ins>
      <w:r w:rsidRPr="00FA3BFA">
        <w:rPr>
          <w:rFonts w:cs="Times New Roman"/>
          <w:color w:val="000000"/>
        </w:rPr>
        <w:t xml:space="preserve">and the reporting result should be read as its weaker companion.</w:t>
      </w:r>
    </w:p>
    <w:p w14:paraId="6990FB72" w14:textId="77777777" w:rsidR="00C15184" w:rsidRPr="00FA3BFA" w:rsidRDefault="00000000">
      <w:pPr>
        <w:rPr>
          <w:rFonts w:cs="Times New Roman"/>
        </w:rPr>
      </w:pPr>
      <w:r w:rsidRPr="00FA3BFA">
        <w:rPr>
          <w:rFonts w:cs="Times New Roman"/>
          <w:color w:val="000000"/>
        </w:rPr>
        <w:t xml:space="preserve">The analysis remains observational. It accounts for seasonal change shared by near and far shorelines and for their average difference before </w:t>
      </w:r>
      <w:del w:id="9358" w:author="Claude (editorial pass)" w:date="2026-07-26T00:00:00Z">
        <w:r w:rsidRPr="00FA3BFA">
          <w:rPr>
            <w:rFonts w:cs="Times New Roman"/>
            <w:color w:val="000000"/>
          </w:rPr>
          <w:delText xml:space="preserve">onset, but it cannot remove a change that differs between zones and coincides with spawning, </w:delText>
        </w:r>
      </w:del>
      <w:ins w:id="9359" w:author="Claude (editorial pass)" w:date="2026-07-26T00:00:00Z">
        <w:r w:rsidRPr="00FA3BFA">
          <w:rPr>
            <w:rFonts w:cs="Times New Roman"/>
            <w:color w:val="000000"/>
          </w:rPr>
          <w:t xml:space="preserve">the event date, </w:t>
        </w:r>
      </w:ins>
      <w:r w:rsidRPr="00FA3BFA">
        <w:rPr>
          <w:rFonts w:cs="Times New Roman"/>
          <w:color w:val="000000"/>
        </w:rPr>
        <w:t xml:space="preserve">and it never observes a bird eating </w:t>
      </w:r>
      <w:del w:id="9360" w:author="Claude (editorial pass)" w:date="2026-07-26T00:00:00Z">
        <w:r w:rsidRPr="00FA3BFA">
          <w:rPr>
            <w:rFonts w:cs="Times New Roman"/>
            <w:color w:val="000000"/>
          </w:rPr>
          <w:delText xml:space="preserve">herring, </w:delText>
        </w:r>
      </w:del>
      <w:ins w:id="9361" w:author="Claude (editorial pass)" w:date="2026-07-26T00:00:00Z">
        <w:r w:rsidRPr="00FA3BFA">
          <w:rPr>
            <w:rFonts w:cs="Times New Roman"/>
            <w:color w:val="000000"/>
          </w:rPr>
          <w:t xml:space="preserve">herring or </w:t>
        </w:r>
      </w:ins>
      <w:r w:rsidRPr="00FA3BFA">
        <w:rPr>
          <w:rFonts w:cs="Times New Roman"/>
          <w:color w:val="000000"/>
        </w:rPr>
        <w:t xml:space="preserve">moving toward a </w:t>
      </w:r>
      <w:del w:id="9362" w:author="Claude (editorial pass)" w:date="2026-07-26T00:00:00Z">
        <w:r w:rsidRPr="00FA3BFA">
          <w:rPr>
            <w:rFonts w:cs="Times New Roman"/>
            <w:color w:val="000000"/>
          </w:rPr>
          <w:delText xml:space="preserve">spawn, or being present at all. It </w:delText>
        </w:r>
      </w:del>
      <w:ins w:id="9363" w:author="Claude (editorial pass)" w:date="2026-07-26T00:00:00Z">
        <w:r w:rsidRPr="00FA3BFA">
          <w:rPr>
            <w:rFonts w:cs="Times New Roman"/>
            <w:color w:val="000000"/>
          </w:rPr>
          <w:t xml:space="preserve">spawn. What it </w:t>
        </w:r>
      </w:ins>
      <w:r w:rsidRPr="00FA3BFA">
        <w:rPr>
          <w:rFonts w:cs="Times New Roman"/>
          <w:color w:val="000000"/>
        </w:rPr>
        <w:t xml:space="preserve">observes </w:t>
      </w:r>
      <w:ins w:id="9364" w:author="Claude (editorial pass)" w:date="2026-07-26T00:00:00Z">
        <w:r w:rsidRPr="00FA3BFA">
          <w:rPr>
            <w:rFonts w:cs="Times New Roman"/>
            <w:color w:val="000000"/>
          </w:rPr>
          <w:t xml:space="preserve">is </w:t>
        </w:r>
      </w:ins>
      <w:r w:rsidRPr="00FA3BFA">
        <w:rPr>
          <w:rFonts w:cs="Times New Roman"/>
          <w:color w:val="000000"/>
        </w:rPr>
        <w:t xml:space="preserve">what people wrote on checklists.</w:t>
      </w:r>
    </w:p>
    <w:p w14:paraId="7A0B26DE" w14:textId="77777777" w:rsidR="00C15184" w:rsidRPr="00FA3BFA" w:rsidRDefault="00000000">
      <w:pPr>
        <w:pStyle w:val="Heading2"/>
        <w:rPr>
          <w:rFonts w:ascii="Times New Roman" w:hAnsi="Times New Roman" w:cs="Times New Roman"/>
        </w:rPr>
      </w:pPr>
      <w:r w:rsidRPr="00FA3BFA">
        <w:rPr>
          <w:rFonts w:ascii="Times New Roman" w:hAnsi="Times New Roman" w:cs="Times New Roman"/>
        </w:rPr>
        <w:t xml:space="preserve">4.2 Ecological Interpretation </w:t>
      </w:r>
      <w:del w:id="9365" w:author="Claude (editorial pass)" w:date="2026-07-26T00:00:00Z">
        <w:r w:rsidRPr="00FA3BFA">
          <w:rPr>
            <w:rFonts w:ascii="Times New Roman" w:hAnsi="Times New Roman" w:cs="Times New Roman"/>
          </w:rPr>
          <w:delText xml:space="preserve">Across Bird Groups</w:delText>
        </w:r>
      </w:del>
      <w:ins w:id="9366" w:author="Claude (editorial pass)" w:date="2026-07-26T00:00:00Z">
        <w:r w:rsidRPr="00FA3BFA">
          <w:rPr>
            <w:rFonts w:ascii="Times New Roman" w:hAnsi="Times New Roman" w:cs="Times New Roman"/>
          </w:rPr>
          <w:t xml:space="preserve">by Feeding Group</w:t>
        </w:r>
      </w:ins>
    </w:p>
    <w:p w14:paraId="18DF066A" w14:textId="77777777" w:rsidR="00C15184" w:rsidRPr="00FA3BFA" w:rsidRDefault="00000000">
      <w:pPr>
        <w:pStyle w:val="Heading3"/>
        <w:rPr>
          <w:rFonts w:cs="Times New Roman"/>
        </w:rPr>
      </w:pPr>
      <w:r w:rsidRPr="00FA3BFA">
        <w:rPr>
          <w:rFonts w:cs="Times New Roman"/>
        </w:rPr>
        <w:t>Sea Ducks</w:t>
      </w:r>
    </w:p>
    <w:p w14:paraId="3F05DC69" w14:textId="77777777" w:rsidR="00C15184" w:rsidRPr="00FA3BFA" w:rsidRDefault="00000000">
      <w:pPr>
        <w:rPr>
          <w:rFonts w:cs="Times New Roman"/>
        </w:rPr>
      </w:pPr>
      <w:r w:rsidRPr="00FA3BFA">
        <w:rPr>
          <w:rFonts w:cs="Times New Roman"/>
          <w:color w:val="000000"/>
        </w:rPr>
        <w:t>The scoter results fit local aggregation most closely. Surf and White-winged Scoters were counted in larger numbers, 1.30 and 1.17, without being reported more often, and both peaked once eggs were available instead of at onset. That is what birds already in the area concentrating over accessible roe would look like, and it matches the diving and foraging behaviour recorded during spawning events elsewhere on this coast (Lewis, Esler, and Boyd 2007; Lok et al. 2008). Whether the same individuals then move on to later spawns, as the resource-wave reading suggests (Lok et al. 2012; Armstrong et al. 2016), is a question about trajectories this design cannot answer. A bird that followed successive spawns and a bird that gathered locally at each one would leave the same trace here.</w:t>
      </w:r>
    </w:p>
    <w:p w14:paraId="5EE5820F" w14:textId="77777777" w:rsidR="00C15184" w:rsidRPr="00FA3BFA" w:rsidRDefault="00000000">
      <w:commentRangeStart w:id="140"/>
      <w:commentRangeStart w:id="18"/>
      <w:pPr>
        <w:rPr>
          <w:rFonts w:cs="Times New Roman"/>
        </w:rPr>
      </w:pPr>
      <w:r w:rsidRPr="00FA3BFA">
        <w:rPr>
          <w:rFonts w:cs="Times New Roman"/>
          <w:color w:val="000000"/>
        </w:rPr>
        <w:t>Scoter reporting depended on how concurrent events were encoded. Surf Scoter reporting was flat in the main analysis and negative under nearest-event assignment, so that component should not be treated as settled. The count result held under both encodings and under the binary version, which is the pattern across the whole family and the reason counts carry more of the argument here.</w:t>
      </w:r>
      <w:commentRangeEnd w:id="18"/>
      <w:r w:rsidRPr="00FA3BFA">
        <w:rPr>
          <w:rFonts w:cs="Times New Roman"/>
          <w:color w:val="000000"/>
        </w:rPr>
        <w:commentReference w:id="18"/>
      </w:r>
      <w:commentRangeEnd w:id="140"/>
      <w:r w:rsidRPr="00FA3BFA">
        <w:rPr>
          <w:rFonts w:cs="Times New Roman"/>
          <w:color w:val="000000"/>
        </w:rPr>
        <w:commentReference w:id="140"/>
      </w:r>
    </w:p>
    <w:p w14:paraId="25BB5217" w14:textId="77777777" w:rsidR="00C15184" w:rsidRPr="00FA3BFA" w:rsidRDefault="00000000">
      <w:pPr>
        <w:rPr>
          <w:rFonts w:cs="Times New Roman"/>
        </w:rPr>
      </w:pPr>
      <w:r w:rsidRPr="00FA3BFA">
        <w:rPr>
          <w:rFonts w:cs="Times New Roman"/>
          <w:color w:val="000000"/>
        </w:rPr>
        <w:t>Harlequin Duck responded strongly in both outcomes, 1.20 in counts and 1.15 in reporting, with increases around spawn start and early egg availability. Earlier work in this strait documented aggregation and site use by this species during spawning (Rodway et al. 2003), and it is the bird for which the regional record and the focused fieldwork agree most closely. Long-tailed Duck produced the largest count increase in the study at 1.43, which is more surprising. It is scarce here, on 1.4% of checklists, and the regional herring literature does not nominate it.</w:t>
      </w:r>
    </w:p>
    <w:p w14:paraId="1E4911A0" w14:textId="77777777" w:rsidR="00C15184" w:rsidRPr="00FA3BFA" w:rsidRDefault="00000000">
      <w:pPr>
        <w:rPr>
          <w:rFonts w:cs="Times New Roman"/>
        </w:rPr>
      </w:pPr>
      <w:r w:rsidRPr="00FA3BFA">
        <w:rPr>
          <w:rFonts w:cs="Times New Roman"/>
          <w:color w:val="000000"/>
        </w:rPr>
        <w:t>Bufflehead, Common Goldeneye and Greater Scaup were also counted in larger numbers, 1.12, 1.20 and 1.16, which extends the pattern well beyond the three best-known roe feeders and gives the group seven significant count results out of ten. Two readings are available and these data do not separate them. These birds may be reaching the same roe by the same route, which their diving habit makes physically possible, or they may simply share the sheltered shallows where spawn is deposited during the same weeks. The timing result gives weak support to the first, since the late peak belongs to the group and not to the scoters alone.</w:t>
      </w:r>
    </w:p>
    <w:p w14:paraId="7435F5B9" w14:textId="77777777" w:rsidR="00C15184" w:rsidRPr="00FA3BFA" w:rsidRDefault="00000000">
      <w:pPr>
        <w:pStyle w:val="Heading3"/>
        <w:rPr>
          <w:rFonts w:cs="Times New Roman"/>
        </w:rPr>
      </w:pPr>
      <w:r w:rsidRPr="00FA3BFA">
        <w:rPr>
          <w:rFonts w:cs="Times New Roman"/>
        </w:rPr>
        <w:t>Piscivores, Gulls and Raptors</w:t>
      </w:r>
    </w:p>
    <w:p w14:paraId="5520A8CD" w14:textId="77777777" w:rsidR="00C15184" w:rsidRPr="00FA3BFA" w:rsidRDefault="00000000">
      <w:pPr>
        <w:rPr>
          <w:rFonts w:cs="Times New Roman"/>
        </w:rPr>
      </w:pPr>
      <w:r w:rsidRPr="00FA3BFA">
        <w:rPr>
          <w:rFonts w:cs="Times New Roman"/>
          <w:color w:val="000000"/>
        </w:rPr>
        <w:t>Common Merganser rose in both outcomes with both peaks close to onset, and Red-breasted Merganser, Pacific Loon, Common Loon and Double-crested Cormorant were counted in larger numbers. That is what pursuit divers meeting adult herring, or prey concentrated around a spawn, would produce in the first days of an event, and several profiles decline afterwards as a short opportunity would. The dates alone cannot say whether the fish stayed accessible or the birds left. What weakens the reading is that seven of the twelve species in this group showed nothing, including all three grebes, and the group's timing was flat, so the early peak belongs to particular species and not to pursuit-diving as a strategy.</w:t>
      </w:r>
    </w:p>
    <w:p w14:paraId="60F89E35" w14:textId="77777777" w:rsidR="00C15184" w:rsidRPr="00FA3BFA" w:rsidRDefault="00000000">
      <w:pPr>
        <w:rPr>
          <w:rFonts w:cs="Times New Roman"/>
        </w:rPr>
      </w:pPr>
      <w:r w:rsidRPr="00FA3BFA">
        <w:rPr>
          <w:rFonts w:cs="Times New Roman"/>
        </w:rPr>
        <w:t>Gulls produced the strongest reporting changes in the study. Bonaparte's, American Herring, California, Iceland, Short-billed and Glaucous-winged Gull were all reported significantly more often, and four were also counted in larger numbers. Gulls take eggs, adults, carcasses and displaced invertebrates, they feed at the surface and along the strandline without diving, and they are the largest avian consumers of deposited spawn in comparable systems (Haegele 1993; Bishop and Green 2001). A response concentrated at onset, which is what the timing test finds for reporting, fits birds arriving quickly at a conspicuous event.</w:t>
      </w:r>
    </w:p>
    <w:p w14:paraId="3CDA3A03" w14:textId="77777777" w:rsidR="00C15184" w:rsidRPr="00FA3BFA" w:rsidRDefault="00000000">
      <w:pPr>
        <w:rPr>
          <w:rFonts w:cs="Times New Roman"/>
        </w:rPr>
      </w:pPr>
      <w:r w:rsidRPr="00FA3BFA">
        <w:rPr>
          <w:rFonts w:cs="Times New Roman"/>
          <w:color w:val="000000"/>
        </w:rPr>
        <w:t>The gulls also show the limits of community-science data as clearly as its strengths. A large feeding flock is conspicuous, it may draw observers and generate extra checklists, and a gull flock is far easier to report than to count. The internal structure of these results fits that concern. Bonaparte's Gull, with the largest reporting increase in the study at 1.48, has a count estimate spanning 0.87 to 1.56, so nothing about its recorded flock sizes changed detectably. A reporting increase with no matching count increase is what an observation effect would produce. It is also what a genuine increase in the number of sites holding a few birds would produce.</w:t>
      </w:r>
    </w:p>
    <w:p w14:paraId="1AF04801" w14:textId="77777777" w:rsidR="00C15184" w:rsidRPr="00FA3BFA" w:rsidRDefault="00000000">
      <w:pPr>
        <w:rPr>
          <w:rFonts w:cs="Times New Roman"/>
        </w:rPr>
      </w:pPr>
      <w:r w:rsidRPr="00FA3BFA">
        <w:rPr>
          <w:rFonts w:cs="Times New Roman"/>
        </w:rPr>
        <w:t>Bald Eagle rose briefly near onset and was counted in larger numbers, 1.06, a small increase and among the most precise in the family. Eagles take spawning herring directly, scavenge carcasses and displaced fish, and gather where other predators concentrate prey (Willson and Womble 2006). They were the only one of four shoreline scavengers to show anything, which matters because American Crow, Common Raven and Great Blue Heron are among the most frequently reported birds in the family and their flat estimates are precise. If strandline scavenging drove a broad response, those three are the birds best placed to show it.</w:t>
      </w:r>
    </w:p>
    <w:p w14:paraId="0F0709B6" w14:textId="77777777" w:rsidR="00BF0BAC" w:rsidRPr="00FA3BFA" w:rsidRDefault="00000000">
      <w:pPr>
        <w:rPr>
          <w:rFonts w:cs="Times New Roman"/>
        </w:rPr>
      </w:pPr>
      <w:r w:rsidRPr="00FA3BFA">
        <w:rPr>
          <w:rFonts w:cs="Times New Roman"/>
        </w:rPr>
        <w:t>At 2 km resolution, the eagle, robin and gull comparison narrows what observer behaviour can explain. Both waterbirds changed at the recorded event-date midpoint in the innermost band, and counts rose for each. The robin did not show an anchor spike under the same rule, which weighs against a general increase on all checklists close to recorded spawning points. Its reporting rose during the preceding week and its wider profile changed, so the control does not remove species-specific seasonality or every change in observer behaviour. The result is a localized waterbird pattern, not a causal distance threshold.</w:t>
      </w:r>
    </w:p>
    <w:p w14:paraId="1C0C3933" w14:textId="77777777" w:rsidR="00762553" w:rsidRPr="00FA3BFA" w:rsidRDefault="00000000">
      <w:pPr>
        <w:pStyle w:val="Heading3"/>
        <w:rPr>
          <w:rFonts w:cs="Times New Roman"/>
        </w:rPr>
      </w:pPr>
      <w:del w:id="9367" w:author="Claude (editorial pass)" w:date="2026-07-26T00:00:00Z">
        <w:r w:rsidRPr="00FA3BFA">
          <w:rPr>
            <w:rFonts w:cs="Times New Roman"/>
          </w:rPr>
          <w:delText xml:space="preserve">Birds </w:delText>
        </w:r>
      </w:del>
      <w:ins w:id="9368" w:author="Claude (editorial pass)" w:date="2026-07-26T00:00:00Z">
        <w:r w:rsidRPr="00FA3BFA">
          <w:rPr>
            <w:rFonts w:cs="Times New Roman"/>
          </w:rPr>
          <w:t xml:space="preserve">Expected Responders </w:t>
        </w:r>
      </w:ins>
      <w:r w:rsidRPr="00FA3BFA">
        <w:rPr>
          <w:rFonts w:cs="Times New Roman"/>
        </w:rPr>
        <w:t xml:space="preserve">That </w:t>
      </w:r>
      <w:del w:id="9369" w:author="Claude (editorial pass)" w:date="2026-07-26T00:00:00Z">
        <w:r w:rsidRPr="00FA3BFA">
          <w:rPr>
            <w:rFonts w:cs="Times New Roman"/>
          </w:rPr>
          <w:delText xml:space="preserve">Should Have Responded and </w:delText>
        </w:r>
      </w:del>
      <w:r w:rsidRPr="00FA3BFA">
        <w:rPr>
          <w:rFonts w:cs="Times New Roman"/>
        </w:rPr>
        <w:t xml:space="preserve">Did </w:t>
      </w:r>
      <w:del w:id="9370" w:author="Claude (editorial pass)" w:date="2026-07-26T00:00:00Z">
        <w:r w:rsidRPr="00FA3BFA">
          <w:rPr>
            <w:rFonts w:cs="Times New Roman"/>
          </w:rPr>
          <w:delText xml:space="preserve">Not</w:delText>
        </w:r>
      </w:del>
      <w:ins w:id="9371" w:author="Claude (editorial pass)" w:date="2026-07-26T00:00:00Z">
        <w:r w:rsidRPr="00FA3BFA">
          <w:rPr>
            <w:rFonts w:cs="Times New Roman"/>
          </w:rPr>
          <w:t xml:space="preserve">Not Respond</w:t>
        </w:r>
      </w:ins>
    </w:p>
    <w:p w14:paraId="1BFB2834" w14:textId="77777777" w:rsidR="00762553" w:rsidRPr="00FA3BFA" w:rsidRDefault="00000000">
      <w:pPr>
        <w:rPr>
          <w:rFonts w:cs="Times New Roman"/>
        </w:rPr>
      </w:pPr>
      <w:r w:rsidRPr="00FA3BFA">
        <w:rPr>
          <w:rFonts w:cs="Times New Roman"/>
        </w:rPr>
        <w:t>Shorebirds take herring eggs from exposed substrate (Bishop and Green 2001), yet Black Oystercatcher, Dunlin, Black Turnstone and Black-bellied Plover were all reported slightly less often, none significantly, and none was counted in larger numbers. Surfbird's apparently large reporting estimate of 1.37 spans 0.97 to 1.94. Two explanations fit and these data cannot choose between them. Eggs reach a wader only when the tide uncovers them, and these models carry no tidal or diel term, so a response confined to a few hours around low water would be diluted across every checklist submitted at other states of the tide. Alternatively, shorebird use of spawn here may be real but too localized to appear in a comparison drawn across a whole strait. Either way this is a limit on what a regional record can detect, not evidence that shorebirds ignore spawn.</w:t>
      </w:r>
    </w:p>
    <w:p w14:paraId="0D422218" w14:textId="77777777" w:rsidR="00762553" w:rsidRPr="00FA3BFA" w:rsidRDefault="00000000">
      <w:pPr>
        <w:rPr>
          <w:rFonts w:cs="Times New Roman"/>
        </w:rPr>
      </w:pPr>
      <w:r w:rsidRPr="00FA3BFA">
        <w:rPr>
          <w:rFonts w:cs="Times New Roman"/>
        </w:rPr>
        <w:t>Alcids are the cleaner negative. None of Pigeon Guillemot, Marbled Murrelet, Common Murre or Rhinoceros Auklet came close to significance in either outcome, and three of the four were reported slightly less often. These birds chase fish in open water instead of working a shoreline deposit, so the absence of a response is what their ecology predicts. A design that found something in every group would be more troubling than one that finds nothing here.</w:t>
      </w:r>
    </w:p>
    <w:p w14:paraId="3D22A5F8" w14:textId="77777777" w:rsidR="00C15184" w:rsidRPr="00FA3BFA" w:rsidRDefault="00000000">
      <w:pPr>
        <w:pStyle w:val="Heading3"/>
        <w:rPr>
          <w:rFonts w:cs="Times New Roman"/>
        </w:rPr>
      </w:pPr>
      <w:r w:rsidRPr="00FA3BFA">
        <w:rPr>
          <w:rFonts w:cs="Times New Roman"/>
        </w:rPr>
        <w:t xml:space="preserve">Taxa Without </w:t>
      </w:r>
      <w:del w:id="9372" w:author="Claude (editorial pass)" w:date="2026-07-26T00:00:00Z">
        <w:r w:rsidRPr="00FA3BFA">
          <w:rPr>
            <w:rFonts w:cs="Times New Roman"/>
          </w:rPr>
          <w:delText xml:space="preserve">a Strong </w:delText>
        </w:r>
      </w:del>
      <w:ins w:id="9373" w:author="Claude (editorial pass)" w:date="2026-07-26T00:00:00Z">
        <w:r w:rsidRPr="00FA3BFA">
          <w:rPr>
            <w:rFonts w:cs="Times New Roman"/>
          </w:rPr>
          <w:t xml:space="preserve">an Established </w:t>
        </w:r>
      </w:ins>
      <w:r w:rsidRPr="00FA3BFA">
        <w:rPr>
          <w:rFonts w:cs="Times New Roman"/>
        </w:rPr>
        <w:t xml:space="preserve">Herring </w:t>
      </w:r>
      <w:del w:id="9374" w:author="Claude (editorial pass)" w:date="2026-07-26T00:00:00Z">
        <w:r w:rsidRPr="00FA3BFA">
          <w:rPr>
            <w:rFonts w:cs="Times New Roman"/>
          </w:rPr>
          <w:delText xml:space="preserve">Expectation</w:delText>
        </w:r>
      </w:del>
      <w:ins w:id="9375" w:author="Claude (editorial pass)" w:date="2026-07-26T00:00:00Z">
        <w:r w:rsidRPr="00FA3BFA">
          <w:rPr>
            <w:rFonts w:cs="Times New Roman"/>
          </w:rPr>
          <w:t xml:space="preserve">Association</w:t>
        </w:r>
      </w:ins>
    </w:p>
    <w:p w14:paraId="7545FE39" w14:textId="77777777" w:rsidR="00C15184" w:rsidRPr="00FA3BFA" w:rsidRDefault="00000000">
      <w:pPr>
        <w:rPr>
          <w:rFonts w:cs="Times New Roman"/>
        </w:rPr>
      </w:pPr>
      <w:r w:rsidRPr="00FA3BFA">
        <w:rPr>
          <w:rFonts w:cs="Times New Roman"/>
          <w:color w:val="000000"/>
        </w:rPr>
        <w:t>Positive results for American Wigeon, Northern Pintail, Mallard, Brant and, in the exploratory comparison, Northern Shoveler cannot be attributed with any confidence. Three were assigned before fitting to a weak surface-feeding roe-use group, and dabbling ducks have been seen taking stranded and drifting eggs on spawning beaches here (J. T. Dingwall, personal observation), so a feeding route is open to them even though the published record does not document it. Equally, these are abundant birds on sheltered shorelines in late winter, and a process with nothing to do with herring would put them in the same places at the same time. Their group responded through reporting and not counts, and its timing was flat, which separates it from the roe-feeding divers without identifying what produced it.</w:t>
      </w:r>
    </w:p>
    <w:p w14:paraId="1936B676" w14:textId="77777777" w:rsidR="00C15184" w:rsidRPr="00FA3BFA" w:rsidRDefault="00000000">
      <w:pPr>
        <w:rPr>
          <w:rFonts w:cs="Times New Roman"/>
        </w:rPr>
      </w:pPr>
      <w:r w:rsidRPr="00FA3BFA">
        <w:rPr>
          <w:rFonts w:cs="Times New Roman"/>
          <w:color w:val="000000"/>
        </w:rPr>
        <w:t xml:space="preserve">That leaves the comparators carrying less weight than expected, though not for the obvious reason. Gadwall and Northern Shoveler are the only birds here with no established herring association, and they split on significance and, once intervals are attached, on shape. Gadwall's profile is flat within its own uncertainty and neither of its baseline-referenced values differs from one, so it contributes nothing in either direction. Northern Shoveler climbs from baseline through late egg availability, exceeds one, and reaches its largest value in the late-egg window instead of during spawning. A gradient still rising four weeks after onset is what a seasonal process such as migration timing would produce, not what a two-week food pulse would produce. </w:t>
      </w:r>
      <w:del w:id="9376" w:author="Claude (editorial pass)" w:date="2026-07-26T00:00:00Z">
        <w:r w:rsidRPr="00FA3BFA">
          <w:rPr>
            <w:rFonts w:cs="Times New Roman"/>
            <w:color w:val="000000"/>
          </w:rPr>
          <w:delText xml:space="preserve">That is enough to say the </w:delText>
        </w:r>
      </w:del>
      <w:ins w:id="9377" w:author="Claude (editorial pass)" w:date="2026-07-26T00:00:00Z">
        <w:r w:rsidRPr="00FA3BFA">
          <w:rPr>
            <w:rFonts w:cs="Times New Roman"/>
            <w:color w:val="000000"/>
          </w:rPr>
          <w:t xml:space="preserve">The </w:t>
        </w:r>
      </w:ins>
      <w:r w:rsidRPr="00FA3BFA">
        <w:rPr>
          <w:rFonts w:cs="Times New Roman"/>
          <w:color w:val="000000"/>
        </w:rPr>
        <w:t xml:space="preserve">pair </w:t>
      </w:r>
      <w:ins w:id="9378" w:author="Claude (editorial pass)" w:date="2026-07-26T00:00:00Z">
        <w:r w:rsidRPr="00FA3BFA">
          <w:rPr>
            <w:rFonts w:cs="Times New Roman"/>
            <w:color w:val="000000"/>
          </w:rPr>
          <w:t xml:space="preserve">therefore </w:t>
        </w:r>
      </w:ins>
      <w:r w:rsidRPr="00FA3BFA">
        <w:rPr>
          <w:rFonts w:cs="Times New Roman"/>
          <w:color w:val="000000"/>
        </w:rPr>
        <w:t xml:space="preserve">does not establish specificity, and </w:t>
      </w:r>
      <w:del w:id="9379" w:author="Claude (editorial pass)" w:date="2026-07-26T00:00:00Z">
        <w:r w:rsidRPr="00FA3BFA">
          <w:rPr>
            <w:rFonts w:cs="Times New Roman"/>
            <w:color w:val="000000"/>
          </w:rPr>
          <w:delText xml:space="preserve">enough to show </w:delText>
        </w:r>
      </w:del>
      <w:ins w:id="9380" w:author="Claude (editorial pass)" w:date="2026-07-26T00:00:00Z">
        <w:r w:rsidRPr="00FA3BFA">
          <w:rPr>
            <w:rFonts w:cs="Times New Roman"/>
            <w:color w:val="000000"/>
          </w:rPr>
          <w:t xml:space="preserve">it shows </w:t>
        </w:r>
      </w:ins>
      <w:r w:rsidRPr="00FA3BFA">
        <w:rPr>
          <w:rFonts w:cs="Times New Roman"/>
          <w:color w:val="000000"/>
        </w:rPr>
        <w:t xml:space="preserve">that a directional seasonal difference between near and far shorelines can arise in a bird with no herring </w:t>
      </w:r>
      <w:del w:id="9381" w:author="Claude (editorial pass)" w:date="2026-07-26T00:00:00Z">
        <w:r w:rsidRPr="00FA3BFA">
          <w:rPr>
            <w:rFonts w:cs="Times New Roman"/>
            <w:color w:val="000000"/>
          </w:rPr>
          <w:delText xml:space="preserve">link. It is not enough to </w:delText>
        </w:r>
      </w:del>
      <w:ins w:id="9382" w:author="Claude (editorial pass)" w:date="2026-07-26T00:00:00Z">
        <w:r w:rsidRPr="00FA3BFA">
          <w:rPr>
            <w:rFonts w:cs="Times New Roman"/>
            <w:color w:val="000000"/>
          </w:rPr>
          <w:t xml:space="preserve">link, though one species cannot </w:t>
        </w:r>
      </w:ins>
      <w:r w:rsidRPr="00FA3BFA">
        <w:rPr>
          <w:rFonts w:cs="Times New Roman"/>
          <w:color w:val="000000"/>
        </w:rPr>
        <w:t xml:space="preserve">say how common such structure </w:t>
      </w:r>
      <w:del w:id="9383" w:author="Claude (editorial pass)" w:date="2026-07-26T00:00:00Z">
        <w:r w:rsidRPr="00FA3BFA">
          <w:rPr>
            <w:rFonts w:cs="Times New Roman"/>
            <w:color w:val="000000"/>
          </w:rPr>
          <w:delText xml:space="preserve">is, because it rests on one species.</w:delText>
        </w:r>
      </w:del>
      <w:ins w:id="9384" w:author="Claude (editorial pass)" w:date="2026-07-26T00:00:00Z">
        <w:r w:rsidRPr="00FA3BFA">
          <w:rPr>
            <w:rFonts w:cs="Times New Roman"/>
            <w:color w:val="000000"/>
          </w:rPr>
          <w:t xml:space="preserve">is.</w:t>
        </w:r>
      </w:ins>
    </w:p>
    <w:p w14:paraId="63029A1E" w14:textId="77777777" w:rsidR="00C15184" w:rsidRPr="00FA3BFA" w:rsidRDefault="00000000">
      <w:pPr>
        <w:pStyle w:val="Heading2"/>
        <w:rPr>
          <w:rFonts w:ascii="Times New Roman" w:hAnsi="Times New Roman" w:cs="Times New Roman"/>
        </w:rPr>
      </w:pPr>
      <w:r w:rsidRPr="00FA3BFA">
        <w:rPr>
          <w:rFonts w:ascii="Times New Roman" w:hAnsi="Times New Roman" w:cs="Times New Roman"/>
        </w:rPr>
        <w:t xml:space="preserve">4.3 </w:t>
      </w:r>
      <w:del w:id="9385" w:author="Claude (editorial pass)" w:date="2026-07-26T00:00:00Z">
        <w:r w:rsidRPr="00FA3BFA">
          <w:rPr>
            <w:rFonts w:ascii="Times New Roman" w:hAnsi="Times New Roman" w:cs="Times New Roman"/>
          </w:rPr>
          <w:delText xml:space="preserve">Why Reported Number Was More Stable Than Checklist Reporting</w:delText>
        </w:r>
      </w:del>
      <w:ins w:id="9386" w:author="Claude (editorial pass)" w:date="2026-07-26T00:00:00Z">
        <w:r w:rsidRPr="00FA3BFA">
          <w:rPr>
            <w:rFonts w:ascii="Times New Roman" w:hAnsi="Times New Roman" w:cs="Times New Roman"/>
          </w:rPr>
          <w:t xml:space="preserve">Divergence Between the Count and Reporting Outcomes</w:t>
        </w:r>
      </w:ins>
    </w:p>
    <w:p w14:paraId="75DF5526" w14:textId="77777777" w:rsidR="00C15184" w:rsidRPr="00FA3BFA" w:rsidRDefault="00000000">
      <w:pPr>
        <w:rPr>
          <w:rFonts w:cs="Times New Roman"/>
        </w:rPr>
      </w:pPr>
      <w:r w:rsidRPr="00FA3BFA">
        <w:rPr>
          <w:rFonts w:cs="Times New Roman"/>
          <w:color w:val="000000"/>
        </w:rPr>
        <w:t xml:space="preserve">Reporting and counting sit at different stages of the same </w:t>
      </w:r>
      <w:del w:id="9387" w:author="Claude (editorial pass)" w:date="2026-07-26T00:00:00Z">
        <w:r w:rsidRPr="00FA3BFA">
          <w:rPr>
            <w:rFonts w:cs="Times New Roman"/>
            <w:color w:val="000000"/>
          </w:rPr>
          <w:delText xml:space="preserve">process. Reporting </w:delText>
        </w:r>
      </w:del>
      <w:ins w:id="9388" w:author="Claude (editorial pass)" w:date="2026-07-26T00:00:00Z">
        <w:r w:rsidRPr="00FA3BFA">
          <w:rPr>
            <w:rFonts w:cs="Times New Roman"/>
            <w:color w:val="000000"/>
          </w:rPr>
          <w:t xml:space="preserve">process, since reporting </w:t>
        </w:r>
      </w:ins>
      <w:r w:rsidRPr="00FA3BFA">
        <w:rPr>
          <w:rFonts w:cs="Times New Roman"/>
          <w:color w:val="000000"/>
        </w:rPr>
        <w:t xml:space="preserve">needs a bird to be present, available, detected, identified and written </w:t>
      </w:r>
      <w:del w:id="9389" w:author="Claude (editorial pass)" w:date="2026-07-26T00:00:00Z">
        <w:r w:rsidRPr="00FA3BFA">
          <w:rPr>
            <w:rFonts w:cs="Times New Roman"/>
            <w:color w:val="000000"/>
          </w:rPr>
          <w:delText xml:space="preserve">down. The </w:delText>
        </w:r>
      </w:del>
      <w:ins w:id="9390" w:author="Claude (editorial pass)" w:date="2026-07-26T00:00:00Z">
        <w:r w:rsidRPr="00FA3BFA">
          <w:rPr>
            <w:rFonts w:cs="Times New Roman"/>
            <w:color w:val="000000"/>
          </w:rPr>
          <w:t xml:space="preserve">down, whereas the </w:t>
        </w:r>
      </w:ins>
      <w:r w:rsidRPr="00FA3BFA">
        <w:rPr>
          <w:rFonts w:cs="Times New Roman"/>
          <w:color w:val="000000"/>
        </w:rPr>
        <w:t xml:space="preserve">count model starts after all of </w:t>
      </w:r>
      <w:del w:id="9391" w:author="Claude (editorial pass)" w:date="2026-07-26T00:00:00Z">
        <w:r w:rsidRPr="00FA3BFA">
          <w:rPr>
            <w:rFonts w:cs="Times New Roman"/>
            <w:color w:val="000000"/>
          </w:rPr>
          <w:delText xml:space="preserve">that, </w:delText>
        </w:r>
      </w:del>
      <w:ins w:id="9392" w:author="Claude (editorial pass)" w:date="2026-07-26T00:00:00Z">
        <w:r w:rsidRPr="00FA3BFA">
          <w:rPr>
            <w:rFonts w:cs="Times New Roman"/>
            <w:color w:val="000000"/>
          </w:rPr>
          <w:t xml:space="preserve">that </w:t>
        </w:r>
      </w:ins>
      <w:r w:rsidRPr="00FA3BFA">
        <w:rPr>
          <w:rFonts w:cs="Times New Roman"/>
          <w:color w:val="000000"/>
        </w:rPr>
        <w:t xml:space="preserve">and only when the observer supplied a number. A species can therefore turn up in larger flocks without appearing on more checklists, as Surf Scoter did, or the reverse. That ordering matters for the outcome carrying the main </w:t>
      </w:r>
      <w:del w:id="9393" w:author="Claude (editorial pass)" w:date="2026-07-26T00:00:00Z">
        <w:r w:rsidRPr="00FA3BFA">
          <w:rPr>
            <w:rFonts w:cs="Times New Roman"/>
            <w:color w:val="000000"/>
          </w:rPr>
          <w:delText xml:space="preserve">conclusion. Counts </w:delText>
        </w:r>
      </w:del>
      <w:ins w:id="9394" w:author="Claude (editorial pass)" w:date="2026-07-26T00:00:00Z">
        <w:r w:rsidRPr="00FA3BFA">
          <w:rPr>
            <w:rFonts w:cs="Times New Roman"/>
            <w:color w:val="000000"/>
          </w:rPr>
          <w:t xml:space="preserve">conclusion, because counts </w:t>
        </w:r>
      </w:ins>
      <w:r w:rsidRPr="00FA3BFA">
        <w:rPr>
          <w:rFonts w:cs="Times New Roman"/>
          <w:color w:val="000000"/>
        </w:rPr>
        <w:t xml:space="preserve">are measured among records that were made and quantified, and reporting itself rose for 13 species, so for those species the checklists contributing counts after </w:t>
      </w:r>
      <w:del w:id="9395" w:author="Claude (editorial pass)" w:date="2026-07-26T00:00:00Z">
        <w:r w:rsidRPr="00FA3BFA">
          <w:rPr>
            <w:rFonts w:cs="Times New Roman"/>
            <w:color w:val="000000"/>
          </w:rPr>
          <w:delText xml:space="preserve">onset </w:delText>
        </w:r>
      </w:del>
      <w:ins w:id="9396" w:author="Claude (editorial pass)" w:date="2026-07-26T00:00:00Z">
        <w:r w:rsidRPr="00FA3BFA">
          <w:rPr>
            <w:rFonts w:cs="Times New Roman"/>
            <w:color w:val="000000"/>
          </w:rPr>
          <w:t xml:space="preserve">the event date </w:t>
        </w:r>
      </w:ins>
      <w:r w:rsidRPr="00FA3BFA">
        <w:rPr>
          <w:rFonts w:cs="Times New Roman"/>
          <w:color w:val="000000"/>
        </w:rPr>
        <w:t xml:space="preserve">are not the set that would have contributed before. Part of the count increase may therefore describe which checklists carried a number </w:t>
      </w:r>
      <w:del w:id="9397" w:author="Claude (editorial pass)" w:date="2026-07-26T00:00:00Z">
        <w:r w:rsidRPr="00FA3BFA">
          <w:rPr>
            <w:rFonts w:cs="Times New Roman"/>
            <w:color w:val="000000"/>
          </w:rPr>
          <w:delText xml:space="preserve">and not </w:delText>
        </w:r>
      </w:del>
      <w:ins w:id="9398" w:author="Claude (editorial pass)" w:date="2026-07-26T00:00:00Z">
        <w:r w:rsidRPr="00FA3BFA">
          <w:rPr>
            <w:rFonts w:cs="Times New Roman"/>
            <w:color w:val="000000"/>
          </w:rPr>
          <w:t xml:space="preserve">rather than </w:t>
        </w:r>
      </w:ins>
      <w:r w:rsidRPr="00FA3BFA">
        <w:rPr>
          <w:rFonts w:cs="Times New Roman"/>
          <w:color w:val="000000"/>
        </w:rPr>
        <w:t xml:space="preserve">how many birds were on them. The concern is weakest where reporting did not move, and Surf Scoter, flat in reporting and up 1.30 in counts, is the clearest such </w:t>
      </w:r>
      <w:del w:id="9399" w:author="Claude (editorial pass)" w:date="2026-07-26T00:00:00Z">
        <w:r w:rsidRPr="00FA3BFA">
          <w:rPr>
            <w:rFonts w:cs="Times New Roman"/>
            <w:color w:val="000000"/>
          </w:rPr>
          <w:delText xml:space="preserve">case. Where </w:delText>
        </w:r>
      </w:del>
      <w:ins w:id="9400" w:author="Claude (editorial pass)" w:date="2026-07-26T00:00:00Z">
        <w:r w:rsidRPr="00FA3BFA">
          <w:rPr>
            <w:rFonts w:cs="Times New Roman"/>
            <w:color w:val="000000"/>
          </w:rPr>
          <w:t xml:space="preserve">case, while for species in which </w:t>
        </w:r>
      </w:ins>
      <w:r w:rsidRPr="00FA3BFA">
        <w:rPr>
          <w:rFonts w:cs="Times New Roman"/>
          <w:color w:val="000000"/>
        </w:rPr>
        <w:t xml:space="preserve">both </w:t>
      </w:r>
      <w:del w:id="9401" w:author="Claude (editorial pass)" w:date="2026-07-26T00:00:00Z">
        <w:r w:rsidRPr="00FA3BFA">
          <w:rPr>
            <w:rFonts w:cs="Times New Roman"/>
            <w:color w:val="000000"/>
          </w:rPr>
          <w:delText xml:space="preserve">moved, </w:delText>
        </w:r>
      </w:del>
      <w:ins w:id="9402" w:author="Claude (editorial pass)" w:date="2026-07-26T00:00:00Z">
        <w:r w:rsidRPr="00FA3BFA">
          <w:rPr>
            <w:rFonts w:cs="Times New Roman"/>
            <w:color w:val="000000"/>
          </w:rPr>
          <w:t xml:space="preserve">outcomes moved </w:t>
        </w:r>
      </w:ins>
      <w:r w:rsidRPr="00FA3BFA">
        <w:rPr>
          <w:rFonts w:cs="Times New Roman"/>
          <w:color w:val="000000"/>
        </w:rPr>
        <w:t xml:space="preserve">the direction of the bias is unknown.</w:t>
      </w:r>
    </w:p>
    <w:p w14:paraId="13D2945C" w14:textId="77777777" w:rsidR="00C15184" w:rsidRPr="00FA3BFA" w:rsidRDefault="00000000">
      <w:pPr>
        <w:rPr>
          <w:rFonts w:cs="Times New Roman"/>
        </w:rPr>
      </w:pPr>
      <w:r w:rsidRPr="00FA3BFA">
        <w:rPr>
          <w:rFonts w:cs="Times New Roman"/>
          <w:color w:val="000000"/>
        </w:rPr>
        <w:t xml:space="preserve">The nearest-event sensitivity changed more reporting conclusions than count conclusions. One reading is that flock size at a heavily used site is a more concentrated signal than the line between reporting and not reporting across a varied </w:t>
      </w:r>
      <w:del w:id="9403" w:author="Claude (editorial pass)" w:date="2026-07-26T00:00:00Z">
        <w:r w:rsidRPr="00FA3BFA">
          <w:rPr>
            <w:rFonts w:cs="Times New Roman"/>
            <w:color w:val="000000"/>
          </w:rPr>
          <w:delText xml:space="preserve">coastline. Another </w:delText>
        </w:r>
      </w:del>
      <w:ins w:id="9404" w:author="Claude (editorial pass)" w:date="2026-07-26T00:00:00Z">
        <w:r w:rsidRPr="00FA3BFA">
          <w:rPr>
            <w:rFonts w:cs="Times New Roman"/>
            <w:color w:val="000000"/>
          </w:rPr>
          <w:t xml:space="preserve">coastline, while another </w:t>
        </w:r>
      </w:ins>
      <w:r w:rsidRPr="00FA3BFA">
        <w:rPr>
          <w:rFonts w:cs="Times New Roman"/>
          <w:color w:val="000000"/>
        </w:rPr>
        <w:t xml:space="preserve">is that reporting odds are simply more sensitive to how overlapping event footprints are assigned. The sensitivity cannot say which dominates, </w:t>
      </w:r>
      <w:del w:id="9405" w:author="Claude (editorial pass)" w:date="2026-07-26T00:00:00Z">
        <w:r w:rsidRPr="00FA3BFA">
          <w:rPr>
            <w:rFonts w:cs="Times New Roman"/>
            <w:color w:val="000000"/>
          </w:rPr>
          <w:delText xml:space="preserve">but </w:delText>
        </w:r>
      </w:del>
      <w:ins w:id="9406" w:author="Claude (editorial pass)" w:date="2026-07-26T00:00:00Z">
        <w:r w:rsidRPr="00FA3BFA">
          <w:rPr>
            <w:rFonts w:cs="Times New Roman"/>
            <w:color w:val="000000"/>
          </w:rPr>
          <w:t xml:space="preserve">although </w:t>
        </w:r>
      </w:ins>
      <w:r w:rsidRPr="00FA3BFA">
        <w:rPr>
          <w:rFonts w:cs="Times New Roman"/>
          <w:color w:val="000000"/>
        </w:rPr>
        <w:t xml:space="preserve">it does mark where species-level claims need restraint.</w:t>
      </w:r>
    </w:p>
    <w:p w14:paraId="10924326" w14:textId="77777777" w:rsidR="00C15184" w:rsidRPr="00FA3BFA" w:rsidRDefault="00000000">
      <w:pPr>
        <w:rPr>
          <w:rFonts w:cs="Times New Roman"/>
        </w:rPr>
      </w:pPr>
      <w:r w:rsidRPr="00FA3BFA">
        <w:rPr>
          <w:rFonts w:cs="Times New Roman"/>
          <w:color w:val="000000"/>
        </w:rPr>
        <w:t xml:space="preserve">An entry of X adds a third </w:t>
      </w:r>
      <w:del w:id="9407" w:author="Claude (editorial pass)" w:date="2026-07-26T00:00:00Z">
        <w:r w:rsidRPr="00FA3BFA">
          <w:rPr>
            <w:rFonts w:cs="Times New Roman"/>
            <w:color w:val="000000"/>
          </w:rPr>
          <w:delText xml:space="preserve">stage. Observers </w:delText>
        </w:r>
      </w:del>
      <w:ins w:id="9408" w:author="Claude (editorial pass)" w:date="2026-07-26T00:00:00Z">
        <w:r w:rsidRPr="00FA3BFA">
          <w:rPr>
            <w:rFonts w:cs="Times New Roman"/>
            <w:color w:val="000000"/>
          </w:rPr>
          <w:t xml:space="preserve">stage, because observers </w:t>
        </w:r>
      </w:ins>
      <w:r w:rsidRPr="00FA3BFA">
        <w:rPr>
          <w:rFonts w:cs="Times New Roman"/>
          <w:color w:val="000000"/>
        </w:rPr>
        <w:t xml:space="preserve">may write X when a flock is large, distant, mobile, mixed or simply not counted. There was no family-wide shift in that habit around spawning, which is mildly reassuring, but 30 of 41 of those fits were singular and the check has little power. It would be wrong to conclude that excluding X records makes the count estimates </w:t>
      </w:r>
      <w:del w:id="9409" w:author="Claude (editorial pass)" w:date="2026-07-26T00:00:00Z">
        <w:r w:rsidRPr="00FA3BFA">
          <w:rPr>
            <w:rFonts w:cs="Times New Roman"/>
            <w:color w:val="000000"/>
          </w:rPr>
          <w:delText xml:space="preserve">conservative. If </w:delText>
        </w:r>
      </w:del>
      <w:ins w:id="9410" w:author="Claude (editorial pass)" w:date="2026-07-26T00:00:00Z">
        <w:r w:rsidRPr="00FA3BFA">
          <w:rPr>
            <w:rFonts w:cs="Times New Roman"/>
            <w:color w:val="000000"/>
          </w:rPr>
          <w:t xml:space="preserve">conservative, since if </w:t>
        </w:r>
      </w:ins>
      <w:r w:rsidRPr="00FA3BFA">
        <w:rPr>
          <w:rFonts w:cs="Times New Roman"/>
          <w:color w:val="000000"/>
        </w:rPr>
        <w:t xml:space="preserve">observers write X more often when a flock is </w:t>
      </w:r>
      <w:del w:id="9411" w:author="Claude (editorial pass)" w:date="2026-07-26T00:00:00Z">
        <w:r w:rsidRPr="00FA3BFA">
          <w:rPr>
            <w:rFonts w:cs="Times New Roman"/>
            <w:color w:val="000000"/>
          </w:rPr>
          <w:delText xml:space="preserve">large, </w:delText>
        </w:r>
      </w:del>
      <w:ins w:id="9412" w:author="Claude (editorial pass)" w:date="2026-07-26T00:00:00Z">
        <w:r w:rsidRPr="00FA3BFA">
          <w:rPr>
            <w:rFonts w:cs="Times New Roman"/>
            <w:color w:val="000000"/>
          </w:rPr>
          <w:t xml:space="preserve">large then </w:t>
        </w:r>
      </w:ins>
      <w:r w:rsidRPr="00FA3BFA">
        <w:rPr>
          <w:rFonts w:cs="Times New Roman"/>
          <w:color w:val="000000"/>
        </w:rPr>
        <w:t xml:space="preserve">the counted subset systematically misses the biggest groups, and misses them most often when the birds are most concentrated, which would pull the count estimates down. If X instead marks distant or hard-to-identify birds, the omission has no particular relationship to flock </w:t>
      </w:r>
      <w:del w:id="9413" w:author="Claude (editorial pass)" w:date="2026-07-26T00:00:00Z">
        <w:r w:rsidRPr="00FA3BFA">
          <w:rPr>
            <w:rFonts w:cs="Times New Roman"/>
            <w:color w:val="000000"/>
          </w:rPr>
          <w:delText xml:space="preserve">size. These </w:delText>
        </w:r>
      </w:del>
      <w:ins w:id="9414" w:author="Claude (editorial pass)" w:date="2026-07-26T00:00:00Z">
        <w:r w:rsidRPr="00FA3BFA">
          <w:rPr>
            <w:rFonts w:cs="Times New Roman"/>
            <w:color w:val="000000"/>
          </w:rPr>
          <w:t xml:space="preserve">size, and these </w:t>
        </w:r>
      </w:ins>
      <w:r w:rsidRPr="00FA3BFA">
        <w:rPr>
          <w:rFonts w:cs="Times New Roman"/>
          <w:color w:val="000000"/>
        </w:rPr>
        <w:t xml:space="preserve">data cannot separate </w:t>
      </w:r>
      <w:del w:id="9415" w:author="Claude (editorial pass)" w:date="2026-07-26T00:00:00Z">
        <w:r w:rsidRPr="00FA3BFA">
          <w:rPr>
            <w:rFonts w:cs="Times New Roman"/>
            <w:color w:val="000000"/>
          </w:rPr>
          <w:delText xml:space="preserve">those </w:delText>
        </w:r>
      </w:del>
      <w:ins w:id="9416" w:author="Claude (editorial pass)" w:date="2026-07-26T00:00:00Z">
        <w:r w:rsidRPr="00FA3BFA">
          <w:rPr>
            <w:rFonts w:cs="Times New Roman"/>
            <w:color w:val="000000"/>
          </w:rPr>
          <w:t xml:space="preserve">the two </w:t>
        </w:r>
      </w:ins>
      <w:r w:rsidRPr="00FA3BFA">
        <w:rPr>
          <w:rFonts w:cs="Times New Roman"/>
          <w:color w:val="000000"/>
        </w:rPr>
        <w:t xml:space="preserve">cases.</w:t>
      </w:r>
    </w:p>
    <w:p w14:paraId="5626C559" w14:textId="77777777" w:rsidR="00C15184" w:rsidRPr="00FA3BFA" w:rsidRDefault="00000000">
      <w:pPr>
        <w:pStyle w:val="Heading2"/>
        <w:rPr>
          <w:rFonts w:ascii="Times New Roman" w:hAnsi="Times New Roman" w:cs="Times New Roman"/>
        </w:rPr>
      </w:pPr>
      <w:r w:rsidRPr="00FA3BFA">
        <w:rPr>
          <w:rFonts w:ascii="Times New Roman" w:hAnsi="Times New Roman" w:cs="Times New Roman"/>
        </w:rPr>
        <w:t xml:space="preserve">4.4 </w:t>
      </w:r>
      <w:del w:id="9417" w:author="Claude (editorial pass)" w:date="2026-07-26T00:00:00Z">
        <w:r w:rsidRPr="00FA3BFA">
          <w:rPr>
            <w:rFonts w:ascii="Times New Roman" w:hAnsi="Times New Roman" w:cs="Times New Roman"/>
          </w:rPr>
          <w:delText xml:space="preserve">Design </w:delText>
        </w:r>
      </w:del>
      <w:r w:rsidRPr="00FA3BFA">
        <w:rPr>
          <w:rFonts w:ascii="Times New Roman" w:hAnsi="Times New Roman" w:cs="Times New Roman"/>
        </w:rPr>
        <w:t xml:space="preserve">Strengths and Limitations</w:t>
      </w:r>
    </w:p>
    <w:p w14:paraId="286DB82E" w14:textId="77777777" w:rsidR="00C15184" w:rsidRPr="00FA3BFA" w:rsidRDefault="00000000">
      <w:pPr>
        <w:rPr>
          <w:rFonts w:cs="Times New Roman"/>
        </w:rPr>
      </w:pPr>
      <w:r w:rsidRPr="00FA3BFA">
        <w:rPr>
          <w:rFonts w:cs="Times New Roman"/>
          <w:color w:val="000000"/>
        </w:rPr>
        <w:t>The study's main strength is how it frames the comparison in space and time. A before-and-after comparison at spawning sites alone would confound herring timing with spring migration and with standing differences between shorelines. Comparing near and far shorelines inside the same event window removes seasonal change common to both. The design also uses every eligible link between a checklist and an event instead of forcing overlapping events into one arbitrary exposure, at the cost of a less familiar quantity.</w:t>
      </w:r>
    </w:p>
    <w:p w14:paraId="143F962E" w14:textId="77777777" w:rsidR="00C15184" w:rsidRPr="00FA3BFA" w:rsidRDefault="00000000">
      <w:pPr>
        <w:rPr>
          <w:rFonts w:cs="Times New Roman"/>
        </w:rPr>
      </w:pPr>
      <w:r w:rsidRPr="00FA3BFA">
        <w:rPr>
          <w:rFonts w:cs="Times New Roman"/>
        </w:rPr>
        <w:t>Two limitations bear on these results. First, the 58 event blocks enter the models through a random intercept, which absorbs differences in level between blocks but not correlated departures in the period-by-zone slopes, and the comparison is defined on those slopes. The intervals reported here may therefore be narrower than a block-aware calculation would give. Two facts bound that concern without substituting for the calculation. Almost all exposed checklists, 99.8%, sit in a block represented in both zones, so the comparison is made within blocks. The one model whose block variance was separately estimable put it at zero. The counts of 13 and 18 are species-level tallies and not a test of one community-wide mean, since species share checklists, events, observers and locations. Second, the design cannot say what changed. More birds recorded near a spawn may mean that birds arrived, that birds already there gathered, or that observers looked harder and counted more carefully. Nothing here observes diet, individual movement, energetic benefit or breeding consequence.</w:t>
      </w:r>
    </w:p>
    <w:p w14:paraId="6671118A" w14:textId="77777777" w:rsidR="00C15184" w:rsidRPr="00FA3BFA" w:rsidRDefault="00000000">
      <w:pPr>
        <w:rPr>
          <w:rFonts w:cs="Times New Roman"/>
        </w:rPr>
      </w:pPr>
      <w:r w:rsidRPr="00FA3BFA">
        <w:rPr>
          <w:rFonts w:cs="Times New Roman"/>
          <w:color w:val="000000"/>
        </w:rPr>
        <w:t>Whether a species was reported was fitted with the nAGQ = 0 approximation and its intervals inherit it, which matters most where it is least comfortable, because the strongest reporting results are in gulls appearing on a small fraction of checklists, American Herring Gull at 0.9% and Iceland Gull at 2.2%. That is the sparse regime in which the approximation is least reliable. A Laplace refit across the family is not feasible at this scale. No single species fit completed within an hour on four parallel workers, so that check is outstanding. Derivative-based convergence checking was disabled to control run time, and a later reproduction run could not compute gradients at all, so no model here has passed a gradient check. One count model, Western Gull, converged to a singular fit. The counts, which carry the main conclusion, come from Gaussian models and are unaffected by the reporting approximation.</w:t>
      </w:r>
    </w:p>
    <w:p w14:paraId="1ABAC921" w14:textId="77777777" w:rsidR="00C15184" w:rsidRPr="00FA3BFA" w:rsidRDefault="00000000">
      <w:pPr>
        <w:rPr>
          <w:rFonts w:cs="Times New Roman"/>
        </w:rPr>
      </w:pPr>
      <w:r w:rsidRPr="00FA3BFA">
        <w:rPr>
          <w:rFonts w:cs="Times New Roman"/>
        </w:rPr>
        <w:t>Measurement and coverage are approximate in ways the covariates only partly absorb. Distances ran from checklist points to recorded event points, not from travelling routes to a real spawning footprint, and a point with an event-date anchor cannot describe the extent, duration, depth or intensity of eggs and fish. The 5 km and 20 km bounds were set by judgement for the primary 49-species analysis, and the 5 to 20 km reference band is not a spawn-free control. With 1,120 recorded events in a semi-enclosed sea, many reference links fall within the daily range of eagles, gulls and mergansers. A response in the reference zone would pull the comparison toward one. Shoreline access, visibility, weather, weekends and conspicuous flocks all affect whether a checklist is submitted, and neither day of year nor time of day reached the models, so seasonal balance between the zones and daily variation in detectability are unaddressed. At 2 km resolution, Bald Eagle and Glaucous-winged Gull already rose at the anchor within the innermost band despite pre-anchor spatial structure, so the 5 km near bound dilutes that local signal instead of creating it.</w:t>
      </w:r>
    </w:p>
    <w:p w14:paraId="0AC2C358" w14:textId="77777777" w:rsidR="00C15184" w:rsidRPr="00FA3BFA" w:rsidRDefault="00000000">
      <w:pPr>
        <w:pStyle w:val="Heading2"/>
        <w:rPr>
          <w:rFonts w:ascii="Times New Roman" w:hAnsi="Times New Roman" w:cs="Times New Roman"/>
        </w:rPr>
      </w:pPr>
      <w:r w:rsidRPr="00FA3BFA">
        <w:rPr>
          <w:rFonts w:ascii="Times New Roman" w:hAnsi="Times New Roman" w:cs="Times New Roman"/>
        </w:rPr>
        <w:t xml:space="preserve">4.5 Implications and </w:t>
      </w:r>
      <w:del w:id="9418" w:author="Claude (editorial pass)" w:date="2026-07-26T00:00:00Z">
        <w:r w:rsidRPr="00FA3BFA">
          <w:rPr>
            <w:rFonts w:ascii="Times New Roman" w:hAnsi="Times New Roman" w:cs="Times New Roman"/>
          </w:rPr>
          <w:delText xml:space="preserve">Next Steps</w:delText>
        </w:r>
      </w:del>
      <w:ins w:id="9419" w:author="Claude (editorial pass)" w:date="2026-07-26T00:00:00Z">
        <w:r w:rsidRPr="00FA3BFA">
          <w:rPr>
            <w:rFonts w:ascii="Times New Roman" w:hAnsi="Times New Roman" w:cs="Times New Roman"/>
          </w:rPr>
          <w:t xml:space="preserve">Future Work</w:t>
        </w:r>
      </w:ins>
    </w:p>
    <w:p w14:paraId="6CCCBDF7" w14:textId="77777777" w:rsidR="00C15184" w:rsidRPr="00FA3BFA" w:rsidRDefault="00000000">
      <w:pPr>
        <w:rPr>
          <w:rFonts w:cs="Times New Roman"/>
        </w:rPr>
      </w:pPr>
      <w:r w:rsidRPr="00FA3BFA">
        <w:rPr>
          <w:rFonts w:cs="Times New Roman"/>
          <w:color w:val="000000"/>
        </w:rPr>
        <w:t>The analysis maps hypotheses onto a region, and the strongest candidates differ in timing and in which outcome moved, so they call for different fieldwork. Scoters, Harlequin Duck, Common Goldeneye, Bufflehead and Long-tailed Duck want counts at known spawning sites during days 4 to 14, with flock size rather than presence as the response, because that is where and when this analysis puts the signal. Gulls want a different design. Their signal is in reporting, concentrated at onset, and theirs is the group where an observation effect is hardest to exclude from records alone, so the informative comparison is between what observers report and what a standardized count at the same site and hour finds. Bald Eagle wants attention at onset. Shorebirds want tide-stratified survey, because the null result here is exactly what a real but tidally restricted response would produce in a record carrying no tidal information. Long-tailed Duck deserves specific attention as the largest count increase in the study and the one the existing literature least anticipated.</w:t>
      </w:r>
    </w:p>
    <w:p w14:paraId="05A09303" w14:textId="77777777" w:rsidR="00C15184" w:rsidRPr="00FA3BFA" w:rsidRDefault="00000000">
      <w:pPr>
        <w:rPr>
          <w:rFonts w:cs="Times New Roman"/>
        </w:rPr>
      </w:pPr>
      <w:r w:rsidRPr="00FA3BFA">
        <w:rPr>
          <w:rFonts w:cs="Times New Roman"/>
          <w:color w:val="000000"/>
        </w:rPr>
        <w:t>Prospective work should fix the species list and both outcomes in advance, whichever way the results fall. Agreement in direction, timing and outcome between a regional record and a focused field study would be far more informative than one confirmed species, and disagreement would be more informative still, because it would show where the community-science record misleads. The feeding groups used here supply a ready set of predictions: roe-feeding divers should peak once eggs are available, scavengers at onset, and alcids not at all.</w:t>
      </w:r>
    </w:p>
    <w:p w14:paraId="7C348B50" w14:textId="77777777" w:rsidR="00762553" w:rsidRPr="00FA3BFA" w:rsidRDefault="00000000">
      <w:pPr>
        <w:rPr>
          <w:rFonts w:cs="Times New Roman"/>
        </w:rPr>
      </w:pPr>
      <w:r w:rsidRPr="00FA3BFA">
        <w:rPr>
          <w:rFonts w:cs="Times New Roman"/>
        </w:rPr>
        <w:t>Three analytical extensions would change how much weight this design can bear. Intervals that account for dependence among the 58 event blocks would show whether the counts of 13 and 18 are stable. A fitted nonlinear response to link count would show whether the per-link quantity is comparable across species whose checklists carry different numbers of links, which matters because between 29% and 44% of exposed checklists carry two or more. Extending the 2 km distance-band analysis beyond Bald Eagle and Glaucous-winged Gull would show whether the same spatial concentration is shared across the 49 species. All three are computationally substantial at this scale.</w:t>
      </w:r>
    </w:p>
    <w:p w14:paraId="06D1893B" w14:textId="77777777" w:rsidR="00C15184" w:rsidRPr="00FA3BFA" w:rsidRDefault="00000000">
      <w:pPr>
        <w:pStyle w:val="Heading1"/>
        <w:rPr>
          <w:rFonts w:ascii="Times New Roman" w:hAnsi="Times New Roman" w:cs="Times New Roman"/>
        </w:rPr>
      </w:pPr>
      <w:r w:rsidRPr="00FA3BFA">
        <w:rPr>
          <w:rFonts w:ascii="Times New Roman" w:hAnsi="Times New Roman" w:cs="Times New Roman"/>
        </w:rPr>
        <w:t>5 Conclusion</w:t>
      </w:r>
    </w:p>
    <w:p w14:paraId="2F8A5801" w14:textId="77777777" w:rsidR="00C15184" w:rsidRPr="00FA3BFA" w:rsidRDefault="00000000">
      <w:pPr>
        <w:rPr>
          <w:rFonts w:cs="Times New Roman"/>
        </w:rPr>
      </w:pPr>
      <w:r w:rsidRPr="00FA3BFA">
        <w:rPr>
          <w:rFonts w:cs="Times New Roman"/>
          <w:color w:val="000000"/>
        </w:rPr>
        <w:t>Across 49 coastal bird species, recorded herring spawning was associated with change in both what observers reported and what they counted. The stronger and more consistent signal was in the counts: 18 species were counted in larger numbers after correction for multiple testing, and all 18 kept their direction, with 17 still significant, when overlapping events were represented by nearest-event assignment or by a simple present-or-absent indicator. Reporting changes were more species-specific, more sensitive to that representation, and concentrated in gulls. Timing separated the feeding groups in both outcomes, tested against groups fixed before fitting: diving sea ducks were counted in their largest numbers once eggs were available, while gulls and shoreline scavengers responded as spawning began. Two groups showed nothing, and one of them, the shorebirds, had a documented reason to respond.</w:t>
      </w:r>
    </w:p>
    <w:p w14:paraId="695EE159" w14:textId="77777777" w:rsidR="00C15184" w:rsidRPr="00FA3BFA" w:rsidRDefault="00000000">
      <w:pPr>
        <w:rPr>
          <w:rFonts w:cs="Times New Roman"/>
        </w:rPr>
      </w:pPr>
      <w:r w:rsidRPr="00FA3BFA">
        <w:rPr>
          <w:rFonts w:cs="Times New Roman"/>
          <w:color w:val="000000"/>
        </w:rPr>
        <w:t>These results fit local aggregation and several routes into a herring-spawning food web. They are not specific evidence of herring consumption or of herring-induced movement. Habitat, migration, shoreline access, how events are represented and observer behaviour all remain plausible contributors, and the dabbling-duck results show that some such structure survives the design. What this study offers is a broad, event-linked description of what observers recorded across two decades, a tested difference in timing among feeding groups, and a focused basis for fieldwork.</w:t>
      </w:r>
    </w:p>
    <w:p w14:paraId="77F7FC01" w14:textId="77777777" w:rsidR="00C15184" w:rsidRPr="00FA3BFA" w:rsidRDefault="00000000">
      <w:pPr>
        <w:pStyle w:val="Heading1"/>
        <w:rPr>
          <w:rFonts w:ascii="Times New Roman" w:hAnsi="Times New Roman" w:cs="Times New Roman"/>
        </w:rPr>
      </w:pPr>
      <w:r w:rsidRPr="00FA3BFA">
        <w:rPr>
          <w:rFonts w:ascii="Times New Roman" w:hAnsi="Times New Roman" w:cs="Times New Roman"/>
        </w:rPr>
        <w:t>Data Availability</w:t>
      </w:r>
    </w:p>
    <w:p w14:paraId="7F8BA90C" w14:textId="77777777" w:rsidR="00C15184" w:rsidRPr="00FA3BFA" w:rsidRDefault="00000000">
      <w:pPr>
        <w:rPr>
          <w:rFonts w:cs="Times New Roman"/>
        </w:rPr>
      </w:pPr>
      <w:r w:rsidRPr="00FA3BFA">
        <w:rPr>
          <w:rFonts w:cs="Times New Roman"/>
          <w:color w:val="000000"/>
        </w:rPr>
        <w:t>Bird observations were obtained from the eBird Basic Dataset released in May 2026, with analysed records restricted through 2025, and herring-spawn records were obtained from Fisheries and Oceans Canada (eBird 2026; Fisheries and Oceans Canada 2026). Record-level eBird data, identifying fields and exact coordinates cannot be redistributed under the applicable data-use terms. Privacy-safe aggregate results and analysis materials are archived at [[AUTHOR INPUT REQUIRED: repository DOI]].</w:t>
      </w:r>
    </w:p>
    <w:p w14:paraId="2BE126C6" w14:textId="77777777" w:rsidR="00C15184" w:rsidRPr="00FA3BFA" w:rsidRDefault="00000000">
      <w:pPr>
        <w:pStyle w:val="Heading1"/>
        <w:rPr>
          <w:rFonts w:ascii="Times New Roman" w:hAnsi="Times New Roman" w:cs="Times New Roman"/>
        </w:rPr>
      </w:pPr>
      <w:r w:rsidRPr="00FA3BFA">
        <w:rPr>
          <w:rFonts w:ascii="Times New Roman" w:hAnsi="Times New Roman" w:cs="Times New Roman"/>
        </w:rPr>
        <w:t>Code Availability</w:t>
      </w:r>
    </w:p>
    <w:p w14:paraId="779945AE" w14:textId="77777777" w:rsidR="00C15184" w:rsidRPr="00FA3BFA" w:rsidRDefault="00000000">
      <w:pPr>
        <w:rPr>
          <w:rFonts w:cs="Times New Roman"/>
        </w:rPr>
      </w:pPr>
      <w:r w:rsidRPr="00FA3BFA">
        <w:rPr>
          <w:rFonts w:cs="Times New Roman"/>
        </w:rPr>
        <w:t>Code for data processing, taxonomic harmonization, model fitting, statistical contrasts, diagnostics and figures is archived at [[AUTHOR INPUT REQUIRED: repository DOI]]. The archive includes the active-minus-pre-onset contrast estimates with standard errors, confidence intervals and adjusted p-values for all 49 species and both outcomes, the standardized absolute-scale predictions on both sides of each contrast, the alternative-exposure sensitivity outputs including the binary any-link encoding, the per-species timing contrasts and guild meta-regression, and the supporting distributions reported here, so every value quoted in this article can be checked directly.</w:t>
      </w:r>
    </w:p>
    <w:p w14:paraId="4E13168D" w14:textId="77777777" w:rsidR="00C15184" w:rsidRPr="00FA3BFA" w:rsidRDefault="00000000">
      <w:pPr>
        <w:pStyle w:val="Heading1"/>
        <w:rPr>
          <w:rFonts w:ascii="Times New Roman" w:hAnsi="Times New Roman" w:cs="Times New Roman"/>
        </w:rPr>
      </w:pPr>
      <w:r w:rsidRPr="00FA3BFA">
        <w:rPr>
          <w:rFonts w:ascii="Times New Roman" w:hAnsi="Times New Roman" w:cs="Times New Roman"/>
        </w:rPr>
        <w:t>Funding</w:t>
      </w:r>
    </w:p>
    <w:p w14:paraId="4D550041" w14:textId="77777777" w:rsidR="00C15184" w:rsidRPr="00FA3BFA" w:rsidRDefault="00000000">
      <w:pPr>
        <w:rPr>
          <w:rFonts w:cs="Times New Roman"/>
        </w:rPr>
      </w:pPr>
      <w:r w:rsidRPr="00FA3BFA">
        <w:rPr>
          <w:rFonts w:cs="Times New Roman"/>
          <w:color w:val="000000"/>
        </w:rPr>
        <w:t>[[AUTHOR INPUT REQUIRED: funding statement, including grant numbers and the role of any sponsor]]</w:t>
      </w:r>
    </w:p>
    <w:p w14:paraId="50F7A011" w14:textId="77777777" w:rsidR="00C15184" w:rsidRPr="00FA3BFA" w:rsidRDefault="00000000">
      <w:pPr>
        <w:pStyle w:val="Heading1"/>
        <w:rPr>
          <w:rFonts w:ascii="Times New Roman" w:hAnsi="Times New Roman" w:cs="Times New Roman"/>
        </w:rPr>
      </w:pPr>
      <w:r w:rsidRPr="00FA3BFA">
        <w:rPr>
          <w:rFonts w:ascii="Times New Roman" w:hAnsi="Times New Roman" w:cs="Times New Roman"/>
        </w:rPr>
        <w:t>Declaration of Competing Interest</w:t>
      </w:r>
    </w:p>
    <w:p w14:paraId="46C49FF1" w14:textId="77777777" w:rsidR="00C15184" w:rsidRPr="00FA3BFA" w:rsidRDefault="00000000">
      <w:pPr>
        <w:rPr>
          <w:rFonts w:cs="Times New Roman"/>
        </w:rPr>
      </w:pPr>
      <w:r w:rsidRPr="00FA3BFA">
        <w:rPr>
          <w:rFonts w:cs="Times New Roman"/>
          <w:color w:val="000000"/>
        </w:rPr>
        <w:t>The author declares that he has no known competing financial interests or personal relationships that could have appeared to influence the work reported in this paper.</w:t>
      </w:r>
    </w:p>
    <w:p w14:paraId="0038AC62" w14:textId="77777777" w:rsidR="00C15184" w:rsidRPr="00FA3BFA" w:rsidRDefault="00000000">
      <w:pPr>
        <w:pStyle w:val="Heading1"/>
        <w:rPr>
          <w:rFonts w:ascii="Times New Roman" w:hAnsi="Times New Roman" w:cs="Times New Roman"/>
        </w:rPr>
      </w:pPr>
      <w:r w:rsidRPr="00FA3BFA">
        <w:rPr>
          <w:rFonts w:ascii="Times New Roman" w:hAnsi="Times New Roman" w:cs="Times New Roman"/>
        </w:rPr>
        <w:t>Ethics</w:t>
      </w:r>
    </w:p>
    <w:p w14:paraId="1939D830" w14:textId="77777777" w:rsidR="00C15184" w:rsidRPr="00FA3BFA" w:rsidRDefault="00000000">
      <w:pPr>
        <w:rPr>
          <w:rFonts w:cs="Times New Roman"/>
        </w:rPr>
      </w:pPr>
      <w:r w:rsidRPr="00FA3BFA">
        <w:rPr>
          <w:rFonts w:cs="Times New Roman"/>
          <w:color w:val="000000"/>
        </w:rPr>
        <w:t>The study used existing biodiversity and fisheries-monitoring records and involved no direct handling of animals.</w:t>
      </w:r>
    </w:p>
    <w:p w14:paraId="5B275FD6" w14:textId="77777777" w:rsidR="00C15184" w:rsidRPr="00FA3BFA" w:rsidRDefault="00000000">
      <w:pPr>
        <w:pStyle w:val="Heading1"/>
        <w:rPr>
          <w:rFonts w:ascii="Times New Roman" w:hAnsi="Times New Roman" w:cs="Times New Roman"/>
        </w:rPr>
      </w:pPr>
      <w:r w:rsidRPr="00FA3BFA">
        <w:rPr>
          <w:rFonts w:ascii="Times New Roman" w:hAnsi="Times New Roman" w:cs="Times New Roman"/>
        </w:rPr>
        <w:t>CRediT Authorship Contribution Statement</w:t>
      </w:r>
    </w:p>
    <w:p w14:paraId="10947802" w14:textId="77777777" w:rsidR="00C15184" w:rsidRPr="00FA3BFA" w:rsidRDefault="00000000">
      <w:pPr>
        <w:rPr>
          <w:rFonts w:cs="Times New Roman"/>
        </w:rPr>
      </w:pPr>
      <w:r w:rsidRPr="00FA3BFA">
        <w:rPr>
          <w:rFonts w:cs="Times New Roman"/>
          <w:color w:val="000000"/>
        </w:rPr>
        <w:t>Jacob T. Dingwall: Conceptualization, Methodology, Software, Formal analysis, Investigation, Data curation, Visualization, Writing – original draft, Writing – review and editing.</w:t>
      </w:r>
    </w:p>
    <w:p w14:paraId="2ACC938F" w14:textId="77777777" w:rsidR="00C15184" w:rsidRPr="00FA3BFA" w:rsidRDefault="00000000">
      <w:pPr>
        <w:pStyle w:val="Heading1"/>
        <w:rPr>
          <w:rFonts w:ascii="Times New Roman" w:hAnsi="Times New Roman" w:cs="Times New Roman"/>
        </w:rPr>
      </w:pPr>
      <w:r w:rsidRPr="00FA3BFA">
        <w:rPr>
          <w:rFonts w:ascii="Times New Roman" w:hAnsi="Times New Roman" w:cs="Times New Roman"/>
        </w:rPr>
        <w:t>Declaration of Generative AI and AI-assisted Technologies in the Writing Process</w:t>
      </w:r>
    </w:p>
    <w:p w14:paraId="05459C96" w14:textId="77777777" w:rsidR="00C15184" w:rsidRPr="00FA3BFA" w:rsidRDefault="00000000">
      <w:pPr>
        <w:rPr>
          <w:rFonts w:cs="Times New Roman"/>
        </w:rPr>
      </w:pPr>
      <w:r w:rsidRPr="00FA3BFA">
        <w:rPr>
          <w:rFonts w:cs="Times New Roman"/>
          <w:color w:val="000000"/>
        </w:rPr>
        <w:t>[[AUTHOR INPUT REQUIRED: journal-compliant declaration naming each tool, its version, and the purpose for which it was used, followed by the standard statement that the author reviewed and edited the output and takes full responsibility for the content of the publication]]</w:t>
      </w:r>
    </w:p>
    <w:p w14:paraId="5A94CC7B" w14:textId="77777777" w:rsidR="00C15184" w:rsidRPr="00FA3BFA" w:rsidRDefault="00000000">
      <w:pPr>
        <w:pStyle w:val="Heading1"/>
        <w:rPr>
          <w:rFonts w:ascii="Times New Roman" w:hAnsi="Times New Roman" w:cs="Times New Roman"/>
        </w:rPr>
      </w:pPr>
      <w:r w:rsidRPr="00FA3BFA">
        <w:rPr>
          <w:rFonts w:ascii="Times New Roman" w:hAnsi="Times New Roman" w:cs="Times New Roman"/>
        </w:rPr>
        <w:t>Acknowledgements</w:t>
      </w:r>
    </w:p>
    <w:p w14:paraId="1975680C" w14:textId="77777777" w:rsidR="00C15184" w:rsidRPr="00FA3BFA" w:rsidRDefault="00000000">
      <w:pPr>
        <w:rPr>
          <w:rFonts w:cs="Times New Roman"/>
        </w:rPr>
      </w:pPr>
      <w:r w:rsidRPr="00FA3BFA">
        <w:rPr>
          <w:rFonts w:cs="Times New Roman"/>
          <w:color w:val="000000"/>
        </w:rPr>
        <w:t>I thank the eBird participants and data reviewers, and the Fisheries and Oceans Canada personnel whose spawn surveys made this analysis possible. [[AUTHOR INPUT REQUIRED: additional acknowledgements]]</w:t>
      </w:r>
    </w:p>
    <w:p w14:paraId="48255446" w14:textId="77777777" w:rsidR="00C15184" w:rsidRPr="00FA3BFA" w:rsidRDefault="00000000">
      <w:pPr>
        <w:pStyle w:val="Heading1"/>
        <w:rPr>
          <w:rFonts w:ascii="Times New Roman" w:hAnsi="Times New Roman" w:cs="Times New Roman"/>
        </w:rPr>
      </w:pPr>
      <w:r w:rsidRPr="00FA3BFA">
        <w:rPr>
          <w:rFonts w:ascii="Times New Roman" w:hAnsi="Times New Roman" w:cs="Times New Roman"/>
        </w:rPr>
        <w:t>References</w:t>
      </w:r>
    </w:p>
    <w:p w14:paraId="5B1ED8F2" w14:textId="77777777" w:rsidR="00C15184" w:rsidRPr="00FA3BFA" w:rsidRDefault="00000000">
      <w:pPr>
        <w:rPr>
          <w:rFonts w:cs="Times New Roman"/>
        </w:rPr>
      </w:pPr>
      <w:r w:rsidRPr="00FA3BFA">
        <w:rPr>
          <w:rFonts w:cs="Times New Roman"/>
          <w:color w:val="000000"/>
        </w:rPr>
        <w:t>Armstrong, Jonathan B., Gaku Takimoto, Daniel E. Schindler, Matthew M. Hayes, and Matthew J. Kauffman. 2016. “Resource Waves: Phenological Diversity Enhances Foraging Opportunities for Mobile Consumers.” Ecology 97 (5): 1099–1112. https://doi.org/10.1890/15-0554.1.</w:t>
      </w:r>
    </w:p>
    <w:p w14:paraId="49759BBF" w14:textId="77777777" w:rsidR="00C15184" w:rsidRPr="00FA3BFA" w:rsidRDefault="00000000">
      <w:pPr>
        <w:rPr>
          <w:rFonts w:cs="Times New Roman"/>
        </w:rPr>
      </w:pPr>
      <w:r w:rsidRPr="00FA3BFA">
        <w:rPr>
          <w:rFonts w:cs="Times New Roman"/>
          <w:color w:val="000000"/>
        </w:rPr>
        <w:t>Bates, Douglas, Martin Maechler, Ben Bolker, and Steve Walker. 2015. “Fitting Linear Mixed-Effects Models Using Lme4.” J. Stat. Softw. 67 (1): 1–48. https://doi.org/10.18637/jss.v067.i01.</w:t>
      </w:r>
    </w:p>
    <w:p w14:paraId="3FE4D470" w14:textId="77777777" w:rsidR="00C15184" w:rsidRPr="00FA3BFA" w:rsidRDefault="00000000">
      <w:pPr>
        <w:rPr>
          <w:rFonts w:cs="Times New Roman"/>
        </w:rPr>
      </w:pPr>
      <w:r w:rsidRPr="00FA3BFA">
        <w:rPr>
          <w:rFonts w:cs="Times New Roman"/>
          <w:color w:val="000000"/>
        </w:rPr>
        <w:t>Benjamini, Yoav, and Yosef Hochberg. 1995. “Controlling the False Discovery Rate: A Practical and Powerful Approach to Multiple Testing.” J. R. Stat. Soc. Ser. B Stat. Methodol. 57 (1): 289–300. https://doi.org/10.1111/j.2517-6161.1995.tb02031.x.</w:t>
      </w:r>
    </w:p>
    <w:p w14:paraId="48B6B5A9" w14:textId="77777777" w:rsidR="00C15184" w:rsidRPr="00FA3BFA" w:rsidRDefault="00000000">
      <w:pPr>
        <w:rPr>
          <w:rFonts w:cs="Times New Roman"/>
        </w:rPr>
      </w:pPr>
      <w:r w:rsidRPr="00FA3BFA">
        <w:rPr>
          <w:rFonts w:cs="Times New Roman"/>
          <w:color w:val="000000"/>
        </w:rPr>
        <w:t>Bird, Tomas J., Amanda E. Bates, Jonathan S. Lefcheck, Nicole A. Hill, Russell J. Thomson, Graham J. Edgar, Rick D. Stuart-Smith, Simon Wotherspoon, Martin Krkosek, Jemina F. Stuart-Smith, Gretta T. Pecl, Neville Barrett, and Stewart Frusher. 2014. “Statistical Solutions for Error and Bias in Global Citizen Science Datasets.” Biological Conservation 173: 144–154. https://doi.org/10.1016/j.biocon.2013.07.037.</w:t>
      </w:r>
    </w:p>
    <w:p w14:paraId="24640098" w14:textId="77777777" w:rsidR="00C15184" w:rsidRPr="00FA3BFA" w:rsidRDefault="00000000">
      <w:pPr>
        <w:rPr>
          <w:rFonts w:cs="Times New Roman"/>
        </w:rPr>
      </w:pPr>
      <w:r w:rsidRPr="00FA3BFA">
        <w:rPr>
          <w:rFonts w:cs="Times New Roman"/>
          <w:color w:val="000000"/>
        </w:rPr>
        <w:t>Bishop, Mary Anne, and Shawn P. Green. 2001. “Predation on Pacific Herring (</w:t>
      </w:r>
      <w:r w:rsidRPr="00FA3BFA">
        <w:rPr>
          <w:rFonts w:cs="Times New Roman"/>
          <w:i/>
          <w:color w:val="000000"/>
        </w:rPr>
        <w:t>Clupea pallasi</w:t>
      </w:r>
      <w:r w:rsidRPr="00FA3BFA">
        <w:rPr>
          <w:rFonts w:cs="Times New Roman"/>
          <w:color w:val="000000"/>
        </w:rPr>
        <w:t>) Spawn by Birds in Prince William Sound, Alaska.” Fish. Oceanogr. 10 (s1): 149–58. https://doi.org/10.1046/j.1054-6006.2001.00038.x.</w:t>
      </w:r>
    </w:p>
    <w:p w14:paraId="2B7785C9" w14:textId="77777777" w:rsidR="00C15184" w:rsidRPr="00FA3BFA" w:rsidRDefault="00000000">
      <w:pPr>
        <w:rPr>
          <w:rFonts w:cs="Times New Roman"/>
        </w:rPr>
      </w:pPr>
      <w:r w:rsidRPr="00FA3BFA">
        <w:rPr>
          <w:rFonts w:cs="Times New Roman"/>
          <w:color w:val="000000"/>
        </w:rPr>
        <w:t>Clements, J. F., P. C. Rasmussen, T. S. Schulenberg, M. J. Iliff, T. A. Fredericks, J. A. Gerbracht, D. Lepage, A. Spencer, S. M. Billerman, B. L. Sullivan, and C. L. Wood. 2025. “The eBird/Clements Checklist of Birds of the World: v2025.” Cornell Lab of Ornithology, Ithaca, New York. https://www.birds.cornell.edu/clementschecklist/.</w:t>
      </w:r>
    </w:p>
    <w:p w14:paraId="23543D33" w14:textId="77777777" w:rsidR="00BF0BAC" w:rsidRPr="00FA3BFA" w:rsidRDefault="00000000">
      <w:pPr>
        <w:rPr>
          <w:rFonts w:cs="Times New Roman"/>
        </w:rPr>
      </w:pPr>
      <w:r w:rsidRPr="00FA3BFA">
        <w:rPr>
          <w:rFonts w:cs="Times New Roman"/>
        </w:rPr>
        <w:t>[[AUTHOR INPUT REQUIRED: provide the full reference for Dingwall et al. 2026; no bibliographic details were available in the repository.]]</w:t>
      </w:r>
    </w:p>
    <w:p w14:paraId="71BC8472" w14:textId="77777777" w:rsidR="00C15184" w:rsidRPr="00FA3BFA" w:rsidRDefault="00000000">
      <w:pPr>
        <w:rPr>
          <w:rFonts w:cs="Times New Roman"/>
        </w:rPr>
      </w:pPr>
      <w:r w:rsidRPr="00FA3BFA">
        <w:rPr>
          <w:rFonts w:cs="Times New Roman"/>
          <w:color w:val="000000"/>
        </w:rPr>
        <w:t>eBird. 2026. “eBird Basic Dataset, Version EBD_relMay-2026.” Cornell Lab of Ornithology, Ithaca, New York. https://support.ebird.org/en/support/solutions/articles/48000838205-download-ebird-data.</w:t>
      </w:r>
    </w:p>
    <w:p w14:paraId="68320F16" w14:textId="77777777" w:rsidR="00C15184" w:rsidRPr="00FA3BFA" w:rsidRDefault="00000000">
      <w:pPr>
        <w:rPr>
          <w:rFonts w:cs="Times New Roman"/>
        </w:rPr>
      </w:pPr>
      <w:r w:rsidRPr="00FA3BFA">
        <w:rPr>
          <w:rFonts w:cs="Times New Roman"/>
          <w:color w:val="000000"/>
        </w:rPr>
        <w:t>Fisheries and Oceans Canada. 2026. “Pacific Herring Spawn Index Data.” Open Government Portal, record d892511c-d851-4f85-a0ec-708bc05d2810. https://open.canada.ca/data/en/dataset/d892511c-d851-4f85-a0ec-708bc05d2810.</w:t>
      </w:r>
    </w:p>
    <w:p w14:paraId="63799AA1" w14:textId="77777777" w:rsidR="00C15184" w:rsidRPr="00FA3BFA" w:rsidRDefault="00000000">
      <w:pPr>
        <w:rPr>
          <w:rFonts w:cs="Times New Roman"/>
        </w:rPr>
      </w:pPr>
      <w:r w:rsidRPr="00FA3BFA">
        <w:rPr>
          <w:rFonts w:cs="Times New Roman"/>
          <w:color w:val="000000"/>
        </w:rPr>
        <w:t>Grinnell, M. H., J. F. Schweigert, M. Thompson, S. Hawkshaw, and J. S. Cleary. 2023. “Calculating the Spawn Index for Pacific Herring (Clupea Pallasii) in British Columbia, Canada.” Canadian Technical Report of Fisheries and Aquatic Sciences 3489. Fisheries and Oceans Canada. https://publications.gc.ca/site/eng/9.912189/publication.html.</w:t>
      </w:r>
    </w:p>
    <w:p w14:paraId="4B2DF1F2" w14:textId="77777777" w:rsidR="00C15184" w:rsidRPr="00FA3BFA" w:rsidRDefault="00000000">
      <w:pPr>
        <w:rPr>
          <w:rFonts w:cs="Times New Roman"/>
        </w:rPr>
      </w:pPr>
      <w:r w:rsidRPr="00FA3BFA">
        <w:rPr>
          <w:rFonts w:cs="Times New Roman"/>
          <w:color w:val="000000"/>
        </w:rPr>
        <w:t>Haegele, C. W. 1993. “Seabird Predation of Pacific Herring, Clupea Pallasi, Spawn in British Columbia.” Can. Field-Nat. 107 (1): 73–82. https://doi.org/10.5962/p.357075.</w:t>
      </w:r>
    </w:p>
    <w:p w14:paraId="3CA7BA7D" w14:textId="77777777" w:rsidR="00C15184" w:rsidRPr="00FA3BFA" w:rsidRDefault="00000000">
      <w:pPr>
        <w:rPr>
          <w:rFonts w:cs="Times New Roman"/>
        </w:rPr>
      </w:pPr>
      <w:r w:rsidRPr="00FA3BFA">
        <w:rPr>
          <w:rFonts w:cs="Times New Roman"/>
          <w:color w:val="000000"/>
        </w:rPr>
        <w:t>Haegele, C. W., and J. F. Schweigert. 1985. “Distribution and Characteristics of Herring Spawning Grounds and Description of Spawning Behavior.” Can. J. Fish. Aquat. Sci. 42 (S1): s39–55. https://doi.org/10.1139/f85-261.</w:t>
      </w:r>
    </w:p>
    <w:p w14:paraId="09AA24A1" w14:textId="77777777" w:rsidR="00C15184" w:rsidRPr="00FA3BFA" w:rsidRDefault="00000000">
      <w:pPr>
        <w:rPr>
          <w:rFonts w:cs="Times New Roman"/>
        </w:rPr>
      </w:pPr>
      <w:r w:rsidRPr="00FA3BFA">
        <w:rPr>
          <w:rFonts w:cs="Times New Roman"/>
          <w:color w:val="000000"/>
        </w:rPr>
        <w:t>Hay, D. E., and A. R. Kronlund. 1987. “Factors Affecting the Distribution, Abundance, and Measurement of Pacific Herring Spawn.” Can. J. Fish. Aquat. Sci. 44 (6): 1181–94. https://doi.org/10.1139/f87-141.</w:t>
      </w:r>
    </w:p>
    <w:p w14:paraId="5F4BF872" w14:textId="77777777" w:rsidR="00C15184" w:rsidRPr="00FA3BFA" w:rsidRDefault="00000000">
      <w:pPr>
        <w:rPr>
          <w:rFonts w:cs="Times New Roman"/>
        </w:rPr>
      </w:pPr>
      <w:r w:rsidRPr="00FA3BFA">
        <w:rPr>
          <w:rFonts w:cs="Times New Roman"/>
          <w:color w:val="000000"/>
        </w:rPr>
        <w:t>Hay, Douglas E., P. Bruce McCarter, Kristen S. Daniel, and Jacob F. Schweigert. 2009. “Spatial Diversity of Pacific Herring Spawning Areas.” ICES J. Mar. Sci. 66 (8): 1662–66. https://doi.org/10.1093/icesjms/fsp139.</w:t>
      </w:r>
    </w:p>
    <w:p w14:paraId="008723F4" w14:textId="77777777" w:rsidR="00C15184" w:rsidRPr="00FA3BFA" w:rsidRDefault="00000000">
      <w:pPr>
        <w:rPr>
          <w:rFonts w:cs="Times New Roman"/>
        </w:rPr>
      </w:pPr>
      <w:r w:rsidRPr="00FA3BFA">
        <w:rPr>
          <w:rFonts w:cs="Times New Roman"/>
          <w:color w:val="000000"/>
        </w:rPr>
        <w:t>Holt, Robert D. 2008. “Theoretical Perspectives on Resource Pulses.” Ecology 89 (3): 671–681. https://doi.org/10.1890/07-0348.1.</w:t>
      </w:r>
    </w:p>
    <w:p w14:paraId="5B7B08C1" w14:textId="77777777" w:rsidR="00C15184" w:rsidRPr="00FA3BFA" w:rsidRDefault="00000000">
      <w:pPr>
        <w:rPr>
          <w:rFonts w:cs="Times New Roman"/>
        </w:rPr>
      </w:pPr>
      <w:r w:rsidRPr="00FA3BFA">
        <w:rPr>
          <w:rFonts w:cs="Times New Roman"/>
          <w:color w:val="000000"/>
        </w:rPr>
        <w:t>Isaac, Nick J. B., and Michael J. O. Pocock. 2015. “Bias and Information in Biological Records.” Biological Journal of the Linnean Society 115 (3): 522–531. https://doi.org/10.1111/bij.12532.</w:t>
      </w:r>
    </w:p>
    <w:p w14:paraId="1A0BA809" w14:textId="77777777" w:rsidR="00C15184" w:rsidRPr="00FA3BFA" w:rsidRDefault="00000000">
      <w:pPr>
        <w:rPr>
          <w:rFonts w:cs="Times New Roman"/>
        </w:rPr>
      </w:pPr>
      <w:r w:rsidRPr="00FA3BFA">
        <w:rPr>
          <w:rFonts w:cs="Times New Roman"/>
          <w:color w:val="000000"/>
        </w:rPr>
        <w:t>Johnston, Alison, Daniel Fink, Wesley M. Hochachka, and Steve Kelling. 2018. “Estimates of Observer Expertise Improve Species Distributions from Citizen Science Data.” Methods Ecol. Evol. 9 (1): 88–97. https://doi.org/10.1111/2041-210X.12838.</w:t>
      </w:r>
    </w:p>
    <w:p w14:paraId="4C3A30FE" w14:textId="77777777" w:rsidR="00C15184" w:rsidRPr="00FA3BFA" w:rsidRDefault="00000000">
      <w:pPr>
        <w:rPr>
          <w:rFonts w:cs="Times New Roman"/>
        </w:rPr>
      </w:pPr>
      <w:r w:rsidRPr="00FA3BFA">
        <w:rPr>
          <w:rFonts w:cs="Times New Roman"/>
          <w:color w:val="000000"/>
        </w:rPr>
        <w:t>Johnston, Alison, Wesley M. Hochachka, Matthew E. Strimas-Mackey, Viviana Ruiz Gutierrez, Orin J. Robinson, Eliot T. Miller, Tom Auer, Steve T. Kelling, and Daniel Fink. 2021. “Analytical Guidelines to Increase the Value of Community Science Data: An Example Using eBird Data to Estimate Species Distributions.” Divers. Distrib. 27 (7): 1265–77. https://doi.org/10.1111/ddi.13271.</w:t>
      </w:r>
    </w:p>
    <w:p w14:paraId="6F76644D" w14:textId="77777777" w:rsidR="00C15184" w:rsidRPr="00FA3BFA" w:rsidRDefault="00000000">
      <w:pPr>
        <w:rPr>
          <w:rFonts w:cs="Times New Roman"/>
        </w:rPr>
      </w:pPr>
      <w:r w:rsidRPr="00FA3BFA">
        <w:rPr>
          <w:rFonts w:cs="Times New Roman"/>
          <w:color w:val="000000"/>
        </w:rPr>
        <w:t>Kelling, Steve, Alison Johnston, Aletta Bonn, Daniel Fink, Viviana Ruiz-Gutierrez, Rick Bonney, Miguel Fernandez, et al. 2019. “Using Semistructured Surveys to Improve Citizen Science Data for Monitoring Biodiversity.” BioScience 69 (3): 170–79. https://doi.org/10.1093/biosci/biz010.</w:t>
      </w:r>
    </w:p>
    <w:p w14:paraId="2BF2CA9F" w14:textId="77777777" w:rsidR="00C15184" w:rsidRPr="00FA3BFA" w:rsidRDefault="00000000">
      <w:pPr>
        <w:rPr>
          <w:rFonts w:cs="Times New Roman"/>
        </w:rPr>
      </w:pPr>
      <w:r w:rsidRPr="00FA3BFA">
        <w:rPr>
          <w:rFonts w:cs="Times New Roman"/>
          <w:color w:val="000000"/>
        </w:rPr>
        <w:t>Kelly, Jeffrey P., Carol A. Rothenbach, and Wesley W. Weathers. 2018. “Echoes of Numerical Dependence: Responses of Wintering Waterbirds to Pacific Herring Spawns.” Mar. Ecol. Prog. Ser. 597: 243–57. https://doi.org/10.3354/meps12594.</w:t>
      </w:r>
    </w:p>
    <w:p w14:paraId="1C53F7ED" w14:textId="77777777" w:rsidR="00C15184" w:rsidRPr="00FA3BFA" w:rsidRDefault="00000000">
      <w:pPr>
        <w:rPr>
          <w:rFonts w:cs="Times New Roman"/>
        </w:rPr>
      </w:pPr>
      <w:r w:rsidRPr="00FA3BFA">
        <w:rPr>
          <w:rFonts w:cs="Times New Roman"/>
          <w:color w:val="000000"/>
        </w:rPr>
        <w:t>Laney, Jesse A., Tyler A. Hallman, Jenna R. Curtis, and W. Douglas Robinson. 2021. “The Influence of Rare Birds on Observer Effort and Subsequent Rarity Discovery in the American Birdwatching Community.” PeerJ 9: e10713. https://doi.org/10.7717/peerj.10713.</w:t>
      </w:r>
    </w:p>
    <w:p w14:paraId="5C5B017C" w14:textId="77777777" w:rsidR="00C15184" w:rsidRPr="00FA3BFA" w:rsidRDefault="00000000">
      <w:pPr>
        <w:rPr>
          <w:rFonts w:cs="Times New Roman"/>
        </w:rPr>
      </w:pPr>
      <w:r w:rsidRPr="00FA3BFA">
        <w:rPr>
          <w:rFonts w:cs="Times New Roman"/>
          <w:color w:val="000000"/>
        </w:rPr>
        <w:t>Larsen, Ashley E., Kyle Meng, and Bruce E. Kendall. 2019. “Causal Analysis in Control–Impact Ecological Studies with Observational Data.” Methods Ecol. Evol. 10 (7): 924–34. https://doi.org/10.1111/2041-210X.13190.</w:t>
      </w:r>
    </w:p>
    <w:p w14:paraId="2A54C957" w14:textId="77777777" w:rsidR="00C15184" w:rsidRPr="00FA3BFA" w:rsidRDefault="00000000">
      <w:pPr>
        <w:rPr>
          <w:rFonts w:cs="Times New Roman"/>
        </w:rPr>
      </w:pPr>
      <w:r w:rsidRPr="00FA3BFA">
        <w:rPr>
          <w:rFonts w:cs="Times New Roman"/>
          <w:color w:val="000000"/>
        </w:rPr>
        <w:t>Lewis, Tyler L., Daniel Esler, and W. Sean Boyd. 2007. “Foraging Behaviors of Surf Scoters and White-Winged Scoters During Spawning of Pacific Herring.” Condor 109 (1): 216–22. https://doi.org/10.1093/condor/109.1.216.</w:t>
      </w:r>
    </w:p>
    <w:p w14:paraId="11BCD989" w14:textId="77777777" w:rsidR="00C15184" w:rsidRPr="00FA3BFA" w:rsidRDefault="00000000">
      <w:pPr>
        <w:rPr>
          <w:rFonts w:cs="Times New Roman"/>
        </w:rPr>
      </w:pPr>
      <w:r w:rsidRPr="00FA3BFA">
        <w:rPr>
          <w:rFonts w:cs="Times New Roman"/>
          <w:color w:val="000000"/>
        </w:rPr>
        <w:t>Lok, Erika K., Molly Kirk, Daniel Esler, and W. Sean Boyd. 2008. “Movements of Pre-Migratory Surf and White-Winged Scoters in Response to Pacific Herring Spawn.” Waterbirds 31 (3): 385–93. https://doi.org/10.1675/1524-4695-31.3.385.</w:t>
      </w:r>
    </w:p>
    <w:p w14:paraId="14F228D3" w14:textId="77777777" w:rsidR="00C15184" w:rsidRPr="00FA3BFA" w:rsidRDefault="00000000">
      <w:pPr>
        <w:rPr>
          <w:rFonts w:cs="Times New Roman"/>
        </w:rPr>
      </w:pPr>
      <w:r w:rsidRPr="00FA3BFA">
        <w:rPr>
          <w:rFonts w:cs="Times New Roman"/>
          <w:color w:val="000000"/>
        </w:rPr>
        <w:t>Lok, Erika K., Daniel Esler, John Y. Takekawa, Susan E. W. De La Cruz, W. Sean Boyd, David R. Nysewander, Joseph R. Evenson, and David H. Ward. 2012. “Spatiotemporal Associations Between Pacific Herring Spawn and Surf Scoter Spring Migration: Evaluating a Silver Wave Hypothesis.” Mar. Ecol. Prog. Ser. 457: 139–50. https://doi.org/10.3354/meps09692.</w:t>
      </w:r>
    </w:p>
    <w:p w14:paraId="2914E824" w14:textId="77777777" w:rsidR="00C15184" w:rsidRPr="00FA3BFA" w:rsidRDefault="00000000">
      <w:pPr>
        <w:rPr>
          <w:rFonts w:cs="Times New Roman"/>
        </w:rPr>
      </w:pPr>
      <w:r w:rsidRPr="00FA3BFA">
        <w:rPr>
          <w:rFonts w:cs="Times New Roman"/>
          <w:color w:val="000000"/>
        </w:rPr>
        <w:t>Nowlin, Weston H., Michael J. Vanni, and Louie H. Yang. 2008. “Comparing Resource Pulses in Aquatic and Terrestrial Ecosystems.” Ecology 89 (3): 647–659. https://doi.org/10.1890/07-0303.1.</w:t>
      </w:r>
    </w:p>
    <w:p w14:paraId="221A7D7A" w14:textId="77777777" w:rsidR="00C15184" w:rsidRPr="00FA3BFA" w:rsidRDefault="00000000">
      <w:pPr>
        <w:rPr>
          <w:rFonts w:cs="Times New Roman"/>
        </w:rPr>
      </w:pPr>
      <w:r w:rsidRPr="00FA3BFA">
        <w:rPr>
          <w:rFonts w:cs="Times New Roman"/>
          <w:color w:val="000000"/>
        </w:rPr>
        <w:t>Rodway, Michael S., Heidi M. Regehr, John Ashley, Peter V. Clarkson, R. Ian Goudie, Douglas E. Hay, Cyndi M. Smith, and Kenneth G. Wright. 2003. “Aggregative Response of Harlequin Ducks to Herring Spawning in the Strait of Georgia, British Columbia.” Can. J. Zool. 81 (3): 504–14. https://doi.org/10.1139/z03-032.</w:t>
      </w:r>
    </w:p>
    <w:p w14:paraId="6D4C8756" w14:textId="77777777" w:rsidR="00C15184" w:rsidRPr="00FA3BFA" w:rsidRDefault="00000000">
      <w:pPr>
        <w:rPr>
          <w:rFonts w:cs="Times New Roman"/>
        </w:rPr>
      </w:pPr>
      <w:r w:rsidRPr="00FA3BFA">
        <w:rPr>
          <w:rFonts w:cs="Times New Roman"/>
          <w:color w:val="000000"/>
        </w:rPr>
        <w:t>Rooper, Christopher N., Jennifer L. Boldt, Jaclyn Cleary, Angelica M. Pena, Matt Thompson, and Matthew Grinnell. 2024. “Evaluating Factors Affecting the Distribution and Timing of Pacific Herring Spawn in British Columbia.” Mar. Ecol. Prog. Ser. 741: 251–69. https://doi.org/10.3354/meps14274.</w:t>
      </w:r>
    </w:p>
    <w:p w14:paraId="2BF0DC2A" w14:textId="77777777" w:rsidR="00C15184" w:rsidRPr="00FA3BFA" w:rsidRDefault="00000000">
      <w:pPr>
        <w:rPr>
          <w:rFonts w:cs="Times New Roman"/>
        </w:rPr>
      </w:pPr>
      <w:r w:rsidRPr="00FA3BFA">
        <w:rPr>
          <w:rFonts w:cs="Times New Roman"/>
          <w:color w:val="000000"/>
        </w:rPr>
        <w:t>Sullivan, Brian L., Christopher L. Wood, Marshall J. Iliff, Rick E. Bonney, Daniel Fink, and Steve Kelling. 2009. “eBird: A Citizen-Based Bird Observation Network in the Biological Sciences.” Biol. Conserv. 142 (10): 2282–92. https://doi.org/10.1016/j.biocon.2009.05.006.</w:t>
      </w:r>
    </w:p>
    <w:p w14:paraId="523AFCB7" w14:textId="77777777" w:rsidR="00C15184" w:rsidRPr="00FA3BFA" w:rsidRDefault="00000000">
      <w:pPr>
        <w:rPr>
          <w:rFonts w:cs="Times New Roman"/>
        </w:rPr>
      </w:pPr>
      <w:r w:rsidRPr="00FA3BFA">
        <w:rPr>
          <w:rFonts w:cs="Times New Roman"/>
          <w:color w:val="000000"/>
        </w:rPr>
        <w:t>Sullivan, Terrance M., Robert W. Butler, and W. Sean Boyd. 2002. “Seasonal Distribution of Waterbirds in Relation to Spawning Pacific Herring, Clupea Pallasi, in the Strait of Georgia, British Columbia.” Can. Field-Nat. 116 (3): 366–70. https://doi.org/10.5962/p.363475.</w:t>
      </w:r>
    </w:p>
    <w:p w14:paraId="3BFDE0EE" w14:textId="77777777" w:rsidR="00C15184" w:rsidRPr="00FA3BFA" w:rsidRDefault="00000000">
      <w:pPr>
        <w:rPr>
          <w:rFonts w:cs="Times New Roman"/>
        </w:rPr>
      </w:pPr>
      <w:r w:rsidRPr="00FA3BFA">
        <w:rPr>
          <w:rFonts w:cs="Times New Roman"/>
          <w:color w:val="000000"/>
        </w:rPr>
        <w:t>Willson, Mary F., and Jamie N. Womble. 2006. “Vertebrate Exploitation of Pulsed Marine Prey: A Review and the Example of Spawning Herring.” Reviews in Fish Biology and Fisheries 16: 183–200. https://doi.org/10.1007/s11160-006-9009-7.</w:t>
      </w:r>
    </w:p>
    <w:p w14:paraId="15AAEC3F" w14:textId="77777777" w:rsidR="00C15184" w:rsidRPr="00FA3BFA" w:rsidRDefault="00000000">
      <w:pPr>
        <w:rPr>
          <w:rFonts w:cs="Times New Roman"/>
        </w:rPr>
      </w:pPr>
      <w:r w:rsidRPr="00FA3BFA">
        <w:rPr>
          <w:rFonts w:cs="Times New Roman"/>
          <w:color w:val="000000"/>
        </w:rPr>
        <w:t>Wing, Coady, Kosali Simon, and Ricardo A. Bello-Gomez. 2018. “Designing Difference in Difference Studies: Best Practices for Public Health Policy Research.” Annu. Rev. Public Health 39: 453–69. https://doi.org/10.1146/annurev-publhealth-040617-013507.</w:t>
      </w:r>
    </w:p>
    <w:p w14:paraId="5935E1EF" w14:textId="77777777" w:rsidR="00C15184" w:rsidRPr="00FA3BFA" w:rsidRDefault="00000000">
      <w:pPr>
        <w:rPr>
          <w:rFonts w:cs="Times New Roman"/>
        </w:rPr>
      </w:pPr>
      <w:r w:rsidRPr="00FA3BFA">
        <w:rPr>
          <w:rFonts w:cs="Times New Roman"/>
          <w:color w:val="000000"/>
        </w:rPr>
        <w:t>Yang, Louie H., Jennifer L. Bastow, Kristin O. Spence, and Amber N. Wright. 2008. “What Can We Learn from Resource Pulses?” Ecology 89 (3): 621–634. https://doi.org/10.1890/07-0175.1.</w:t>
      </w:r>
    </w:p>
    <w:sectPr w:rsidR="00C15184" w:rsidRPr="00FA3BFA" w:rsidSect="00F32B77">
      <w:footerReference w:type="default" r:id="rId15"/>
      <w:pgSz w:w="12240" w:h="15840"/>
      <w:pgMar w:top="1440" w:right="1440" w:bottom="1440" w:left="1440" w:header="709" w:footer="709" w:gutter="0"/>
      <w:lnNumType w:countBy="1" w:restart="continuous"/>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3" w:author="Jake Dingwall" w:date="2026-07-26T16:40:00Z" w:initials="JD">
    <w:p w14:paraId="0AB6054D" w14:textId="77777777" w:rsidR="00FA3BFA" w:rsidRDefault="00FA3BFA" w:rsidP="00FA3BFA">
      <w:pPr>
        <w:pStyle w:val="CommentText"/>
      </w:pPr>
      <w:r>
        <w:rPr>
          <w:rStyle w:val="CommentReference"/>
        </w:rPr>
        <w:annotationRef/>
      </w:r>
      <w:r>
        <w:t>Change my mind on adding these latin names here</w:t>
      </w:r>
    </w:p>
  </w:comment>
  <w:comment w:id="2" w:author="Jake Dingwall" w:date="2026-07-26T16:41:00Z" w:initials="JD">
    <w:p w14:paraId="445BA673" w14:textId="77777777" w:rsidR="00FA3BFA" w:rsidRDefault="00FA3BFA" w:rsidP="00FA3BFA">
      <w:pPr>
        <w:pStyle w:val="CommentText"/>
      </w:pPr>
      <w:r>
        <w:rPr>
          <w:rStyle w:val="CommentReference"/>
        </w:rPr>
        <w:annotationRef/>
      </w:r>
      <w:r>
        <w:t xml:space="preserve">These paragraphs feel like they overlap a lot and should maybe be combined. </w:t>
      </w:r>
    </w:p>
  </w:comment>
  <w:comment w:id="7" w:author="Jake Dingwall" w:date="2026-07-26T16:43:00Z" w:initials="JD">
    <w:p w14:paraId="593D3278" w14:textId="77777777" w:rsidR="00FA3BFA" w:rsidRDefault="00FA3BFA" w:rsidP="00FA3BFA">
      <w:pPr>
        <w:pStyle w:val="CommentText"/>
      </w:pPr>
      <w:r>
        <w:rPr>
          <w:rStyle w:val="CommentReference"/>
        </w:rPr>
        <w:annotationRef/>
      </w:r>
      <w:r>
        <w:t xml:space="preserve">Probably unnecessarily rigorous for an intro.  </w:t>
      </w:r>
    </w:p>
  </w:comment>
  <w:comment w:id="8" w:author="Jake Dingwall" w:date="2026-07-26T16:43:00Z" w:initials="JD">
    <w:p w14:paraId="3E52EF60" w14:textId="77777777" w:rsidR="00FA3BFA" w:rsidRDefault="00FA3BFA" w:rsidP="00FA3BFA">
      <w:pPr>
        <w:pStyle w:val="CommentText"/>
      </w:pPr>
      <w:r>
        <w:rPr>
          <w:rStyle w:val="CommentReference"/>
        </w:rPr>
        <w:annotationRef/>
      </w:r>
      <w:r>
        <w:t>Remember all first time common names need a species name! Add this to the writing style md</w:t>
      </w:r>
    </w:p>
  </w:comment>
  <w:comment w:id="9" w:author="Jake Dingwall" w:date="2026-07-26T16:44:00Z" w:initials="JD">
    <w:p w14:paraId="6264C8B4" w14:textId="77777777" w:rsidR="00FA3BFA" w:rsidRDefault="00FA3BFA" w:rsidP="00FA3BFA">
      <w:pPr>
        <w:pStyle w:val="CommentText"/>
      </w:pPr>
      <w:r>
        <w:rPr>
          <w:rStyle w:val="CommentReference"/>
        </w:rPr>
        <w:annotationRef/>
      </w:r>
      <w:r>
        <w:t>I asked you to do this?</w:t>
      </w:r>
    </w:p>
  </w:comment>
  <w:comment w:id="11" w:author="Jake Dingwall" w:date="2026-07-26T16:45:00Z" w:initials="JD">
    <w:p w14:paraId="7A7891C9" w14:textId="77777777" w:rsidR="00FA3BFA" w:rsidRDefault="00FA3BFA" w:rsidP="00FA3BFA">
      <w:pPr>
        <w:pStyle w:val="CommentText"/>
      </w:pPr>
      <w:r>
        <w:rPr>
          <w:rStyle w:val="CommentReference"/>
        </w:rPr>
        <w:annotationRef/>
      </w:r>
      <w:r>
        <w:t xml:space="preserve">Nobody cares about study rules. Remove. </w:t>
      </w:r>
    </w:p>
  </w:comment>
  <w:comment w:id="12" w:author="Jake Dingwall" w:date="2026-07-26T16:45:00Z" w:initials="JD">
    <w:p w14:paraId="131AC80D" w14:textId="77777777" w:rsidR="00FA3BFA" w:rsidRDefault="00FA3BFA" w:rsidP="00FA3BFA">
      <w:pPr>
        <w:pStyle w:val="CommentText"/>
      </w:pPr>
      <w:r>
        <w:rPr>
          <w:rStyle w:val="CommentReference"/>
        </w:rPr>
        <w:annotationRef/>
      </w:r>
      <w:r>
        <w:t xml:space="preserve">Describe more about the dataset and don’t use variable names. How do they collect it, etc. </w:t>
      </w:r>
    </w:p>
  </w:comment>
  <w:comment w:id="16" w:author="Jake Dingwall" w:date="2026-07-26T16:46:00Z" w:initials="JD">
    <w:p w14:paraId="43C506E1" w14:textId="77777777" w:rsidR="00FA3BFA" w:rsidRDefault="00FA3BFA" w:rsidP="00FA3BFA">
      <w:pPr>
        <w:pStyle w:val="CommentText"/>
      </w:pPr>
      <w:r>
        <w:rPr>
          <w:rStyle w:val="CommentReference"/>
        </w:rPr>
        <w:annotationRef/>
      </w:r>
      <w:r>
        <w:t xml:space="preserve">This doesn’t sound like it would belong in a scientific pape. </w:t>
      </w:r>
    </w:p>
  </w:comment>
  <w:comment w:id="18" w:author="Jake Dingwall" w:date="2026-07-26T16:46:00Z" w:initials="JD">
    <w:p w14:paraId="4A4139D0" w14:textId="77777777" w:rsidR="00FA3BFA" w:rsidRDefault="00FA3BFA" w:rsidP="00FA3BFA">
      <w:pPr>
        <w:pStyle w:val="CommentText"/>
      </w:pPr>
      <w:r>
        <w:rPr>
          <w:rStyle w:val="CommentReference"/>
        </w:rPr>
        <w:annotationRef/>
      </w:r>
      <w:r>
        <w:t>Don’t use variable names! Use english!</w:t>
      </w:r>
    </w:p>
  </w:comment>
  <w:comment w:id="17" w:author="Jake Dingwall" w:date="2026-07-26T16:47:00Z" w:initials="JD">
    <w:p w14:paraId="6085ED8D" w14:textId="77777777" w:rsidR="00FA3BFA" w:rsidRDefault="00FA3BFA" w:rsidP="00FA3BFA">
      <w:pPr>
        <w:pStyle w:val="CommentText"/>
      </w:pPr>
      <w:r>
        <w:rPr>
          <w:rStyle w:val="CommentReference"/>
        </w:rPr>
        <w:annotationRef/>
      </w:r>
      <w:r>
        <w:t xml:space="preserve">This whole section needs to be more readable. Is there information you can add to a table? Or to the flow diagram figure? This is really hard to read. </w:t>
      </w:r>
    </w:p>
  </w:comment>
  <w:comment w:id="26" w:author="Jake Dingwall" w:date="2026-07-26T16:48:00Z" w:initials="JD">
    <w:p w14:paraId="3D740522" w14:textId="77777777" w:rsidR="006E4209" w:rsidRDefault="006E4209" w:rsidP="006E4209">
      <w:pPr>
        <w:pStyle w:val="CommentText"/>
      </w:pPr>
      <w:r>
        <w:rPr>
          <w:rStyle w:val="CommentReference"/>
        </w:rPr>
        <w:annotationRef/>
      </w:r>
      <w:r>
        <w:t xml:space="preserve">This type of unnecessary detail is evident throughout the paper and is a good hallmark of AI writing. </w:t>
      </w:r>
    </w:p>
  </w:comment>
  <w:comment w:id="25" w:author="Jake Dingwall" w:date="2026-07-26T16:49:00Z" w:initials="JD">
    <w:p w14:paraId="634A3C17" w14:textId="77777777" w:rsidR="006E4209" w:rsidRDefault="006E4209" w:rsidP="006E4209">
      <w:pPr>
        <w:pStyle w:val="CommentText"/>
      </w:pPr>
      <w:r>
        <w:rPr>
          <w:rStyle w:val="CommentReference"/>
        </w:rPr>
        <w:annotationRef/>
      </w:r>
      <w:r>
        <w:t xml:space="preserve">Also overall the paragraphs appear to be too short. They sound clippy and fragmented. </w:t>
      </w:r>
    </w:p>
  </w:comment>
  <w:comment w:id="28" w:author="Jake Dingwall" w:date="2026-07-26T16:51:00Z" w:initials="JD">
    <w:p w14:paraId="31B41440" w14:textId="77777777" w:rsidR="006E4209" w:rsidRDefault="006E4209" w:rsidP="006E4209">
      <w:pPr>
        <w:pStyle w:val="CommentText"/>
      </w:pPr>
      <w:r>
        <w:rPr>
          <w:rStyle w:val="CommentReference"/>
        </w:rPr>
        <w:annotationRef/>
      </w:r>
      <w:r>
        <w:t xml:space="preserve">I think you need to add more transitions words like this. </w:t>
      </w:r>
    </w:p>
  </w:comment>
  <w:comment w:id="29" w:author="Jake Dingwall" w:date="2026-07-26T16:52:00Z" w:initials="JD">
    <w:p w14:paraId="5670145F" w14:textId="77777777" w:rsidR="006E4209" w:rsidRDefault="006E4209" w:rsidP="006E4209">
      <w:pPr>
        <w:pStyle w:val="CommentText"/>
      </w:pPr>
      <w:r>
        <w:rPr>
          <w:rStyle w:val="CommentReference"/>
        </w:rPr>
        <w:annotationRef/>
      </w:r>
      <w:r>
        <w:t>bad</w:t>
      </w:r>
    </w:p>
  </w:comment>
  <w:comment w:id="31" w:author="Jake Dingwall" w:date="2026-07-26T16:53:00Z" w:initials="JD">
    <w:p w14:paraId="6DC20E27" w14:textId="77777777" w:rsidR="006E4209" w:rsidRDefault="006E4209" w:rsidP="006E4209">
      <w:pPr>
        <w:pStyle w:val="CommentText"/>
      </w:pPr>
      <w:r>
        <w:rPr>
          <w:rStyle w:val="CommentReference"/>
        </w:rPr>
        <w:annotationRef/>
      </w:r>
      <w:r>
        <w:t xml:space="preserve">In no scientific paper would you ever see someone describing their coding process like this. This sort of stuff is bad. </w:t>
      </w:r>
    </w:p>
  </w:comment>
  <w:comment w:id="131" w:author="Claude (editorial pass)" w:date="2026-07-26T00:00:00Z" w:initials="C">
    <w:p w14:paraId="5A000083" w14:textId="5A000083">
      <w:r>
        <w:t xml:space="preserve">Combined. The two paragraphs are now one, and the sentence about spawning regions repeating year to year has been folded into the herring paragraph above rather than standing alone.</w:t>
      </w:r>
    </w:p>
  </w:comment>
  <w:comment w:id="132" w:author="Claude (editorial pass)" w:date="2026-07-26T00:00:00Z" w:initials="C">
    <w:p w14:paraId="5A000084" w14:textId="5A000084">
      <w:r>
        <w:t xml:space="preserve">Kept. Journal style needs the binomial at first mention, and this is the first mention for most of these birds. The genus list that followed it (Gavia, Mergus, Lophodytes, Podiceps, Aechmophorus, Urile, Nannopterum) is gone, which was the part that read as a catalogue.</w:t>
      </w:r>
    </w:p>
  </w:comment>
  <w:comment w:id="133" w:author="Claude (editorial pass)" w:date="2026-07-26T00:00:00Z" w:initials="C">
    <w:p w14:paraId="5A000085" w14:textId="5A000085">
      <w:r>
        <w:t xml:space="preserve">Cut. The comparator and negative-control design has moved to Section 2.5 where it belongs; the Introduction now states the expectation and stops.</w:t>
      </w:r>
    </w:p>
  </w:comment>
  <w:comment w:id="134" w:author="Claude (editorial pass)" w:date="2026-07-26T00:00:00Z" w:initials="C">
    <w:p w14:paraId="5A000086" w14:textId="5A000086">
      <w:r>
        <w:t xml:space="preserve">Done, and added to the style guide as a scripted check. Four first mentions were orphaned when the comparator text moved out of the Introduction (Gadwall, Northern Shoveler, Glaucous-winged Gull, Bald Eagle); all four now carry the binomial. 31 binomials, none missing.</w:t>
      </w:r>
    </w:p>
  </w:comment>
  <w:comment w:id="135" w:author="Claude (editorial pass)" w:date="2026-07-26T00:00:00Z" w:initials="C">
    <w:p w14:paraId="5A000087" w14:textId="5A000087">
      <w:r>
        <w:t xml:space="preserve">You did not, and that was my error. The placeholder has been replaced with the conservation and management sentence you asked for. Correct it if the angle is wrong.</w:t>
      </w:r>
    </w:p>
  </w:comment>
  <w:comment w:id="136" w:author="Claude (editorial pass)" w:date="2026-07-26T00:00:00Z" w:initials="C">
    <w:p w14:paraId="5A000088" w14:textId="5A000088">
      <w:r>
        <w:t xml:space="preserve">Removed. "Study rules", "analysis frame", "frozen" and the rest of that vocabulary now return zero across the manuscript.</w:t>
      </w:r>
    </w:p>
  </w:comment>
  <w:comment w:id="137" w:author="Claude (editorial pass)" w:date="2026-07-26T00:00:00Z" w:initials="C">
    <w:p w14:paraId="5A000089" w14:textId="5A000089">
      <w:r>
        <w:t xml:space="preserve">Rewritten. The paragraph now describes how DFO collects the index, surface and dive surveys through the spawning season and what each records, instead of listing StartDate and EndDate. No field names remain.</w:t>
      </w:r>
    </w:p>
  </w:comment>
  <w:comment w:id="138" w:author="Claude (editorial pass)" w:date="2026-07-26T00:00:00Z" w:initials="C">
    <w:p w14:paraId="5A00008A" w14:textId="5A00008A">
      <w:r>
        <w:t xml:space="preserve">Cut. The paragraph defining event blocks as a construct is gone; what survives is the one sentence a reader needs, that two events in the same block need not belong to one spawning population.</w:t>
      </w:r>
    </w:p>
  </w:comment>
  <w:comment w:id="139" w:author="Claude (editorial pass)" w:date="2026-07-26T00:00:00Z" w:initials="C">
    <w:p w14:paraId="5A00008B" w14:textId="5A00008B">
      <w:r>
        <w:t xml:space="preserve">Table 1 is new and carries the six period definitions, their lengths and what is happening biologically in each. The dense prose that held those numbers has been deleted.</w:t>
      </w:r>
    </w:p>
  </w:comment>
  <w:comment w:id="140" w:author="Claude (editorial pass)" w:date="2026-07-26T00:00:00Z" w:initials="C">
    <w:p w14:paraId="5A00008C" w14:textId="5A00008C">
      <w:r>
        <w:t xml:space="preserve">Done. StartDate and EndDate are gone from the Day 0 definition, which now reads as the midpoint between the first and last dates on which spawn was recorded at a location.</w:t>
      </w:r>
    </w:p>
  </w:comment>
  <w:comment w:id="141" w:author="Claude (editorial pass)" w:date="2026-07-26T00:00:00Z" w:initials="C">
    <w:p w14:paraId="5A00008D" w14:textId="5A00008D">
      <w:r>
        <w:t xml:space="preserve">Addressed, though not the way I first took it. Paragraphs were merged and connectives added. Measuring it afterwards showed sentence length is not a marker of machine writing in any of the literature, so it is no longer treated as one; the readability measure that is cited has replaced it.</w:t>
      </w:r>
    </w:p>
  </w:comment>
  <w:comment w:id="142" w:author="Claude (editorial pass)" w:date="2026-07-26T00:00:00Z" w:initials="C">
    <w:p w14:paraId="5A00008E" w14:textId="5A00008E">
      <w:r>
        <w:t xml:space="preserve">This was the most useful comment of the fifteen. The pattern was much wider than the sentence you marked: 19% of sentences in the body carried a pre-emptive denial, fencing a finding in the same breath as stating it. Eighteen of those are now cut where the point already has a home in Section 4.3 or 4.4. The restated condition you marked here is gone.</w:t>
      </w:r>
    </w:p>
  </w:comment>
  <w:comment w:id="143" w:author="Claude (editorial pass)" w:date="2026-07-26T00:00:00Z" w:initials="C">
    <w:p w14:paraId="5A00008F" w14:textId="5A00008F">
      <w:r>
        <w:t xml:space="preserve">Done. Ordinary connectives (because, although, whereas, since, however) now appear about 16 times per thousand words, against 7 in v30.</w:t>
      </w:r>
    </w:p>
  </w:comment>
  <w:comment w:id="144" w:author="Claude (editorial pass)" w:date="2026-07-26T00:00:00Z" w:initials="C">
    <w:p w14:paraId="5A000090" w14:textId="5A000090">
      <w:r>
        <w:t xml:space="preserve">Rewritten. The sentence pointing the reader at Section 4.4 is gone, and what remains states the interval construction once without instructing the reader how to weigh it.</w:t>
      </w:r>
    </w:p>
  </w:comment>
  <w:comment w:id="145" w:author="Claude (editorial pass)" w:date="2026-07-26T00:00:00Z" w:initials="C">
    <w:p w14:paraId="5A000091" w14:textId="5A000091">
      <w:r>
        <w:t xml:space="preserve">Cut. The pipeline vocabulary is gone throughout, along with the sentence declaring the missing diel term to be a real gap rather than a considered omission. The limitation itself stays in Section 4.4, stated once.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445BA673" w15:done="1"/>
  <w15:commentEx w15:paraId="5A000083" w15:paraIdParent="445BA673" w15:done="1"/>
  <w15:commentEx w15:paraId="0AB6054D" w15:done="1"/>
  <w15:commentEx w15:paraId="5A000084" w15:paraIdParent="0AB6054D" w15:done="1"/>
  <w15:commentEx w15:paraId="593D3278" w15:done="1"/>
  <w15:commentEx w15:paraId="5A000085" w15:paraIdParent="593D3278" w15:done="1"/>
  <w15:commentEx w15:paraId="3E52EF60" w15:done="1"/>
  <w15:commentEx w15:paraId="5A000086" w15:paraIdParent="3E52EF60" w15:done="1"/>
  <w15:commentEx w15:paraId="6264C8B4" w15:done="1"/>
  <w15:commentEx w15:paraId="5A000087" w15:paraIdParent="6264C8B4" w15:done="1"/>
  <w15:commentEx w15:paraId="7A7891C9" w15:done="1"/>
  <w15:commentEx w15:paraId="5A000088" w15:paraIdParent="7A7891C9" w15:done="1"/>
  <w15:commentEx w15:paraId="131AC80D" w15:done="1"/>
  <w15:commentEx w15:paraId="5A000089" w15:paraIdParent="131AC80D" w15:done="1"/>
  <w15:commentEx w15:paraId="43C506E1" w15:done="1"/>
  <w15:commentEx w15:paraId="5A00008A" w15:paraIdParent="43C506E1" w15:done="1"/>
  <w15:commentEx w15:paraId="6085ED8D" w15:done="1"/>
  <w15:commentEx w15:paraId="5A00008B" w15:paraIdParent="6085ED8D" w15:done="1"/>
  <w15:commentEx w15:paraId="4A4139D0" w15:done="1"/>
  <w15:commentEx w15:paraId="5A00008C" w15:paraIdParent="4A4139D0" w15:done="1"/>
  <w15:commentEx w15:paraId="634A3C17" w15:done="1"/>
  <w15:commentEx w15:paraId="5A00008D" w15:paraIdParent="634A3C17" w15:done="1"/>
  <w15:commentEx w15:paraId="3D740522" w15:done="1"/>
  <w15:commentEx w15:paraId="5A00008E" w15:paraIdParent="3D740522" w15:done="1"/>
  <w15:commentEx w15:paraId="31B41440" w15:done="1"/>
  <w15:commentEx w15:paraId="5A00008F" w15:paraIdParent="31B41440" w15:done="1"/>
  <w15:commentEx w15:paraId="5670145F" w15:done="1"/>
  <w15:commentEx w15:paraId="5A000090" w15:paraIdParent="5670145F" w15:done="1"/>
  <w15:commentEx w15:paraId="6DC20E27" w15:done="1"/>
  <w15:commentEx w15:paraId="5A000091" w15:paraIdParent="6DC20E27"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615E35E9" w16cex:dateUtc="2026-07-26T23:40:00Z"/>
  <w16cex:commentExtensible w16cex:durableId="756ABCE3" w16cex:dateUtc="2026-07-26T23:41:00Z"/>
  <w16cex:commentExtensible w16cex:durableId="5550D78E" w16cex:dateUtc="2026-07-26T23:43:00Z"/>
  <w16cex:commentExtensible w16cex:durableId="3416D269" w16cex:dateUtc="2026-07-26T23:43:00Z"/>
  <w16cex:commentExtensible w16cex:durableId="61D36585" w16cex:dateUtc="2026-07-26T23:44:00Z"/>
  <w16cex:commentExtensible w16cex:durableId="4F2B1378" w16cex:dateUtc="2026-07-26T23:45:00Z"/>
  <w16cex:commentExtensible w16cex:durableId="10C0DF0A" w16cex:dateUtc="2026-07-26T23:45:00Z"/>
  <w16cex:commentExtensible w16cex:durableId="416A2EEE" w16cex:dateUtc="2026-07-26T23:46:00Z"/>
  <w16cex:commentExtensible w16cex:durableId="34EE5102" w16cex:dateUtc="2026-07-26T23:46:00Z"/>
  <w16cex:commentExtensible w16cex:durableId="08EF6670" w16cex:dateUtc="2026-07-26T23:47:00Z"/>
  <w16cex:commentExtensible w16cex:durableId="03BCABF0" w16cex:dateUtc="2026-07-26T23:48:00Z"/>
  <w16cex:commentExtensible w16cex:durableId="2930FE42" w16cex:dateUtc="2026-07-26T23:49:00Z"/>
  <w16cex:commentExtensible w16cex:durableId="02C941A5" w16cex:dateUtc="2026-07-26T23:51:00Z"/>
  <w16cex:commentExtensible w16cex:durableId="68FC935D" w16cex:dateUtc="2026-07-26T23:52:00Z"/>
  <w16cex:commentExtensible w16cex:durableId="520B0298" w16cex:dateUtc="2026-07-26T23:53: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AB6054D" w16cid:durableId="615E35E9"/>
  <w16cid:commentId w16cid:paraId="445BA673" w16cid:durableId="756ABCE3"/>
  <w16cid:commentId w16cid:paraId="593D3278" w16cid:durableId="5550D78E"/>
  <w16cid:commentId w16cid:paraId="3E52EF60" w16cid:durableId="3416D269"/>
  <w16cid:commentId w16cid:paraId="6264C8B4" w16cid:durableId="61D36585"/>
  <w16cid:commentId w16cid:paraId="7A7891C9" w16cid:durableId="4F2B1378"/>
  <w16cid:commentId w16cid:paraId="131AC80D" w16cid:durableId="10C0DF0A"/>
  <w16cid:commentId w16cid:paraId="43C506E1" w16cid:durableId="416A2EEE"/>
  <w16cid:commentId w16cid:paraId="4A4139D0" w16cid:durableId="34EE5102"/>
  <w16cid:commentId w16cid:paraId="6085ED8D" w16cid:durableId="08EF6670"/>
  <w16cid:commentId w16cid:paraId="3D740522" w16cid:durableId="03BCABF0"/>
  <w16cid:commentId w16cid:paraId="634A3C17" w16cid:durableId="2930FE42"/>
  <w16cid:commentId w16cid:paraId="31B41440" w16cid:durableId="02C941A5"/>
  <w16cid:commentId w16cid:paraId="5670145F" w16cid:durableId="68FC935D"/>
  <w16cid:commentId w16cid:paraId="6DC20E27" w16cid:durableId="520B0298"/>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014D26" w14:textId="77777777" w:rsidR="006A2C95" w:rsidRDefault="006A2C95">
      <w:pPr>
        <w:spacing w:after="0" w:line="240" w:lineRule="auto"/>
      </w:pPr>
      <w:r>
        <w:separator/>
      </w:r>
    </w:p>
  </w:endnote>
  <w:endnote w:type="continuationSeparator" w:id="0">
    <w:p w14:paraId="68EF0267" w14:textId="77777777" w:rsidR="006A2C95" w:rsidRDefault="006A2C9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083467" w14:textId="77777777" w:rsidR="00C15184" w:rsidRDefault="00000000">
    <w:pPr>
      <w:pStyle w:val="Footer"/>
      <w:jc w:val="center"/>
    </w:pPr>
    <w:r>
      <w:fldChar w:fldCharType="begin"/>
    </w:r>
    <w:r>
      <w:instrText xml:space="preserve"> PAGE </w:instrText>
    </w:r>
    <w:r>
      <w:fldChar w:fldCharType="separate"/>
    </w:r>
    <w:r w:rsidR="00F46B3E">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9ED168" w14:textId="77777777" w:rsidR="006A2C95" w:rsidRDefault="006A2C95">
      <w:r>
        <w:separator/>
      </w:r>
    </w:p>
  </w:footnote>
  <w:footnote w:type="continuationSeparator" w:id="0">
    <w:p w14:paraId="61107F84" w14:textId="77777777" w:rsidR="006A2C95" w:rsidRDefault="006A2C9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F9DC1E86"/>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6A467C6"/>
    <w:multiLevelType w:val="multilevel"/>
    <w:tmpl w:val="B7387A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5E1C40"/>
    <w:multiLevelType w:val="hybridMultilevel"/>
    <w:tmpl w:val="1802761E"/>
    <w:lvl w:ilvl="0" w:tplc="9C04BBF4">
      <w:start w:val="1"/>
      <w:numFmt w:val="bullet"/>
      <w:lvlText w:val="-"/>
      <w:lvlJc w:val="left"/>
      <w:pPr>
        <w:ind w:left="720" w:hanging="360"/>
      </w:pPr>
      <w:rPr>
        <w:rFonts w:ascii="Times New Roman" w:eastAsiaTheme="minorHAnsi" w:hAnsi="Times New Roman" w:cs="Times New Roman"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 w15:restartNumberingAfterBreak="0">
    <w:nsid w:val="0A0B740A"/>
    <w:multiLevelType w:val="multilevel"/>
    <w:tmpl w:val="EB829A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B1A1D8D"/>
    <w:multiLevelType w:val="hybridMultilevel"/>
    <w:tmpl w:val="95DA4640"/>
    <w:lvl w:ilvl="0" w:tplc="40DA3654">
      <w:numFmt w:val="bullet"/>
      <w:lvlText w:val="-"/>
      <w:lvlJc w:val="left"/>
      <w:pPr>
        <w:ind w:left="720" w:hanging="360"/>
      </w:pPr>
      <w:rPr>
        <w:rFonts w:ascii="Times New Roman" w:eastAsiaTheme="minorHAnsi" w:hAnsi="Times New Roman" w:cs="Times New Roman"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5" w15:restartNumberingAfterBreak="0">
    <w:nsid w:val="0FD341A7"/>
    <w:multiLevelType w:val="hybridMultilevel"/>
    <w:tmpl w:val="04AC82A6"/>
    <w:lvl w:ilvl="0" w:tplc="56881708">
      <w:start w:val="1"/>
      <w:numFmt w:val="bullet"/>
      <w:lvlText w:val="-"/>
      <w:lvlJc w:val="left"/>
      <w:pPr>
        <w:ind w:left="720" w:hanging="360"/>
      </w:pPr>
      <w:rPr>
        <w:rFonts w:ascii="Times New Roman" w:eastAsiaTheme="minorHAnsi" w:hAnsi="Times New Roman" w:cs="Times New Roman"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6" w15:restartNumberingAfterBreak="0">
    <w:nsid w:val="17622FE7"/>
    <w:multiLevelType w:val="hybridMultilevel"/>
    <w:tmpl w:val="58D442B6"/>
    <w:lvl w:ilvl="0" w:tplc="5E64A89E">
      <w:start w:val="1"/>
      <w:numFmt w:val="decimal"/>
      <w:lvlText w:val="%1.)"/>
      <w:lvlJc w:val="left"/>
      <w:pPr>
        <w:ind w:left="720" w:hanging="360"/>
      </w:pPr>
      <w:rPr>
        <w:rFonts w:hint="default"/>
      </w:rPr>
    </w:lvl>
    <w:lvl w:ilvl="1" w:tplc="10090019">
      <w:start w:val="1"/>
      <w:numFmt w:val="lowerLetter"/>
      <w:lvlText w:val="%2."/>
      <w:lvlJc w:val="left"/>
      <w:pPr>
        <w:ind w:left="1440" w:hanging="360"/>
      </w:pPr>
    </w:lvl>
    <w:lvl w:ilvl="2" w:tplc="1009001B">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7" w15:restartNumberingAfterBreak="0">
    <w:nsid w:val="18325B03"/>
    <w:multiLevelType w:val="hybridMultilevel"/>
    <w:tmpl w:val="FE56EF36"/>
    <w:lvl w:ilvl="0" w:tplc="927E86DA">
      <w:start w:val="1"/>
      <w:numFmt w:val="bullet"/>
      <w:lvlText w:val="-"/>
      <w:lvlJc w:val="left"/>
      <w:pPr>
        <w:ind w:left="720" w:hanging="360"/>
      </w:pPr>
      <w:rPr>
        <w:rFonts w:ascii="Times New Roman" w:eastAsiaTheme="minorHAnsi" w:hAnsi="Times New Roman" w:cs="Times New Roman"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8" w15:restartNumberingAfterBreak="0">
    <w:nsid w:val="1B02537A"/>
    <w:multiLevelType w:val="multilevel"/>
    <w:tmpl w:val="78B65F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BD61766"/>
    <w:multiLevelType w:val="hybridMultilevel"/>
    <w:tmpl w:val="9B78D5E0"/>
    <w:lvl w:ilvl="0" w:tplc="8C76145E">
      <w:start w:val="1"/>
      <w:numFmt w:val="bullet"/>
      <w:lvlText w:val="-"/>
      <w:lvlJc w:val="left"/>
      <w:pPr>
        <w:ind w:left="720" w:hanging="360"/>
      </w:pPr>
      <w:rPr>
        <w:rFonts w:ascii="Times New Roman" w:eastAsiaTheme="minorHAnsi" w:hAnsi="Times New Roman" w:cs="Times New Roman"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0" w15:restartNumberingAfterBreak="0">
    <w:nsid w:val="1BF2389F"/>
    <w:multiLevelType w:val="multilevel"/>
    <w:tmpl w:val="F4EA56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DD065F9"/>
    <w:multiLevelType w:val="multilevel"/>
    <w:tmpl w:val="BF76B0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14B7D04"/>
    <w:multiLevelType w:val="hybridMultilevel"/>
    <w:tmpl w:val="9D043E9C"/>
    <w:lvl w:ilvl="0" w:tplc="E7346C06">
      <w:start w:val="2"/>
      <w:numFmt w:val="bullet"/>
      <w:lvlText w:val=""/>
      <w:lvlJc w:val="left"/>
      <w:pPr>
        <w:ind w:left="720" w:hanging="360"/>
      </w:pPr>
      <w:rPr>
        <w:rFonts w:ascii="Times New Roman" w:eastAsiaTheme="minorHAnsi" w:hAnsi="Times New Roman" w:cs="Times New Roman"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3" w15:restartNumberingAfterBreak="0">
    <w:nsid w:val="22A25C3D"/>
    <w:multiLevelType w:val="hybridMultilevel"/>
    <w:tmpl w:val="5DAADD3A"/>
    <w:lvl w:ilvl="0" w:tplc="F15020AA">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4" w15:restartNumberingAfterBreak="0">
    <w:nsid w:val="370502F6"/>
    <w:multiLevelType w:val="hybridMultilevel"/>
    <w:tmpl w:val="D662F1F0"/>
    <w:lvl w:ilvl="0" w:tplc="F754EBB4">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5" w15:restartNumberingAfterBreak="0">
    <w:nsid w:val="37FA1E07"/>
    <w:multiLevelType w:val="multilevel"/>
    <w:tmpl w:val="3D5C63C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9DC7E3F"/>
    <w:multiLevelType w:val="hybridMultilevel"/>
    <w:tmpl w:val="1AC8DE28"/>
    <w:lvl w:ilvl="0" w:tplc="802A5B90">
      <w:start w:val="25"/>
      <w:numFmt w:val="bullet"/>
      <w:lvlText w:val="-"/>
      <w:lvlJc w:val="left"/>
      <w:pPr>
        <w:ind w:left="720" w:hanging="360"/>
      </w:pPr>
      <w:rPr>
        <w:rFonts w:ascii="Aptos" w:eastAsiaTheme="minorHAnsi" w:hAnsi="Aptos" w:cstheme="minorBidi" w:hint="default"/>
      </w:rPr>
    </w:lvl>
    <w:lvl w:ilvl="1" w:tplc="10090003">
      <w:start w:val="1"/>
      <w:numFmt w:val="bullet"/>
      <w:lvlText w:val="o"/>
      <w:lvlJc w:val="left"/>
      <w:pPr>
        <w:ind w:left="1440" w:hanging="360"/>
      </w:pPr>
      <w:rPr>
        <w:rFonts w:ascii="Courier New" w:hAnsi="Courier New" w:cs="Courier New" w:hint="default"/>
      </w:rPr>
    </w:lvl>
    <w:lvl w:ilvl="2" w:tplc="10090005">
      <w:start w:val="1"/>
      <w:numFmt w:val="bullet"/>
      <w:lvlText w:val=""/>
      <w:lvlJc w:val="left"/>
      <w:pPr>
        <w:ind w:left="2160" w:hanging="360"/>
      </w:pPr>
      <w:rPr>
        <w:rFonts w:ascii="Wingdings" w:hAnsi="Wingdings" w:hint="default"/>
      </w:rPr>
    </w:lvl>
    <w:lvl w:ilvl="3" w:tplc="10090001">
      <w:start w:val="1"/>
      <w:numFmt w:val="bullet"/>
      <w:lvlText w:val=""/>
      <w:lvlJc w:val="left"/>
      <w:pPr>
        <w:ind w:left="2880" w:hanging="360"/>
      </w:pPr>
      <w:rPr>
        <w:rFonts w:ascii="Symbol" w:hAnsi="Symbol" w:hint="default"/>
      </w:rPr>
    </w:lvl>
    <w:lvl w:ilvl="4" w:tplc="10090003">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7" w15:restartNumberingAfterBreak="0">
    <w:nsid w:val="3B8E0096"/>
    <w:multiLevelType w:val="hybridMultilevel"/>
    <w:tmpl w:val="EE48FBE2"/>
    <w:lvl w:ilvl="0" w:tplc="73C0E620">
      <w:start w:val="2"/>
      <w:numFmt w:val="bullet"/>
      <w:lvlText w:val="-"/>
      <w:lvlJc w:val="left"/>
      <w:pPr>
        <w:ind w:left="720" w:hanging="360"/>
      </w:pPr>
      <w:rPr>
        <w:rFonts w:ascii="Times New Roman" w:eastAsiaTheme="minorHAnsi" w:hAnsi="Times New Roman" w:cs="Times New Roman" w:hint="default"/>
      </w:rPr>
    </w:lvl>
    <w:lvl w:ilvl="1" w:tplc="10090003">
      <w:start w:val="1"/>
      <w:numFmt w:val="bullet"/>
      <w:lvlText w:val="o"/>
      <w:lvlJc w:val="left"/>
      <w:pPr>
        <w:ind w:left="1440" w:hanging="360"/>
      </w:pPr>
      <w:rPr>
        <w:rFonts w:ascii="Courier New" w:hAnsi="Courier New" w:cs="Courier New" w:hint="default"/>
      </w:rPr>
    </w:lvl>
    <w:lvl w:ilvl="2" w:tplc="10090005">
      <w:start w:val="1"/>
      <w:numFmt w:val="bullet"/>
      <w:lvlText w:val=""/>
      <w:lvlJc w:val="left"/>
      <w:pPr>
        <w:ind w:left="1494"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8" w15:restartNumberingAfterBreak="0">
    <w:nsid w:val="40AE1C46"/>
    <w:multiLevelType w:val="hybridMultilevel"/>
    <w:tmpl w:val="87E86BA2"/>
    <w:lvl w:ilvl="0" w:tplc="9E187F14">
      <w:numFmt w:val="bullet"/>
      <w:lvlText w:val="-"/>
      <w:lvlJc w:val="left"/>
      <w:pPr>
        <w:ind w:left="720" w:hanging="360"/>
      </w:pPr>
      <w:rPr>
        <w:rFonts w:ascii="Aptos" w:eastAsiaTheme="minorHAnsi" w:hAnsi="Aptos" w:cstheme="minorBid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9" w15:restartNumberingAfterBreak="0">
    <w:nsid w:val="42A567A2"/>
    <w:multiLevelType w:val="hybridMultilevel"/>
    <w:tmpl w:val="788645E4"/>
    <w:lvl w:ilvl="0" w:tplc="CB3EB46E">
      <w:start w:val="3"/>
      <w:numFmt w:val="bullet"/>
      <w:lvlText w:val="-"/>
      <w:lvlJc w:val="left"/>
      <w:pPr>
        <w:ind w:left="720" w:hanging="360"/>
      </w:pPr>
      <w:rPr>
        <w:rFonts w:ascii="Times New Roman" w:eastAsiaTheme="minorHAnsi" w:hAnsi="Times New Roman" w:cs="Times New Roman"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0" w15:restartNumberingAfterBreak="0">
    <w:nsid w:val="491A1FDD"/>
    <w:multiLevelType w:val="hybridMultilevel"/>
    <w:tmpl w:val="6122C836"/>
    <w:lvl w:ilvl="0" w:tplc="64EC1614">
      <w:start w:val="2"/>
      <w:numFmt w:val="bullet"/>
      <w:lvlText w:val="-"/>
      <w:lvlJc w:val="left"/>
      <w:pPr>
        <w:ind w:left="720" w:hanging="360"/>
      </w:pPr>
      <w:rPr>
        <w:rFonts w:ascii="Times New Roman" w:eastAsiaTheme="minorHAnsi" w:hAnsi="Times New Roman" w:cs="Times New Roman" w:hint="default"/>
      </w:rPr>
    </w:lvl>
    <w:lvl w:ilvl="1" w:tplc="10090003">
      <w:start w:val="1"/>
      <w:numFmt w:val="bullet"/>
      <w:lvlText w:val="o"/>
      <w:lvlJc w:val="left"/>
      <w:pPr>
        <w:ind w:left="1440" w:hanging="360"/>
      </w:pPr>
      <w:rPr>
        <w:rFonts w:ascii="Courier New" w:hAnsi="Courier New" w:cs="Courier New" w:hint="default"/>
      </w:rPr>
    </w:lvl>
    <w:lvl w:ilvl="2" w:tplc="10090005">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1" w15:restartNumberingAfterBreak="0">
    <w:nsid w:val="4DED364B"/>
    <w:multiLevelType w:val="hybridMultilevel"/>
    <w:tmpl w:val="60D689BC"/>
    <w:lvl w:ilvl="0" w:tplc="57B64C88">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2" w15:restartNumberingAfterBreak="0">
    <w:nsid w:val="4EC17653"/>
    <w:multiLevelType w:val="multilevel"/>
    <w:tmpl w:val="1D127E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1377489"/>
    <w:multiLevelType w:val="multilevel"/>
    <w:tmpl w:val="1602A30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51A27F11"/>
    <w:multiLevelType w:val="hybridMultilevel"/>
    <w:tmpl w:val="9FCA9CE2"/>
    <w:lvl w:ilvl="0" w:tplc="FAB46D6E">
      <w:start w:val="1"/>
      <w:numFmt w:val="bullet"/>
      <w:lvlText w:val="-"/>
      <w:lvlJc w:val="left"/>
      <w:pPr>
        <w:ind w:left="720" w:hanging="360"/>
      </w:pPr>
      <w:rPr>
        <w:rFonts w:ascii="Times New Roman" w:eastAsiaTheme="minorHAnsi" w:hAnsi="Times New Roman" w:cs="Times New Roman" w:hint="default"/>
      </w:rPr>
    </w:lvl>
    <w:lvl w:ilvl="1" w:tplc="10090003">
      <w:start w:val="1"/>
      <w:numFmt w:val="bullet"/>
      <w:lvlText w:val="o"/>
      <w:lvlJc w:val="left"/>
      <w:pPr>
        <w:ind w:left="1440" w:hanging="360"/>
      </w:pPr>
      <w:rPr>
        <w:rFonts w:ascii="Courier New" w:hAnsi="Courier New" w:cs="Courier New" w:hint="default"/>
      </w:rPr>
    </w:lvl>
    <w:lvl w:ilvl="2" w:tplc="10090005">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5" w15:restartNumberingAfterBreak="0">
    <w:nsid w:val="521076E2"/>
    <w:multiLevelType w:val="multilevel"/>
    <w:tmpl w:val="08285D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63F7FD7"/>
    <w:multiLevelType w:val="hybridMultilevel"/>
    <w:tmpl w:val="0A34E946"/>
    <w:lvl w:ilvl="0" w:tplc="BD68AF28">
      <w:start w:val="1"/>
      <w:numFmt w:val="lowerRoman"/>
      <w:lvlText w:val="%1."/>
      <w:lvlJc w:val="left"/>
      <w:pPr>
        <w:ind w:left="1080" w:hanging="720"/>
      </w:pPr>
      <w:rPr>
        <w:rFonts w:hint="default"/>
      </w:rPr>
    </w:lvl>
    <w:lvl w:ilvl="1" w:tplc="10090019">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7" w15:restartNumberingAfterBreak="0">
    <w:nsid w:val="57DB4577"/>
    <w:multiLevelType w:val="hybridMultilevel"/>
    <w:tmpl w:val="2DBAABBE"/>
    <w:lvl w:ilvl="0" w:tplc="E82801E6">
      <w:start w:val="1"/>
      <w:numFmt w:val="lowerLetter"/>
      <w:lvlText w:val="%1.)"/>
      <w:lvlJc w:val="left"/>
      <w:pPr>
        <w:ind w:left="1080" w:hanging="360"/>
      </w:pPr>
      <w:rPr>
        <w:rFonts w:hint="default"/>
      </w:rPr>
    </w:lvl>
    <w:lvl w:ilvl="1" w:tplc="10090019" w:tentative="1">
      <w:start w:val="1"/>
      <w:numFmt w:val="lowerLetter"/>
      <w:lvlText w:val="%2."/>
      <w:lvlJc w:val="left"/>
      <w:pPr>
        <w:ind w:left="1800" w:hanging="360"/>
      </w:pPr>
    </w:lvl>
    <w:lvl w:ilvl="2" w:tplc="1009001B" w:tentative="1">
      <w:start w:val="1"/>
      <w:numFmt w:val="lowerRoman"/>
      <w:lvlText w:val="%3."/>
      <w:lvlJc w:val="right"/>
      <w:pPr>
        <w:ind w:left="2520" w:hanging="180"/>
      </w:pPr>
    </w:lvl>
    <w:lvl w:ilvl="3" w:tplc="1009000F" w:tentative="1">
      <w:start w:val="1"/>
      <w:numFmt w:val="decimal"/>
      <w:lvlText w:val="%4."/>
      <w:lvlJc w:val="left"/>
      <w:pPr>
        <w:ind w:left="3240" w:hanging="360"/>
      </w:pPr>
    </w:lvl>
    <w:lvl w:ilvl="4" w:tplc="10090019" w:tentative="1">
      <w:start w:val="1"/>
      <w:numFmt w:val="lowerLetter"/>
      <w:lvlText w:val="%5."/>
      <w:lvlJc w:val="left"/>
      <w:pPr>
        <w:ind w:left="3960" w:hanging="360"/>
      </w:pPr>
    </w:lvl>
    <w:lvl w:ilvl="5" w:tplc="1009001B" w:tentative="1">
      <w:start w:val="1"/>
      <w:numFmt w:val="lowerRoman"/>
      <w:lvlText w:val="%6."/>
      <w:lvlJc w:val="right"/>
      <w:pPr>
        <w:ind w:left="4680" w:hanging="180"/>
      </w:pPr>
    </w:lvl>
    <w:lvl w:ilvl="6" w:tplc="1009000F" w:tentative="1">
      <w:start w:val="1"/>
      <w:numFmt w:val="decimal"/>
      <w:lvlText w:val="%7."/>
      <w:lvlJc w:val="left"/>
      <w:pPr>
        <w:ind w:left="5400" w:hanging="360"/>
      </w:pPr>
    </w:lvl>
    <w:lvl w:ilvl="7" w:tplc="10090019" w:tentative="1">
      <w:start w:val="1"/>
      <w:numFmt w:val="lowerLetter"/>
      <w:lvlText w:val="%8."/>
      <w:lvlJc w:val="left"/>
      <w:pPr>
        <w:ind w:left="6120" w:hanging="360"/>
      </w:pPr>
    </w:lvl>
    <w:lvl w:ilvl="8" w:tplc="1009001B" w:tentative="1">
      <w:start w:val="1"/>
      <w:numFmt w:val="lowerRoman"/>
      <w:lvlText w:val="%9."/>
      <w:lvlJc w:val="right"/>
      <w:pPr>
        <w:ind w:left="6840" w:hanging="180"/>
      </w:pPr>
    </w:lvl>
  </w:abstractNum>
  <w:abstractNum w:abstractNumId="28" w15:restartNumberingAfterBreak="0">
    <w:nsid w:val="58237272"/>
    <w:multiLevelType w:val="hybridMultilevel"/>
    <w:tmpl w:val="4E72ECD6"/>
    <w:lvl w:ilvl="0" w:tplc="5470B592">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9" w15:restartNumberingAfterBreak="0">
    <w:nsid w:val="5A094DAB"/>
    <w:multiLevelType w:val="multilevel"/>
    <w:tmpl w:val="A8B49E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5EF930CA"/>
    <w:multiLevelType w:val="multilevel"/>
    <w:tmpl w:val="F9CA4D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2C14476"/>
    <w:multiLevelType w:val="hybridMultilevel"/>
    <w:tmpl w:val="5CA6B556"/>
    <w:lvl w:ilvl="0" w:tplc="D9424F3E">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32" w15:restartNumberingAfterBreak="0">
    <w:nsid w:val="67DD66CA"/>
    <w:multiLevelType w:val="multilevel"/>
    <w:tmpl w:val="631E12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CE00A75"/>
    <w:multiLevelType w:val="hybridMultilevel"/>
    <w:tmpl w:val="5EA424D6"/>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34" w15:restartNumberingAfterBreak="0">
    <w:nsid w:val="70F52B9B"/>
    <w:multiLevelType w:val="hybridMultilevel"/>
    <w:tmpl w:val="F2AA04DE"/>
    <w:lvl w:ilvl="0" w:tplc="D4428586">
      <w:numFmt w:val="bullet"/>
      <w:lvlText w:val="-"/>
      <w:lvlJc w:val="left"/>
      <w:pPr>
        <w:ind w:left="720" w:hanging="360"/>
      </w:pPr>
      <w:rPr>
        <w:rFonts w:ascii="Times New Roman" w:eastAsiaTheme="minorEastAsia" w:hAnsi="Times New Roman" w:cs="Times New Roman"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5" w15:restartNumberingAfterBreak="0">
    <w:nsid w:val="71517624"/>
    <w:multiLevelType w:val="hybridMultilevel"/>
    <w:tmpl w:val="B21EA4BA"/>
    <w:lvl w:ilvl="0" w:tplc="0D1E886A">
      <w:start w:val="1"/>
      <w:numFmt w:val="decimal"/>
      <w:lvlText w:val="%1.)"/>
      <w:lvlJc w:val="left"/>
      <w:pPr>
        <w:ind w:left="720" w:hanging="360"/>
      </w:pPr>
      <w:rPr>
        <w:rFonts w:hint="default"/>
      </w:rPr>
    </w:lvl>
    <w:lvl w:ilvl="1" w:tplc="10090019">
      <w:start w:val="1"/>
      <w:numFmt w:val="lowerLetter"/>
      <w:lvlText w:val="%2."/>
      <w:lvlJc w:val="left"/>
      <w:pPr>
        <w:ind w:left="786" w:hanging="360"/>
      </w:pPr>
    </w:lvl>
    <w:lvl w:ilvl="2" w:tplc="1009001B">
      <w:start w:val="1"/>
      <w:numFmt w:val="lowerRoman"/>
      <w:lvlText w:val="%3."/>
      <w:lvlJc w:val="right"/>
      <w:pPr>
        <w:ind w:left="747" w:hanging="180"/>
      </w:pPr>
    </w:lvl>
    <w:lvl w:ilvl="3" w:tplc="1009000F">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36" w15:restartNumberingAfterBreak="0">
    <w:nsid w:val="732357B4"/>
    <w:multiLevelType w:val="hybridMultilevel"/>
    <w:tmpl w:val="DFE600B4"/>
    <w:lvl w:ilvl="0" w:tplc="300EFDD8">
      <w:numFmt w:val="bullet"/>
      <w:lvlText w:val="-"/>
      <w:lvlJc w:val="left"/>
      <w:pPr>
        <w:ind w:left="720" w:hanging="360"/>
      </w:pPr>
      <w:rPr>
        <w:rFonts w:ascii="Times New Roman" w:eastAsiaTheme="minorHAnsi" w:hAnsi="Times New Roman" w:cs="Times New Roman"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7" w15:restartNumberingAfterBreak="0">
    <w:nsid w:val="757C6E02"/>
    <w:multiLevelType w:val="hybridMultilevel"/>
    <w:tmpl w:val="14F66DD6"/>
    <w:lvl w:ilvl="0" w:tplc="AF9C915C">
      <w:start w:val="1"/>
      <w:numFmt w:val="bullet"/>
      <w:lvlText w:val="-"/>
      <w:lvlJc w:val="left"/>
      <w:pPr>
        <w:ind w:left="720" w:hanging="360"/>
      </w:pPr>
      <w:rPr>
        <w:rFonts w:ascii="Times New Roman" w:eastAsiaTheme="minorEastAsia" w:hAnsi="Times New Roman" w:cs="Times New Roman" w:hint="default"/>
        <w:b/>
      </w:rPr>
    </w:lvl>
    <w:lvl w:ilvl="1" w:tplc="10090003">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8" w15:restartNumberingAfterBreak="0">
    <w:nsid w:val="758A7D33"/>
    <w:multiLevelType w:val="hybridMultilevel"/>
    <w:tmpl w:val="377E6F24"/>
    <w:lvl w:ilvl="0" w:tplc="9C16785E">
      <w:start w:val="3"/>
      <w:numFmt w:val="bullet"/>
      <w:lvlText w:val="-"/>
      <w:lvlJc w:val="left"/>
      <w:pPr>
        <w:ind w:left="720" w:hanging="360"/>
      </w:pPr>
      <w:rPr>
        <w:rFonts w:ascii="Times New Roman" w:eastAsiaTheme="minorHAnsi" w:hAnsi="Times New Roman" w:cs="Times New Roman" w:hint="default"/>
      </w:rPr>
    </w:lvl>
    <w:lvl w:ilvl="1" w:tplc="10090003">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9" w15:restartNumberingAfterBreak="0">
    <w:nsid w:val="781A5DA8"/>
    <w:multiLevelType w:val="hybridMultilevel"/>
    <w:tmpl w:val="D2185B1E"/>
    <w:lvl w:ilvl="0" w:tplc="BC5A47D2">
      <w:start w:val="4"/>
      <w:numFmt w:val="bullet"/>
      <w:lvlText w:val="-"/>
      <w:lvlJc w:val="left"/>
      <w:pPr>
        <w:ind w:left="720" w:hanging="360"/>
      </w:pPr>
      <w:rPr>
        <w:rFonts w:ascii="Times New Roman" w:eastAsiaTheme="minorHAnsi" w:hAnsi="Times New Roman" w:cs="Times New Roman"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40" w15:restartNumberingAfterBreak="0">
    <w:nsid w:val="79DA7A80"/>
    <w:multiLevelType w:val="multilevel"/>
    <w:tmpl w:val="A022A4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7CE8343D"/>
    <w:multiLevelType w:val="multilevel"/>
    <w:tmpl w:val="8BF0EB66"/>
    <w:lvl w:ilvl="0">
      <w:start w:val="1"/>
      <w:numFmt w:val="decimal"/>
      <w:lvlText w:val="%1.0"/>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num w:numId="1" w16cid:durableId="586379596">
    <w:abstractNumId w:val="16"/>
  </w:num>
  <w:num w:numId="2" w16cid:durableId="387727142">
    <w:abstractNumId w:val="18"/>
  </w:num>
  <w:num w:numId="3" w16cid:durableId="988902527">
    <w:abstractNumId w:val="31"/>
  </w:num>
  <w:num w:numId="4" w16cid:durableId="716323200">
    <w:abstractNumId w:val="33"/>
  </w:num>
  <w:num w:numId="5" w16cid:durableId="574897960">
    <w:abstractNumId w:val="28"/>
  </w:num>
  <w:num w:numId="6" w16cid:durableId="1028140444">
    <w:abstractNumId w:val="35"/>
  </w:num>
  <w:num w:numId="7" w16cid:durableId="2092658883">
    <w:abstractNumId w:val="6"/>
  </w:num>
  <w:num w:numId="8" w16cid:durableId="1310788676">
    <w:abstractNumId w:val="9"/>
  </w:num>
  <w:num w:numId="9" w16cid:durableId="130557455">
    <w:abstractNumId w:val="7"/>
  </w:num>
  <w:num w:numId="10" w16cid:durableId="1918436768">
    <w:abstractNumId w:val="24"/>
  </w:num>
  <w:num w:numId="11" w16cid:durableId="1415738982">
    <w:abstractNumId w:val="27"/>
  </w:num>
  <w:num w:numId="12" w16cid:durableId="1968972118">
    <w:abstractNumId w:val="36"/>
  </w:num>
  <w:num w:numId="13" w16cid:durableId="2037071673">
    <w:abstractNumId w:val="20"/>
  </w:num>
  <w:num w:numId="14" w16cid:durableId="623273255">
    <w:abstractNumId w:val="38"/>
  </w:num>
  <w:num w:numId="15" w16cid:durableId="1368332352">
    <w:abstractNumId w:val="14"/>
  </w:num>
  <w:num w:numId="16" w16cid:durableId="1523979801">
    <w:abstractNumId w:val="13"/>
  </w:num>
  <w:num w:numId="17" w16cid:durableId="1668437235">
    <w:abstractNumId w:val="21"/>
  </w:num>
  <w:num w:numId="18" w16cid:durableId="47531814">
    <w:abstractNumId w:val="2"/>
  </w:num>
  <w:num w:numId="19" w16cid:durableId="1061057539">
    <w:abstractNumId w:val="37"/>
  </w:num>
  <w:num w:numId="20" w16cid:durableId="1872960560">
    <w:abstractNumId w:val="4"/>
  </w:num>
  <w:num w:numId="21" w16cid:durableId="43453436">
    <w:abstractNumId w:val="34"/>
  </w:num>
  <w:num w:numId="22" w16cid:durableId="73939126">
    <w:abstractNumId w:val="19"/>
  </w:num>
  <w:num w:numId="23" w16cid:durableId="36316997">
    <w:abstractNumId w:val="15"/>
  </w:num>
  <w:num w:numId="24" w16cid:durableId="850991164">
    <w:abstractNumId w:val="22"/>
  </w:num>
  <w:num w:numId="25" w16cid:durableId="200557235">
    <w:abstractNumId w:val="40"/>
  </w:num>
  <w:num w:numId="26" w16cid:durableId="1163666941">
    <w:abstractNumId w:val="29"/>
  </w:num>
  <w:num w:numId="27" w16cid:durableId="323435830">
    <w:abstractNumId w:val="11"/>
  </w:num>
  <w:num w:numId="28" w16cid:durableId="993677649">
    <w:abstractNumId w:val="3"/>
  </w:num>
  <w:num w:numId="29" w16cid:durableId="1659915261">
    <w:abstractNumId w:val="30"/>
  </w:num>
  <w:num w:numId="30" w16cid:durableId="483277167">
    <w:abstractNumId w:val="32"/>
  </w:num>
  <w:num w:numId="31" w16cid:durableId="953705832">
    <w:abstractNumId w:val="25"/>
  </w:num>
  <w:num w:numId="32" w16cid:durableId="1252852395">
    <w:abstractNumId w:val="8"/>
  </w:num>
  <w:num w:numId="33" w16cid:durableId="933709989">
    <w:abstractNumId w:val="1"/>
  </w:num>
  <w:num w:numId="34" w16cid:durableId="873082925">
    <w:abstractNumId w:val="10"/>
  </w:num>
  <w:num w:numId="35" w16cid:durableId="1800493715">
    <w:abstractNumId w:val="12"/>
  </w:num>
  <w:num w:numId="36" w16cid:durableId="221453593">
    <w:abstractNumId w:val="23"/>
  </w:num>
  <w:num w:numId="37" w16cid:durableId="310989290">
    <w:abstractNumId w:val="17"/>
  </w:num>
  <w:num w:numId="38" w16cid:durableId="891036969">
    <w:abstractNumId w:val="26"/>
  </w:num>
  <w:num w:numId="39" w16cid:durableId="705065730">
    <w:abstractNumId w:val="41"/>
  </w:num>
  <w:num w:numId="40" w16cid:durableId="342052229">
    <w:abstractNumId w:val="5"/>
  </w:num>
  <w:num w:numId="41" w16cid:durableId="1570576494">
    <w:abstractNumId w:val="39"/>
  </w:num>
  <w:num w:numId="42" w16cid:durableId="824277183">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Jake Dingwall">
    <w15:presenceInfo w15:providerId="AD" w15:userId="S::jdingwall@uvic.ca::ccdbfeb0-b1e6-4dca-9372-b108e55aea2a"/>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trackRevisions/>
  <w:doNotTrackMoves/>
  <w:defaultTabStop w:val="720"/>
  <w:drawingGridHorizontalSpacing w:val="360"/>
  <w:drawingGridVerticalSpacing w:val="360"/>
  <w:displayHorizontalDrawingGridEvery w:val="0"/>
  <w:displayVerticalDrawingGridEvery w:val="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15184"/>
    <w:rsid w:val="0007510F"/>
    <w:rsid w:val="002211CD"/>
    <w:rsid w:val="00322077"/>
    <w:rsid w:val="003520DA"/>
    <w:rsid w:val="003842D7"/>
    <w:rsid w:val="00403A7E"/>
    <w:rsid w:val="00517230"/>
    <w:rsid w:val="006A2C95"/>
    <w:rsid w:val="006E4209"/>
    <w:rsid w:val="00762553"/>
    <w:rsid w:val="00771EE4"/>
    <w:rsid w:val="007E7E6A"/>
    <w:rsid w:val="00881261"/>
    <w:rsid w:val="00884C2D"/>
    <w:rsid w:val="00A45C4C"/>
    <w:rsid w:val="00B2450E"/>
    <w:rsid w:val="00BF0BAC"/>
    <w:rsid w:val="00C15184"/>
    <w:rsid w:val="00C62A3D"/>
    <w:rsid w:val="00DF030A"/>
    <w:rsid w:val="00E045BE"/>
    <w:rsid w:val="00E41401"/>
    <w:rsid w:val="00E425A9"/>
    <w:rsid w:val="00E54EA7"/>
    <w:rsid w:val="00E710E6"/>
    <w:rsid w:val="00EC6023"/>
    <w:rsid w:val="00F46B3E"/>
    <w:rsid w:val="00FA3BFA"/>
  </w:rsids>
  <m:mathPr>
    <m:mathFont m:val="Cambria Math"/>
    <m:brkBin m:val="before"/>
    <m:brkBinSub m:val="--"/>
    <m:smallFrac m:val="0"/>
    <m:dispDef/>
    <m:lMargin m:val="0"/>
    <m:rMargin m:val="0"/>
    <m:defJc m:val="centerGroup"/>
    <m:wrapIndent m:val="1440"/>
    <m:intLim m:val="subSup"/>
    <m:naryLim m:val="undOvr"/>
  </m:mathPr>
  <w:themeFontLang w:val="en-CA"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79AB5E4"/>
  <w15:docId w15:val="{174147D1-A1D3-4AD9-8903-467157C449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20" w:line="276" w:lineRule="auto"/>
    </w:pPr>
    <w:rPr>
      <w:rFonts w:ascii="Times New Roman" w:hAnsi="Times New Roman"/>
      <w:sz w:val="22"/>
    </w:rPr>
  </w:style>
  <w:style w:type="paragraph" w:styleId="Heading1">
    <w:name w:val="heading 1"/>
    <w:basedOn w:val="Normal"/>
    <w:next w:val="Normal"/>
    <w:link w:val="Heading1Char"/>
    <w:uiPriority w:val="9"/>
    <w:qFormat/>
    <w:rsid w:val="0077798A"/>
    <w:pPr>
      <w:keepNext/>
      <w:keepLines/>
      <w:spacing w:before="360" w:after="80"/>
      <w:outlineLvl w:val="0"/>
    </w:pPr>
    <w:rPr>
      <w:rFonts w:asciiTheme="majorHAnsi" w:eastAsiaTheme="majorEastAsia" w:hAnsiTheme="majorHAnsi" w:cstheme="majorBidi"/>
      <w:color w:val="000000"/>
      <w:sz w:val="30"/>
      <w:szCs w:val="40"/>
    </w:rPr>
  </w:style>
  <w:style w:type="paragraph" w:styleId="Heading2">
    <w:name w:val="heading 2"/>
    <w:basedOn w:val="Normal"/>
    <w:next w:val="Normal"/>
    <w:link w:val="Heading2Char"/>
    <w:uiPriority w:val="9"/>
    <w:semiHidden/>
    <w:unhideWhenUsed/>
    <w:qFormat/>
    <w:rsid w:val="0077798A"/>
    <w:pPr>
      <w:keepNext/>
      <w:keepLines/>
      <w:spacing w:before="160" w:after="80"/>
      <w:outlineLvl w:val="1"/>
    </w:pPr>
    <w:rPr>
      <w:rFonts w:asciiTheme="majorHAnsi" w:eastAsiaTheme="majorEastAsia" w:hAnsiTheme="majorHAnsi" w:cstheme="majorBidi"/>
      <w:color w:val="000000"/>
      <w:sz w:val="24"/>
      <w:szCs w:val="32"/>
    </w:rPr>
  </w:style>
  <w:style w:type="paragraph" w:styleId="Heading3">
    <w:name w:val="heading 3"/>
    <w:basedOn w:val="Normal"/>
    <w:next w:val="Normal"/>
    <w:link w:val="Heading3Char"/>
    <w:uiPriority w:val="9"/>
    <w:unhideWhenUsed/>
    <w:qFormat/>
    <w:rsid w:val="0077798A"/>
    <w:pPr>
      <w:keepNext/>
      <w:keepLines/>
      <w:spacing w:before="160" w:after="80"/>
      <w:outlineLvl w:val="2"/>
    </w:pPr>
    <w:rPr>
      <w:rFonts w:eastAsiaTheme="majorEastAsia" w:cstheme="majorBidi"/>
      <w:color w:val="000000"/>
      <w:szCs w:val="28"/>
    </w:rPr>
  </w:style>
  <w:style w:type="paragraph" w:styleId="Heading4">
    <w:name w:val="heading 4"/>
    <w:basedOn w:val="Normal"/>
    <w:next w:val="Normal"/>
    <w:link w:val="Heading4Char"/>
    <w:uiPriority w:val="9"/>
    <w:semiHidden/>
    <w:unhideWhenUsed/>
    <w:qFormat/>
    <w:rsid w:val="0077798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77798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7798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7798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7798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7798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7798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7798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77798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7798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77798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7798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7798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7798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7798A"/>
    <w:rPr>
      <w:rFonts w:eastAsiaTheme="majorEastAsia" w:cstheme="majorBidi"/>
      <w:color w:val="272727" w:themeColor="text1" w:themeTint="D8"/>
    </w:rPr>
  </w:style>
  <w:style w:type="paragraph" w:styleId="Title">
    <w:name w:val="Title"/>
    <w:basedOn w:val="Normal"/>
    <w:next w:val="Normal"/>
    <w:link w:val="TitleChar"/>
    <w:uiPriority w:val="10"/>
    <w:qFormat/>
    <w:rsid w:val="0077798A"/>
    <w:pPr>
      <w:keepNext/>
      <w:spacing w:after="80" w:line="240" w:lineRule="auto"/>
      <w:contextualSpacing/>
    </w:pPr>
    <w:rPr>
      <w:rFonts w:asciiTheme="majorHAnsi" w:eastAsiaTheme="majorEastAsia" w:hAnsiTheme="majorHAnsi" w:cstheme="majorBidi"/>
      <w:color w:val="000000"/>
      <w:spacing w:val="-10"/>
      <w:kern w:val="28"/>
      <w:sz w:val="36"/>
      <w:szCs w:val="56"/>
    </w:rPr>
  </w:style>
  <w:style w:type="character" w:customStyle="1" w:styleId="TitleChar">
    <w:name w:val="Title Char"/>
    <w:basedOn w:val="DefaultParagraphFont"/>
    <w:link w:val="Title"/>
    <w:uiPriority w:val="10"/>
    <w:rsid w:val="0077798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7798A"/>
    <w:pPr>
      <w:keepNext/>
      <w:numPr>
        <w:ilvl w:val="1"/>
      </w:numPr>
    </w:pPr>
    <w:rPr>
      <w:rFonts w:eastAsiaTheme="majorEastAsia" w:cstheme="majorBidi"/>
      <w:color w:val="000000"/>
      <w:spacing w:val="15"/>
      <w:szCs w:val="28"/>
    </w:rPr>
  </w:style>
  <w:style w:type="character" w:customStyle="1" w:styleId="SubtitleChar">
    <w:name w:val="Subtitle Char"/>
    <w:basedOn w:val="DefaultParagraphFont"/>
    <w:link w:val="Subtitle"/>
    <w:uiPriority w:val="11"/>
    <w:rsid w:val="0077798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7798A"/>
    <w:pPr>
      <w:spacing w:before="160"/>
      <w:jc w:val="center"/>
    </w:pPr>
    <w:rPr>
      <w:i/>
      <w:iCs/>
      <w:color w:val="404040" w:themeColor="text1" w:themeTint="BF"/>
    </w:rPr>
  </w:style>
  <w:style w:type="character" w:customStyle="1" w:styleId="QuoteChar">
    <w:name w:val="Quote Char"/>
    <w:basedOn w:val="DefaultParagraphFont"/>
    <w:link w:val="Quote"/>
    <w:uiPriority w:val="29"/>
    <w:rsid w:val="0077798A"/>
    <w:rPr>
      <w:i/>
      <w:iCs/>
      <w:color w:val="404040" w:themeColor="text1" w:themeTint="BF"/>
    </w:rPr>
  </w:style>
  <w:style w:type="paragraph" w:styleId="ListParagraph">
    <w:name w:val="List Paragraph"/>
    <w:basedOn w:val="Normal"/>
    <w:uiPriority w:val="34"/>
    <w:qFormat/>
    <w:rsid w:val="0077798A"/>
    <w:pPr>
      <w:ind w:left="720"/>
      <w:contextualSpacing/>
    </w:pPr>
  </w:style>
  <w:style w:type="character" w:styleId="IntenseEmphasis">
    <w:name w:val="Intense Emphasis"/>
    <w:basedOn w:val="DefaultParagraphFont"/>
    <w:uiPriority w:val="21"/>
    <w:qFormat/>
    <w:rsid w:val="0077798A"/>
    <w:rPr>
      <w:i/>
      <w:iCs/>
      <w:color w:val="0F4761" w:themeColor="accent1" w:themeShade="BF"/>
    </w:rPr>
  </w:style>
  <w:style w:type="paragraph" w:styleId="IntenseQuote">
    <w:name w:val="Intense Quote"/>
    <w:basedOn w:val="Normal"/>
    <w:next w:val="Normal"/>
    <w:link w:val="IntenseQuoteChar"/>
    <w:uiPriority w:val="30"/>
    <w:qFormat/>
    <w:rsid w:val="0077798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7798A"/>
    <w:rPr>
      <w:i/>
      <w:iCs/>
      <w:color w:val="0F4761" w:themeColor="accent1" w:themeShade="BF"/>
    </w:rPr>
  </w:style>
  <w:style w:type="character" w:styleId="IntenseReference">
    <w:name w:val="Intense Reference"/>
    <w:basedOn w:val="DefaultParagraphFont"/>
    <w:uiPriority w:val="32"/>
    <w:qFormat/>
    <w:rsid w:val="0077798A"/>
    <w:rPr>
      <w:b/>
      <w:bCs/>
      <w:smallCaps/>
      <w:color w:val="0F4761" w:themeColor="accent1" w:themeShade="BF"/>
      <w:spacing w:val="5"/>
    </w:rPr>
  </w:style>
  <w:style w:type="table" w:styleId="TableGrid">
    <w:name w:val="Table Grid"/>
    <w:basedOn w:val="TableNormal"/>
    <w:uiPriority w:val="39"/>
    <w:rsid w:val="00B1552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CC6F0A"/>
    <w:pPr>
      <w:spacing w:after="0" w:line="240" w:lineRule="auto"/>
    </w:pPr>
  </w:style>
  <w:style w:type="character" w:styleId="CommentReference">
    <w:name w:val="annotation reference"/>
    <w:basedOn w:val="DefaultParagraphFont"/>
    <w:uiPriority w:val="99"/>
    <w:semiHidden/>
    <w:unhideWhenUsed/>
    <w:rsid w:val="005E74E8"/>
    <w:rPr>
      <w:sz w:val="16"/>
      <w:szCs w:val="16"/>
    </w:rPr>
  </w:style>
  <w:style w:type="paragraph" w:styleId="CommentText">
    <w:name w:val="annotation text"/>
    <w:basedOn w:val="Normal"/>
    <w:link w:val="CommentTextChar"/>
    <w:uiPriority w:val="99"/>
    <w:unhideWhenUsed/>
    <w:rsid w:val="005E74E8"/>
    <w:pPr>
      <w:spacing w:line="240" w:lineRule="auto"/>
    </w:pPr>
    <w:rPr>
      <w:sz w:val="20"/>
      <w:szCs w:val="20"/>
    </w:rPr>
  </w:style>
  <w:style w:type="character" w:customStyle="1" w:styleId="CommentTextChar">
    <w:name w:val="Comment Text Char"/>
    <w:basedOn w:val="DefaultParagraphFont"/>
    <w:link w:val="CommentText"/>
    <w:uiPriority w:val="99"/>
    <w:rsid w:val="005E74E8"/>
    <w:rPr>
      <w:sz w:val="20"/>
      <w:szCs w:val="20"/>
    </w:rPr>
  </w:style>
  <w:style w:type="paragraph" w:styleId="CommentSubject">
    <w:name w:val="annotation subject"/>
    <w:basedOn w:val="CommentText"/>
    <w:next w:val="CommentText"/>
    <w:link w:val="CommentSubjectChar"/>
    <w:uiPriority w:val="99"/>
    <w:semiHidden/>
    <w:unhideWhenUsed/>
    <w:rsid w:val="005E74E8"/>
    <w:rPr>
      <w:b/>
      <w:bCs/>
    </w:rPr>
  </w:style>
  <w:style w:type="character" w:customStyle="1" w:styleId="CommentSubjectChar">
    <w:name w:val="Comment Subject Char"/>
    <w:basedOn w:val="CommentTextChar"/>
    <w:link w:val="CommentSubject"/>
    <w:uiPriority w:val="99"/>
    <w:semiHidden/>
    <w:rsid w:val="005E74E8"/>
    <w:rPr>
      <w:b/>
      <w:bCs/>
      <w:sz w:val="20"/>
      <w:szCs w:val="20"/>
    </w:rPr>
  </w:style>
  <w:style w:type="character" w:styleId="PlaceholderText">
    <w:name w:val="Placeholder Text"/>
    <w:basedOn w:val="DefaultParagraphFont"/>
    <w:uiPriority w:val="99"/>
    <w:semiHidden/>
    <w:rsid w:val="00E62F09"/>
    <w:rPr>
      <w:color w:val="666666"/>
    </w:rPr>
  </w:style>
  <w:style w:type="paragraph" w:styleId="Header">
    <w:name w:val="header"/>
    <w:basedOn w:val="Normal"/>
    <w:link w:val="HeaderChar"/>
    <w:uiPriority w:val="99"/>
    <w:unhideWhenUsed/>
    <w:rsid w:val="0003015E"/>
    <w:pPr>
      <w:tabs>
        <w:tab w:val="center" w:pos="4680"/>
        <w:tab w:val="right" w:pos="9360"/>
      </w:tabs>
      <w:spacing w:after="0" w:line="240" w:lineRule="auto"/>
    </w:pPr>
  </w:style>
  <w:style w:type="character" w:customStyle="1" w:styleId="HeaderChar">
    <w:name w:val="Header Char"/>
    <w:basedOn w:val="DefaultParagraphFont"/>
    <w:link w:val="Header"/>
    <w:uiPriority w:val="99"/>
    <w:rsid w:val="0003015E"/>
  </w:style>
  <w:style w:type="paragraph" w:styleId="Footer">
    <w:name w:val="footer"/>
    <w:basedOn w:val="Normal"/>
    <w:link w:val="FooterChar"/>
    <w:uiPriority w:val="99"/>
    <w:unhideWhenUsed/>
    <w:rsid w:val="0003015E"/>
    <w:pPr>
      <w:tabs>
        <w:tab w:val="center" w:pos="4680"/>
        <w:tab w:val="right" w:pos="9360"/>
      </w:tabs>
      <w:spacing w:after="0" w:line="240" w:lineRule="auto"/>
    </w:pPr>
  </w:style>
  <w:style w:type="character" w:customStyle="1" w:styleId="FooterChar">
    <w:name w:val="Footer Char"/>
    <w:basedOn w:val="DefaultParagraphFont"/>
    <w:link w:val="Footer"/>
    <w:uiPriority w:val="99"/>
    <w:rsid w:val="0003015E"/>
  </w:style>
  <w:style w:type="character" w:styleId="Hyperlink">
    <w:name w:val="Hyperlink"/>
    <w:basedOn w:val="DefaultParagraphFont"/>
    <w:uiPriority w:val="99"/>
    <w:unhideWhenUsed/>
    <w:rsid w:val="00155FA3"/>
    <w:rPr>
      <w:color w:val="000000"/>
      <w:u w:val="single"/>
    </w:rPr>
  </w:style>
  <w:style w:type="character" w:styleId="UnresolvedMention">
    <w:name w:val="Unresolved Mention"/>
    <w:basedOn w:val="DefaultParagraphFont"/>
    <w:uiPriority w:val="99"/>
    <w:semiHidden/>
    <w:unhideWhenUsed/>
    <w:rsid w:val="00155FA3"/>
    <w:rPr>
      <w:color w:val="605E5C"/>
      <w:shd w:val="clear" w:color="auto" w:fill="E1DFDD"/>
    </w:rPr>
  </w:style>
  <w:style w:type="character" w:styleId="FollowedHyperlink">
    <w:name w:val="FollowedHyperlink"/>
    <w:basedOn w:val="DefaultParagraphFont"/>
    <w:uiPriority w:val="99"/>
    <w:semiHidden/>
    <w:unhideWhenUsed/>
    <w:rsid w:val="008A71D4"/>
    <w:rPr>
      <w:color w:val="96607D" w:themeColor="followedHyperlink"/>
      <w:u w:val="single"/>
    </w:rPr>
  </w:style>
  <w:style w:type="paragraph" w:styleId="Revision">
    <w:name w:val="Revision"/>
    <w:hidden/>
    <w:uiPriority w:val="99"/>
    <w:semiHidden/>
    <w:rsid w:val="004B2FC2"/>
    <w:pPr>
      <w:spacing w:after="0" w:line="240" w:lineRule="auto"/>
    </w:pPr>
  </w:style>
  <w:style w:type="paragraph" w:styleId="NormalWeb">
    <w:name w:val="Normal (Web)"/>
    <w:basedOn w:val="Normal"/>
    <w:uiPriority w:val="99"/>
    <w:semiHidden/>
    <w:unhideWhenUsed/>
    <w:rsid w:val="007661DE"/>
    <w:rPr>
      <w:rFonts w:cs="Times New Roman"/>
    </w:rPr>
  </w:style>
  <w:style w:type="character" w:styleId="LineNumber">
    <w:name w:val="line number"/>
    <w:basedOn w:val="DefaultParagraphFont"/>
    <w:uiPriority w:val="99"/>
    <w:semiHidden/>
    <w:unhideWhenUsed/>
    <w:rsid w:val="00F32B77"/>
  </w:style>
  <w:style w:type="paragraph" w:customStyle="1" w:styleId="SourceCode">
    <w:name w:val="Source Code"/>
    <w:basedOn w:val="Normal"/>
    <w:pPr>
      <w:wordWrap w:val="0"/>
    </w:pPr>
  </w:style>
  <w:style w:type="character" w:customStyle="1" w:styleId="KeywordTok">
    <w:name w:val="KeywordTok"/>
    <w:rPr>
      <w:b/>
      <w:color w:val="007020"/>
    </w:rPr>
  </w:style>
  <w:style w:type="character" w:customStyle="1" w:styleId="DataTypeTok">
    <w:name w:val="DataTypeTok"/>
    <w:rPr>
      <w:color w:val="902000"/>
    </w:rPr>
  </w:style>
  <w:style w:type="character" w:customStyle="1" w:styleId="DecValTok">
    <w:name w:val="DecValTok"/>
    <w:rPr>
      <w:color w:val="40A070"/>
    </w:rPr>
  </w:style>
  <w:style w:type="character" w:customStyle="1" w:styleId="BaseNTok">
    <w:name w:val="BaseNTok"/>
    <w:rPr>
      <w:color w:val="40A070"/>
    </w:rPr>
  </w:style>
  <w:style w:type="character" w:customStyle="1" w:styleId="FloatTok">
    <w:name w:val="FloatTok"/>
    <w:rPr>
      <w:color w:val="40A070"/>
    </w:rPr>
  </w:style>
  <w:style w:type="character" w:customStyle="1" w:styleId="ConstantTok">
    <w:name w:val="ConstantTok"/>
    <w:rPr>
      <w:color w:val="880000"/>
    </w:rPr>
  </w:style>
  <w:style w:type="character" w:customStyle="1" w:styleId="CharTok">
    <w:name w:val="CharTok"/>
    <w:rPr>
      <w:color w:val="4070A0"/>
    </w:rPr>
  </w:style>
  <w:style w:type="character" w:customStyle="1" w:styleId="SpecialCharTok">
    <w:name w:val="SpecialCharTok"/>
    <w:rPr>
      <w:color w:val="4070A0"/>
    </w:rPr>
  </w:style>
  <w:style w:type="character" w:customStyle="1" w:styleId="StringTok">
    <w:name w:val="StringTok"/>
    <w:rPr>
      <w:color w:val="4070A0"/>
    </w:rPr>
  </w:style>
  <w:style w:type="character" w:customStyle="1" w:styleId="VerbatimStringTok">
    <w:name w:val="VerbatimStringTok"/>
    <w:rPr>
      <w:color w:val="4070A0"/>
    </w:rPr>
  </w:style>
  <w:style w:type="character" w:customStyle="1" w:styleId="SpecialStringTok">
    <w:name w:val="SpecialStringTok"/>
    <w:rPr>
      <w:color w:val="BB6688"/>
    </w:rPr>
  </w:style>
  <w:style w:type="character" w:customStyle="1" w:styleId="ImportTok">
    <w:name w:val="ImportTok"/>
    <w:rPr>
      <w:b/>
      <w:color w:val="008000"/>
    </w:rPr>
  </w:style>
  <w:style w:type="character" w:customStyle="1" w:styleId="CommentTok">
    <w:name w:val="CommentTok"/>
    <w:rPr>
      <w:i/>
      <w:color w:val="60A0B0"/>
    </w:rPr>
  </w:style>
  <w:style w:type="character" w:customStyle="1" w:styleId="DocumentationTok">
    <w:name w:val="DocumentationTok"/>
    <w:rPr>
      <w:i/>
      <w:color w:val="BA2121"/>
    </w:rPr>
  </w:style>
  <w:style w:type="character" w:customStyle="1" w:styleId="AnnotationTok">
    <w:name w:val="AnnotationTok"/>
    <w:rPr>
      <w:b/>
      <w:i/>
      <w:color w:val="60A0B0"/>
    </w:rPr>
  </w:style>
  <w:style w:type="character" w:customStyle="1" w:styleId="CommentVarTok">
    <w:name w:val="CommentVarTok"/>
    <w:rPr>
      <w:b/>
      <w:i/>
      <w:color w:val="60A0B0"/>
    </w:rPr>
  </w:style>
  <w:style w:type="character" w:customStyle="1" w:styleId="OtherTok">
    <w:name w:val="OtherTok"/>
    <w:rPr>
      <w:color w:val="007020"/>
    </w:rPr>
  </w:style>
  <w:style w:type="character" w:customStyle="1" w:styleId="FunctionTok">
    <w:name w:val="FunctionTok"/>
    <w:rPr>
      <w:color w:val="06287E"/>
    </w:rPr>
  </w:style>
  <w:style w:type="character" w:customStyle="1" w:styleId="VariableTok">
    <w:name w:val="VariableTok"/>
    <w:rPr>
      <w:color w:val="19177C"/>
    </w:rPr>
  </w:style>
  <w:style w:type="character" w:customStyle="1" w:styleId="ControlFlowTok">
    <w:name w:val="ControlFlowTok"/>
    <w:rPr>
      <w:b/>
      <w:color w:val="007020"/>
    </w:rPr>
  </w:style>
  <w:style w:type="character" w:customStyle="1" w:styleId="OperatorTok">
    <w:name w:val="OperatorTok"/>
    <w:rPr>
      <w:color w:val="666666"/>
    </w:rPr>
  </w:style>
  <w:style w:type="character" w:customStyle="1" w:styleId="BuiltInTok">
    <w:name w:val="BuiltInTok"/>
    <w:rPr>
      <w:color w:val="008000"/>
    </w:rPr>
  </w:style>
  <w:style w:type="character" w:customStyle="1" w:styleId="ExtensionTok">
    <w:name w:val="ExtensionTok"/>
  </w:style>
  <w:style w:type="character" w:customStyle="1" w:styleId="PreprocessorTok">
    <w:name w:val="PreprocessorTok"/>
    <w:rPr>
      <w:color w:val="BC7A00"/>
    </w:rPr>
  </w:style>
  <w:style w:type="character" w:customStyle="1" w:styleId="AttributeTok">
    <w:name w:val="AttributeTok"/>
    <w:rPr>
      <w:color w:val="7D9029"/>
    </w:rPr>
  </w:style>
  <w:style w:type="character" w:customStyle="1" w:styleId="RegionMarkerTok">
    <w:name w:val="RegionMarkerTok"/>
  </w:style>
  <w:style w:type="character" w:customStyle="1" w:styleId="InformationTok">
    <w:name w:val="InformationTok"/>
    <w:rPr>
      <w:b/>
      <w:i/>
      <w:color w:val="60A0B0"/>
    </w:rPr>
  </w:style>
  <w:style w:type="character" w:customStyle="1" w:styleId="WarningTok">
    <w:name w:val="WarningTok"/>
    <w:rPr>
      <w:b/>
      <w:i/>
      <w:color w:val="60A0B0"/>
    </w:rPr>
  </w:style>
  <w:style w:type="character" w:customStyle="1" w:styleId="AlertTok">
    <w:name w:val="AlertTok"/>
    <w:rPr>
      <w:b/>
      <w:color w:val="FF0000"/>
    </w:rPr>
  </w:style>
  <w:style w:type="character" w:customStyle="1" w:styleId="ErrorTok">
    <w:name w:val="ErrorTok"/>
    <w:rPr>
      <w:b/>
      <w:color w:val="FF0000"/>
    </w:rPr>
  </w:style>
  <w:style w:type="character" w:customStyle="1" w:styleId="NormalTok">
    <w:name w:val="NormalTok"/>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439383">
      <w:bodyDiv w:val="1"/>
      <w:marLeft w:val="0"/>
      <w:marRight w:val="0"/>
      <w:marTop w:val="0"/>
      <w:marBottom w:val="0"/>
      <w:divBdr>
        <w:top w:val="none" w:sz="0" w:space="0" w:color="auto"/>
        <w:left w:val="none" w:sz="0" w:space="0" w:color="auto"/>
        <w:bottom w:val="none" w:sz="0" w:space="0" w:color="auto"/>
        <w:right w:val="none" w:sz="0" w:space="0" w:color="auto"/>
      </w:divBdr>
    </w:div>
    <w:div w:id="58863648">
      <w:bodyDiv w:val="1"/>
      <w:marLeft w:val="0"/>
      <w:marRight w:val="0"/>
      <w:marTop w:val="0"/>
      <w:marBottom w:val="0"/>
      <w:divBdr>
        <w:top w:val="none" w:sz="0" w:space="0" w:color="auto"/>
        <w:left w:val="none" w:sz="0" w:space="0" w:color="auto"/>
        <w:bottom w:val="none" w:sz="0" w:space="0" w:color="auto"/>
        <w:right w:val="none" w:sz="0" w:space="0" w:color="auto"/>
      </w:divBdr>
    </w:div>
    <w:div w:id="61610478">
      <w:bodyDiv w:val="1"/>
      <w:marLeft w:val="0"/>
      <w:marRight w:val="0"/>
      <w:marTop w:val="0"/>
      <w:marBottom w:val="0"/>
      <w:divBdr>
        <w:top w:val="none" w:sz="0" w:space="0" w:color="auto"/>
        <w:left w:val="none" w:sz="0" w:space="0" w:color="auto"/>
        <w:bottom w:val="none" w:sz="0" w:space="0" w:color="auto"/>
        <w:right w:val="none" w:sz="0" w:space="0" w:color="auto"/>
      </w:divBdr>
    </w:div>
    <w:div w:id="74867883">
      <w:bodyDiv w:val="1"/>
      <w:marLeft w:val="0"/>
      <w:marRight w:val="0"/>
      <w:marTop w:val="0"/>
      <w:marBottom w:val="0"/>
      <w:divBdr>
        <w:top w:val="none" w:sz="0" w:space="0" w:color="auto"/>
        <w:left w:val="none" w:sz="0" w:space="0" w:color="auto"/>
        <w:bottom w:val="none" w:sz="0" w:space="0" w:color="auto"/>
        <w:right w:val="none" w:sz="0" w:space="0" w:color="auto"/>
      </w:divBdr>
    </w:div>
    <w:div w:id="88277215">
      <w:bodyDiv w:val="1"/>
      <w:marLeft w:val="0"/>
      <w:marRight w:val="0"/>
      <w:marTop w:val="0"/>
      <w:marBottom w:val="0"/>
      <w:divBdr>
        <w:top w:val="none" w:sz="0" w:space="0" w:color="auto"/>
        <w:left w:val="none" w:sz="0" w:space="0" w:color="auto"/>
        <w:bottom w:val="none" w:sz="0" w:space="0" w:color="auto"/>
        <w:right w:val="none" w:sz="0" w:space="0" w:color="auto"/>
      </w:divBdr>
    </w:div>
    <w:div w:id="88699415">
      <w:bodyDiv w:val="1"/>
      <w:marLeft w:val="0"/>
      <w:marRight w:val="0"/>
      <w:marTop w:val="0"/>
      <w:marBottom w:val="0"/>
      <w:divBdr>
        <w:top w:val="none" w:sz="0" w:space="0" w:color="auto"/>
        <w:left w:val="none" w:sz="0" w:space="0" w:color="auto"/>
        <w:bottom w:val="none" w:sz="0" w:space="0" w:color="auto"/>
        <w:right w:val="none" w:sz="0" w:space="0" w:color="auto"/>
      </w:divBdr>
    </w:div>
    <w:div w:id="112292861">
      <w:bodyDiv w:val="1"/>
      <w:marLeft w:val="0"/>
      <w:marRight w:val="0"/>
      <w:marTop w:val="0"/>
      <w:marBottom w:val="0"/>
      <w:divBdr>
        <w:top w:val="none" w:sz="0" w:space="0" w:color="auto"/>
        <w:left w:val="none" w:sz="0" w:space="0" w:color="auto"/>
        <w:bottom w:val="none" w:sz="0" w:space="0" w:color="auto"/>
        <w:right w:val="none" w:sz="0" w:space="0" w:color="auto"/>
      </w:divBdr>
    </w:div>
    <w:div w:id="113407489">
      <w:bodyDiv w:val="1"/>
      <w:marLeft w:val="0"/>
      <w:marRight w:val="0"/>
      <w:marTop w:val="0"/>
      <w:marBottom w:val="0"/>
      <w:divBdr>
        <w:top w:val="none" w:sz="0" w:space="0" w:color="auto"/>
        <w:left w:val="none" w:sz="0" w:space="0" w:color="auto"/>
        <w:bottom w:val="none" w:sz="0" w:space="0" w:color="auto"/>
        <w:right w:val="none" w:sz="0" w:space="0" w:color="auto"/>
      </w:divBdr>
    </w:div>
    <w:div w:id="114980876">
      <w:bodyDiv w:val="1"/>
      <w:marLeft w:val="0"/>
      <w:marRight w:val="0"/>
      <w:marTop w:val="0"/>
      <w:marBottom w:val="0"/>
      <w:divBdr>
        <w:top w:val="none" w:sz="0" w:space="0" w:color="auto"/>
        <w:left w:val="none" w:sz="0" w:space="0" w:color="auto"/>
        <w:bottom w:val="none" w:sz="0" w:space="0" w:color="auto"/>
        <w:right w:val="none" w:sz="0" w:space="0" w:color="auto"/>
      </w:divBdr>
    </w:div>
    <w:div w:id="116342716">
      <w:bodyDiv w:val="1"/>
      <w:marLeft w:val="0"/>
      <w:marRight w:val="0"/>
      <w:marTop w:val="0"/>
      <w:marBottom w:val="0"/>
      <w:divBdr>
        <w:top w:val="none" w:sz="0" w:space="0" w:color="auto"/>
        <w:left w:val="none" w:sz="0" w:space="0" w:color="auto"/>
        <w:bottom w:val="none" w:sz="0" w:space="0" w:color="auto"/>
        <w:right w:val="none" w:sz="0" w:space="0" w:color="auto"/>
      </w:divBdr>
    </w:div>
    <w:div w:id="120849789">
      <w:bodyDiv w:val="1"/>
      <w:marLeft w:val="0"/>
      <w:marRight w:val="0"/>
      <w:marTop w:val="0"/>
      <w:marBottom w:val="0"/>
      <w:divBdr>
        <w:top w:val="none" w:sz="0" w:space="0" w:color="auto"/>
        <w:left w:val="none" w:sz="0" w:space="0" w:color="auto"/>
        <w:bottom w:val="none" w:sz="0" w:space="0" w:color="auto"/>
        <w:right w:val="none" w:sz="0" w:space="0" w:color="auto"/>
      </w:divBdr>
      <w:divsChild>
        <w:div w:id="304698344">
          <w:marLeft w:val="0"/>
          <w:marRight w:val="0"/>
          <w:marTop w:val="0"/>
          <w:marBottom w:val="0"/>
          <w:divBdr>
            <w:top w:val="none" w:sz="0" w:space="0" w:color="auto"/>
            <w:left w:val="none" w:sz="0" w:space="0" w:color="auto"/>
            <w:bottom w:val="none" w:sz="0" w:space="0" w:color="auto"/>
            <w:right w:val="none" w:sz="0" w:space="0" w:color="auto"/>
          </w:divBdr>
          <w:divsChild>
            <w:div w:id="595287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634802">
      <w:bodyDiv w:val="1"/>
      <w:marLeft w:val="0"/>
      <w:marRight w:val="0"/>
      <w:marTop w:val="0"/>
      <w:marBottom w:val="0"/>
      <w:divBdr>
        <w:top w:val="none" w:sz="0" w:space="0" w:color="auto"/>
        <w:left w:val="none" w:sz="0" w:space="0" w:color="auto"/>
        <w:bottom w:val="none" w:sz="0" w:space="0" w:color="auto"/>
        <w:right w:val="none" w:sz="0" w:space="0" w:color="auto"/>
      </w:divBdr>
      <w:divsChild>
        <w:div w:id="1813986097">
          <w:marLeft w:val="0"/>
          <w:marRight w:val="0"/>
          <w:marTop w:val="0"/>
          <w:marBottom w:val="120"/>
          <w:divBdr>
            <w:top w:val="none" w:sz="0" w:space="0" w:color="auto"/>
            <w:left w:val="none" w:sz="0" w:space="0" w:color="auto"/>
            <w:bottom w:val="none" w:sz="0" w:space="0" w:color="auto"/>
            <w:right w:val="none" w:sz="0" w:space="0" w:color="auto"/>
          </w:divBdr>
          <w:divsChild>
            <w:div w:id="1892884975">
              <w:marLeft w:val="-30"/>
              <w:marRight w:val="-30"/>
              <w:marTop w:val="0"/>
              <w:marBottom w:val="0"/>
              <w:divBdr>
                <w:top w:val="none" w:sz="0" w:space="0" w:color="auto"/>
                <w:left w:val="none" w:sz="0" w:space="0" w:color="auto"/>
                <w:bottom w:val="none" w:sz="0" w:space="0" w:color="auto"/>
                <w:right w:val="none" w:sz="0" w:space="0" w:color="auto"/>
              </w:divBdr>
            </w:div>
          </w:divsChild>
        </w:div>
        <w:div w:id="1930428486">
          <w:marLeft w:val="0"/>
          <w:marRight w:val="0"/>
          <w:marTop w:val="0"/>
          <w:marBottom w:val="0"/>
          <w:divBdr>
            <w:top w:val="none" w:sz="0" w:space="0" w:color="auto"/>
            <w:left w:val="none" w:sz="0" w:space="0" w:color="auto"/>
            <w:bottom w:val="none" w:sz="0" w:space="0" w:color="auto"/>
            <w:right w:val="none" w:sz="0" w:space="0" w:color="auto"/>
          </w:divBdr>
          <w:divsChild>
            <w:div w:id="264509398">
              <w:marLeft w:val="0"/>
              <w:marRight w:val="0"/>
              <w:marTop w:val="0"/>
              <w:marBottom w:val="0"/>
              <w:divBdr>
                <w:top w:val="none" w:sz="0" w:space="0" w:color="auto"/>
                <w:left w:val="none" w:sz="0" w:space="0" w:color="auto"/>
                <w:bottom w:val="none" w:sz="0" w:space="0" w:color="auto"/>
                <w:right w:val="none" w:sz="0" w:space="0" w:color="auto"/>
              </w:divBdr>
            </w:div>
            <w:div w:id="1754279914">
              <w:marLeft w:val="0"/>
              <w:marRight w:val="0"/>
              <w:marTop w:val="0"/>
              <w:marBottom w:val="120"/>
              <w:divBdr>
                <w:top w:val="none" w:sz="0" w:space="0" w:color="auto"/>
                <w:left w:val="none" w:sz="0" w:space="0" w:color="auto"/>
                <w:bottom w:val="none" w:sz="0" w:space="0" w:color="auto"/>
                <w:right w:val="none" w:sz="0" w:space="0" w:color="auto"/>
              </w:divBdr>
              <w:divsChild>
                <w:div w:id="1544948459">
                  <w:marLeft w:val="0"/>
                  <w:marRight w:val="0"/>
                  <w:marTop w:val="0"/>
                  <w:marBottom w:val="0"/>
                  <w:divBdr>
                    <w:top w:val="none" w:sz="0" w:space="0" w:color="auto"/>
                    <w:left w:val="none" w:sz="0" w:space="0" w:color="auto"/>
                    <w:bottom w:val="none" w:sz="0" w:space="0" w:color="auto"/>
                    <w:right w:val="none" w:sz="0" w:space="0" w:color="auto"/>
                  </w:divBdr>
                  <w:divsChild>
                    <w:div w:id="1308164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8153488">
      <w:bodyDiv w:val="1"/>
      <w:marLeft w:val="0"/>
      <w:marRight w:val="0"/>
      <w:marTop w:val="0"/>
      <w:marBottom w:val="0"/>
      <w:divBdr>
        <w:top w:val="none" w:sz="0" w:space="0" w:color="auto"/>
        <w:left w:val="none" w:sz="0" w:space="0" w:color="auto"/>
        <w:bottom w:val="none" w:sz="0" w:space="0" w:color="auto"/>
        <w:right w:val="none" w:sz="0" w:space="0" w:color="auto"/>
      </w:divBdr>
    </w:div>
    <w:div w:id="143284680">
      <w:bodyDiv w:val="1"/>
      <w:marLeft w:val="0"/>
      <w:marRight w:val="0"/>
      <w:marTop w:val="0"/>
      <w:marBottom w:val="0"/>
      <w:divBdr>
        <w:top w:val="none" w:sz="0" w:space="0" w:color="auto"/>
        <w:left w:val="none" w:sz="0" w:space="0" w:color="auto"/>
        <w:bottom w:val="none" w:sz="0" w:space="0" w:color="auto"/>
        <w:right w:val="none" w:sz="0" w:space="0" w:color="auto"/>
      </w:divBdr>
    </w:div>
    <w:div w:id="205485252">
      <w:bodyDiv w:val="1"/>
      <w:marLeft w:val="0"/>
      <w:marRight w:val="0"/>
      <w:marTop w:val="0"/>
      <w:marBottom w:val="0"/>
      <w:divBdr>
        <w:top w:val="none" w:sz="0" w:space="0" w:color="auto"/>
        <w:left w:val="none" w:sz="0" w:space="0" w:color="auto"/>
        <w:bottom w:val="none" w:sz="0" w:space="0" w:color="auto"/>
        <w:right w:val="none" w:sz="0" w:space="0" w:color="auto"/>
      </w:divBdr>
      <w:divsChild>
        <w:div w:id="570120245">
          <w:marLeft w:val="0"/>
          <w:marRight w:val="0"/>
          <w:marTop w:val="0"/>
          <w:marBottom w:val="120"/>
          <w:divBdr>
            <w:top w:val="none" w:sz="0" w:space="0" w:color="auto"/>
            <w:left w:val="none" w:sz="0" w:space="0" w:color="auto"/>
            <w:bottom w:val="none" w:sz="0" w:space="0" w:color="auto"/>
            <w:right w:val="none" w:sz="0" w:space="0" w:color="auto"/>
          </w:divBdr>
          <w:divsChild>
            <w:div w:id="1364787474">
              <w:marLeft w:val="-30"/>
              <w:marRight w:val="-30"/>
              <w:marTop w:val="0"/>
              <w:marBottom w:val="0"/>
              <w:divBdr>
                <w:top w:val="none" w:sz="0" w:space="0" w:color="auto"/>
                <w:left w:val="none" w:sz="0" w:space="0" w:color="auto"/>
                <w:bottom w:val="none" w:sz="0" w:space="0" w:color="auto"/>
                <w:right w:val="none" w:sz="0" w:space="0" w:color="auto"/>
              </w:divBdr>
            </w:div>
          </w:divsChild>
        </w:div>
        <w:div w:id="1502895785">
          <w:marLeft w:val="0"/>
          <w:marRight w:val="0"/>
          <w:marTop w:val="0"/>
          <w:marBottom w:val="0"/>
          <w:divBdr>
            <w:top w:val="none" w:sz="0" w:space="0" w:color="auto"/>
            <w:left w:val="none" w:sz="0" w:space="0" w:color="auto"/>
            <w:bottom w:val="none" w:sz="0" w:space="0" w:color="auto"/>
            <w:right w:val="none" w:sz="0" w:space="0" w:color="auto"/>
          </w:divBdr>
          <w:divsChild>
            <w:div w:id="739905075">
              <w:marLeft w:val="0"/>
              <w:marRight w:val="0"/>
              <w:marTop w:val="0"/>
              <w:marBottom w:val="120"/>
              <w:divBdr>
                <w:top w:val="none" w:sz="0" w:space="0" w:color="auto"/>
                <w:left w:val="none" w:sz="0" w:space="0" w:color="auto"/>
                <w:bottom w:val="none" w:sz="0" w:space="0" w:color="auto"/>
                <w:right w:val="none" w:sz="0" w:space="0" w:color="auto"/>
              </w:divBdr>
              <w:divsChild>
                <w:div w:id="780537945">
                  <w:marLeft w:val="0"/>
                  <w:marRight w:val="0"/>
                  <w:marTop w:val="0"/>
                  <w:marBottom w:val="0"/>
                  <w:divBdr>
                    <w:top w:val="none" w:sz="0" w:space="0" w:color="auto"/>
                    <w:left w:val="none" w:sz="0" w:space="0" w:color="auto"/>
                    <w:bottom w:val="none" w:sz="0" w:space="0" w:color="auto"/>
                    <w:right w:val="none" w:sz="0" w:space="0" w:color="auto"/>
                  </w:divBdr>
                  <w:divsChild>
                    <w:div w:id="399209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0612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2786971">
      <w:bodyDiv w:val="1"/>
      <w:marLeft w:val="0"/>
      <w:marRight w:val="0"/>
      <w:marTop w:val="0"/>
      <w:marBottom w:val="0"/>
      <w:divBdr>
        <w:top w:val="none" w:sz="0" w:space="0" w:color="auto"/>
        <w:left w:val="none" w:sz="0" w:space="0" w:color="auto"/>
        <w:bottom w:val="none" w:sz="0" w:space="0" w:color="auto"/>
        <w:right w:val="none" w:sz="0" w:space="0" w:color="auto"/>
      </w:divBdr>
    </w:div>
    <w:div w:id="270013565">
      <w:bodyDiv w:val="1"/>
      <w:marLeft w:val="0"/>
      <w:marRight w:val="0"/>
      <w:marTop w:val="0"/>
      <w:marBottom w:val="0"/>
      <w:divBdr>
        <w:top w:val="none" w:sz="0" w:space="0" w:color="auto"/>
        <w:left w:val="none" w:sz="0" w:space="0" w:color="auto"/>
        <w:bottom w:val="none" w:sz="0" w:space="0" w:color="auto"/>
        <w:right w:val="none" w:sz="0" w:space="0" w:color="auto"/>
      </w:divBdr>
    </w:div>
    <w:div w:id="304743906">
      <w:bodyDiv w:val="1"/>
      <w:marLeft w:val="0"/>
      <w:marRight w:val="0"/>
      <w:marTop w:val="0"/>
      <w:marBottom w:val="0"/>
      <w:divBdr>
        <w:top w:val="none" w:sz="0" w:space="0" w:color="auto"/>
        <w:left w:val="none" w:sz="0" w:space="0" w:color="auto"/>
        <w:bottom w:val="none" w:sz="0" w:space="0" w:color="auto"/>
        <w:right w:val="none" w:sz="0" w:space="0" w:color="auto"/>
      </w:divBdr>
    </w:div>
    <w:div w:id="314795464">
      <w:bodyDiv w:val="1"/>
      <w:marLeft w:val="0"/>
      <w:marRight w:val="0"/>
      <w:marTop w:val="0"/>
      <w:marBottom w:val="0"/>
      <w:divBdr>
        <w:top w:val="none" w:sz="0" w:space="0" w:color="auto"/>
        <w:left w:val="none" w:sz="0" w:space="0" w:color="auto"/>
        <w:bottom w:val="none" w:sz="0" w:space="0" w:color="auto"/>
        <w:right w:val="none" w:sz="0" w:space="0" w:color="auto"/>
      </w:divBdr>
    </w:div>
    <w:div w:id="321083497">
      <w:bodyDiv w:val="1"/>
      <w:marLeft w:val="0"/>
      <w:marRight w:val="0"/>
      <w:marTop w:val="0"/>
      <w:marBottom w:val="0"/>
      <w:divBdr>
        <w:top w:val="none" w:sz="0" w:space="0" w:color="auto"/>
        <w:left w:val="none" w:sz="0" w:space="0" w:color="auto"/>
        <w:bottom w:val="none" w:sz="0" w:space="0" w:color="auto"/>
        <w:right w:val="none" w:sz="0" w:space="0" w:color="auto"/>
      </w:divBdr>
      <w:divsChild>
        <w:div w:id="1868105746">
          <w:marLeft w:val="0"/>
          <w:marRight w:val="0"/>
          <w:marTop w:val="0"/>
          <w:marBottom w:val="0"/>
          <w:divBdr>
            <w:top w:val="none" w:sz="0" w:space="0" w:color="auto"/>
            <w:left w:val="none" w:sz="0" w:space="0" w:color="auto"/>
            <w:bottom w:val="none" w:sz="0" w:space="0" w:color="auto"/>
            <w:right w:val="none" w:sz="0" w:space="0" w:color="auto"/>
          </w:divBdr>
          <w:divsChild>
            <w:div w:id="20321109">
              <w:marLeft w:val="0"/>
              <w:marRight w:val="0"/>
              <w:marTop w:val="0"/>
              <w:marBottom w:val="0"/>
              <w:divBdr>
                <w:top w:val="none" w:sz="0" w:space="0" w:color="auto"/>
                <w:left w:val="none" w:sz="0" w:space="0" w:color="auto"/>
                <w:bottom w:val="none" w:sz="0" w:space="0" w:color="auto"/>
                <w:right w:val="none" w:sz="0" w:space="0" w:color="auto"/>
              </w:divBdr>
            </w:div>
            <w:div w:id="31150559">
              <w:marLeft w:val="0"/>
              <w:marRight w:val="0"/>
              <w:marTop w:val="0"/>
              <w:marBottom w:val="0"/>
              <w:divBdr>
                <w:top w:val="none" w:sz="0" w:space="0" w:color="auto"/>
                <w:left w:val="none" w:sz="0" w:space="0" w:color="auto"/>
                <w:bottom w:val="none" w:sz="0" w:space="0" w:color="auto"/>
                <w:right w:val="none" w:sz="0" w:space="0" w:color="auto"/>
              </w:divBdr>
            </w:div>
            <w:div w:id="54820371">
              <w:marLeft w:val="0"/>
              <w:marRight w:val="0"/>
              <w:marTop w:val="0"/>
              <w:marBottom w:val="0"/>
              <w:divBdr>
                <w:top w:val="none" w:sz="0" w:space="0" w:color="auto"/>
                <w:left w:val="none" w:sz="0" w:space="0" w:color="auto"/>
                <w:bottom w:val="none" w:sz="0" w:space="0" w:color="auto"/>
                <w:right w:val="none" w:sz="0" w:space="0" w:color="auto"/>
              </w:divBdr>
            </w:div>
            <w:div w:id="88963087">
              <w:marLeft w:val="0"/>
              <w:marRight w:val="0"/>
              <w:marTop w:val="0"/>
              <w:marBottom w:val="0"/>
              <w:divBdr>
                <w:top w:val="none" w:sz="0" w:space="0" w:color="auto"/>
                <w:left w:val="none" w:sz="0" w:space="0" w:color="auto"/>
                <w:bottom w:val="none" w:sz="0" w:space="0" w:color="auto"/>
                <w:right w:val="none" w:sz="0" w:space="0" w:color="auto"/>
              </w:divBdr>
            </w:div>
            <w:div w:id="92865027">
              <w:marLeft w:val="0"/>
              <w:marRight w:val="0"/>
              <w:marTop w:val="0"/>
              <w:marBottom w:val="0"/>
              <w:divBdr>
                <w:top w:val="none" w:sz="0" w:space="0" w:color="auto"/>
                <w:left w:val="none" w:sz="0" w:space="0" w:color="auto"/>
                <w:bottom w:val="none" w:sz="0" w:space="0" w:color="auto"/>
                <w:right w:val="none" w:sz="0" w:space="0" w:color="auto"/>
              </w:divBdr>
            </w:div>
            <w:div w:id="132216506">
              <w:marLeft w:val="0"/>
              <w:marRight w:val="0"/>
              <w:marTop w:val="0"/>
              <w:marBottom w:val="0"/>
              <w:divBdr>
                <w:top w:val="none" w:sz="0" w:space="0" w:color="auto"/>
                <w:left w:val="none" w:sz="0" w:space="0" w:color="auto"/>
                <w:bottom w:val="none" w:sz="0" w:space="0" w:color="auto"/>
                <w:right w:val="none" w:sz="0" w:space="0" w:color="auto"/>
              </w:divBdr>
            </w:div>
            <w:div w:id="186066095">
              <w:marLeft w:val="0"/>
              <w:marRight w:val="0"/>
              <w:marTop w:val="0"/>
              <w:marBottom w:val="0"/>
              <w:divBdr>
                <w:top w:val="none" w:sz="0" w:space="0" w:color="auto"/>
                <w:left w:val="none" w:sz="0" w:space="0" w:color="auto"/>
                <w:bottom w:val="none" w:sz="0" w:space="0" w:color="auto"/>
                <w:right w:val="none" w:sz="0" w:space="0" w:color="auto"/>
              </w:divBdr>
            </w:div>
            <w:div w:id="204832319">
              <w:marLeft w:val="0"/>
              <w:marRight w:val="0"/>
              <w:marTop w:val="0"/>
              <w:marBottom w:val="0"/>
              <w:divBdr>
                <w:top w:val="none" w:sz="0" w:space="0" w:color="auto"/>
                <w:left w:val="none" w:sz="0" w:space="0" w:color="auto"/>
                <w:bottom w:val="none" w:sz="0" w:space="0" w:color="auto"/>
                <w:right w:val="none" w:sz="0" w:space="0" w:color="auto"/>
              </w:divBdr>
            </w:div>
            <w:div w:id="222572070">
              <w:marLeft w:val="0"/>
              <w:marRight w:val="0"/>
              <w:marTop w:val="0"/>
              <w:marBottom w:val="0"/>
              <w:divBdr>
                <w:top w:val="none" w:sz="0" w:space="0" w:color="auto"/>
                <w:left w:val="none" w:sz="0" w:space="0" w:color="auto"/>
                <w:bottom w:val="none" w:sz="0" w:space="0" w:color="auto"/>
                <w:right w:val="none" w:sz="0" w:space="0" w:color="auto"/>
              </w:divBdr>
            </w:div>
            <w:div w:id="279267139">
              <w:marLeft w:val="0"/>
              <w:marRight w:val="0"/>
              <w:marTop w:val="0"/>
              <w:marBottom w:val="0"/>
              <w:divBdr>
                <w:top w:val="none" w:sz="0" w:space="0" w:color="auto"/>
                <w:left w:val="none" w:sz="0" w:space="0" w:color="auto"/>
                <w:bottom w:val="none" w:sz="0" w:space="0" w:color="auto"/>
                <w:right w:val="none" w:sz="0" w:space="0" w:color="auto"/>
              </w:divBdr>
            </w:div>
            <w:div w:id="315112534">
              <w:marLeft w:val="0"/>
              <w:marRight w:val="0"/>
              <w:marTop w:val="0"/>
              <w:marBottom w:val="0"/>
              <w:divBdr>
                <w:top w:val="none" w:sz="0" w:space="0" w:color="auto"/>
                <w:left w:val="none" w:sz="0" w:space="0" w:color="auto"/>
                <w:bottom w:val="none" w:sz="0" w:space="0" w:color="auto"/>
                <w:right w:val="none" w:sz="0" w:space="0" w:color="auto"/>
              </w:divBdr>
            </w:div>
            <w:div w:id="369691022">
              <w:marLeft w:val="0"/>
              <w:marRight w:val="0"/>
              <w:marTop w:val="0"/>
              <w:marBottom w:val="0"/>
              <w:divBdr>
                <w:top w:val="none" w:sz="0" w:space="0" w:color="auto"/>
                <w:left w:val="none" w:sz="0" w:space="0" w:color="auto"/>
                <w:bottom w:val="none" w:sz="0" w:space="0" w:color="auto"/>
                <w:right w:val="none" w:sz="0" w:space="0" w:color="auto"/>
              </w:divBdr>
            </w:div>
            <w:div w:id="375160696">
              <w:marLeft w:val="0"/>
              <w:marRight w:val="0"/>
              <w:marTop w:val="0"/>
              <w:marBottom w:val="0"/>
              <w:divBdr>
                <w:top w:val="none" w:sz="0" w:space="0" w:color="auto"/>
                <w:left w:val="none" w:sz="0" w:space="0" w:color="auto"/>
                <w:bottom w:val="none" w:sz="0" w:space="0" w:color="auto"/>
                <w:right w:val="none" w:sz="0" w:space="0" w:color="auto"/>
              </w:divBdr>
            </w:div>
            <w:div w:id="380784895">
              <w:marLeft w:val="0"/>
              <w:marRight w:val="0"/>
              <w:marTop w:val="0"/>
              <w:marBottom w:val="0"/>
              <w:divBdr>
                <w:top w:val="none" w:sz="0" w:space="0" w:color="auto"/>
                <w:left w:val="none" w:sz="0" w:space="0" w:color="auto"/>
                <w:bottom w:val="none" w:sz="0" w:space="0" w:color="auto"/>
                <w:right w:val="none" w:sz="0" w:space="0" w:color="auto"/>
              </w:divBdr>
            </w:div>
            <w:div w:id="407187840">
              <w:marLeft w:val="0"/>
              <w:marRight w:val="0"/>
              <w:marTop w:val="0"/>
              <w:marBottom w:val="0"/>
              <w:divBdr>
                <w:top w:val="none" w:sz="0" w:space="0" w:color="auto"/>
                <w:left w:val="none" w:sz="0" w:space="0" w:color="auto"/>
                <w:bottom w:val="none" w:sz="0" w:space="0" w:color="auto"/>
                <w:right w:val="none" w:sz="0" w:space="0" w:color="auto"/>
              </w:divBdr>
            </w:div>
            <w:div w:id="408767755">
              <w:marLeft w:val="0"/>
              <w:marRight w:val="0"/>
              <w:marTop w:val="0"/>
              <w:marBottom w:val="0"/>
              <w:divBdr>
                <w:top w:val="none" w:sz="0" w:space="0" w:color="auto"/>
                <w:left w:val="none" w:sz="0" w:space="0" w:color="auto"/>
                <w:bottom w:val="none" w:sz="0" w:space="0" w:color="auto"/>
                <w:right w:val="none" w:sz="0" w:space="0" w:color="auto"/>
              </w:divBdr>
            </w:div>
            <w:div w:id="473453989">
              <w:marLeft w:val="0"/>
              <w:marRight w:val="0"/>
              <w:marTop w:val="0"/>
              <w:marBottom w:val="0"/>
              <w:divBdr>
                <w:top w:val="none" w:sz="0" w:space="0" w:color="auto"/>
                <w:left w:val="none" w:sz="0" w:space="0" w:color="auto"/>
                <w:bottom w:val="none" w:sz="0" w:space="0" w:color="auto"/>
                <w:right w:val="none" w:sz="0" w:space="0" w:color="auto"/>
              </w:divBdr>
            </w:div>
            <w:div w:id="508256270">
              <w:marLeft w:val="0"/>
              <w:marRight w:val="0"/>
              <w:marTop w:val="0"/>
              <w:marBottom w:val="0"/>
              <w:divBdr>
                <w:top w:val="none" w:sz="0" w:space="0" w:color="auto"/>
                <w:left w:val="none" w:sz="0" w:space="0" w:color="auto"/>
                <w:bottom w:val="none" w:sz="0" w:space="0" w:color="auto"/>
                <w:right w:val="none" w:sz="0" w:space="0" w:color="auto"/>
              </w:divBdr>
            </w:div>
            <w:div w:id="513882082">
              <w:marLeft w:val="0"/>
              <w:marRight w:val="0"/>
              <w:marTop w:val="0"/>
              <w:marBottom w:val="0"/>
              <w:divBdr>
                <w:top w:val="none" w:sz="0" w:space="0" w:color="auto"/>
                <w:left w:val="none" w:sz="0" w:space="0" w:color="auto"/>
                <w:bottom w:val="none" w:sz="0" w:space="0" w:color="auto"/>
                <w:right w:val="none" w:sz="0" w:space="0" w:color="auto"/>
              </w:divBdr>
            </w:div>
            <w:div w:id="520241405">
              <w:marLeft w:val="0"/>
              <w:marRight w:val="0"/>
              <w:marTop w:val="0"/>
              <w:marBottom w:val="0"/>
              <w:divBdr>
                <w:top w:val="none" w:sz="0" w:space="0" w:color="auto"/>
                <w:left w:val="none" w:sz="0" w:space="0" w:color="auto"/>
                <w:bottom w:val="none" w:sz="0" w:space="0" w:color="auto"/>
                <w:right w:val="none" w:sz="0" w:space="0" w:color="auto"/>
              </w:divBdr>
            </w:div>
            <w:div w:id="548305228">
              <w:marLeft w:val="0"/>
              <w:marRight w:val="0"/>
              <w:marTop w:val="0"/>
              <w:marBottom w:val="0"/>
              <w:divBdr>
                <w:top w:val="none" w:sz="0" w:space="0" w:color="auto"/>
                <w:left w:val="none" w:sz="0" w:space="0" w:color="auto"/>
                <w:bottom w:val="none" w:sz="0" w:space="0" w:color="auto"/>
                <w:right w:val="none" w:sz="0" w:space="0" w:color="auto"/>
              </w:divBdr>
            </w:div>
            <w:div w:id="554121756">
              <w:marLeft w:val="0"/>
              <w:marRight w:val="0"/>
              <w:marTop w:val="0"/>
              <w:marBottom w:val="0"/>
              <w:divBdr>
                <w:top w:val="none" w:sz="0" w:space="0" w:color="auto"/>
                <w:left w:val="none" w:sz="0" w:space="0" w:color="auto"/>
                <w:bottom w:val="none" w:sz="0" w:space="0" w:color="auto"/>
                <w:right w:val="none" w:sz="0" w:space="0" w:color="auto"/>
              </w:divBdr>
            </w:div>
            <w:div w:id="567423526">
              <w:marLeft w:val="0"/>
              <w:marRight w:val="0"/>
              <w:marTop w:val="0"/>
              <w:marBottom w:val="0"/>
              <w:divBdr>
                <w:top w:val="none" w:sz="0" w:space="0" w:color="auto"/>
                <w:left w:val="none" w:sz="0" w:space="0" w:color="auto"/>
                <w:bottom w:val="none" w:sz="0" w:space="0" w:color="auto"/>
                <w:right w:val="none" w:sz="0" w:space="0" w:color="auto"/>
              </w:divBdr>
            </w:div>
            <w:div w:id="621693858">
              <w:marLeft w:val="0"/>
              <w:marRight w:val="0"/>
              <w:marTop w:val="0"/>
              <w:marBottom w:val="0"/>
              <w:divBdr>
                <w:top w:val="none" w:sz="0" w:space="0" w:color="auto"/>
                <w:left w:val="none" w:sz="0" w:space="0" w:color="auto"/>
                <w:bottom w:val="none" w:sz="0" w:space="0" w:color="auto"/>
                <w:right w:val="none" w:sz="0" w:space="0" w:color="auto"/>
              </w:divBdr>
            </w:div>
            <w:div w:id="640963958">
              <w:marLeft w:val="0"/>
              <w:marRight w:val="0"/>
              <w:marTop w:val="0"/>
              <w:marBottom w:val="0"/>
              <w:divBdr>
                <w:top w:val="none" w:sz="0" w:space="0" w:color="auto"/>
                <w:left w:val="none" w:sz="0" w:space="0" w:color="auto"/>
                <w:bottom w:val="none" w:sz="0" w:space="0" w:color="auto"/>
                <w:right w:val="none" w:sz="0" w:space="0" w:color="auto"/>
              </w:divBdr>
            </w:div>
            <w:div w:id="719599463">
              <w:marLeft w:val="0"/>
              <w:marRight w:val="0"/>
              <w:marTop w:val="0"/>
              <w:marBottom w:val="0"/>
              <w:divBdr>
                <w:top w:val="none" w:sz="0" w:space="0" w:color="auto"/>
                <w:left w:val="none" w:sz="0" w:space="0" w:color="auto"/>
                <w:bottom w:val="none" w:sz="0" w:space="0" w:color="auto"/>
                <w:right w:val="none" w:sz="0" w:space="0" w:color="auto"/>
              </w:divBdr>
            </w:div>
            <w:div w:id="741950198">
              <w:marLeft w:val="0"/>
              <w:marRight w:val="0"/>
              <w:marTop w:val="0"/>
              <w:marBottom w:val="0"/>
              <w:divBdr>
                <w:top w:val="none" w:sz="0" w:space="0" w:color="auto"/>
                <w:left w:val="none" w:sz="0" w:space="0" w:color="auto"/>
                <w:bottom w:val="none" w:sz="0" w:space="0" w:color="auto"/>
                <w:right w:val="none" w:sz="0" w:space="0" w:color="auto"/>
              </w:divBdr>
            </w:div>
            <w:div w:id="774860091">
              <w:marLeft w:val="0"/>
              <w:marRight w:val="0"/>
              <w:marTop w:val="0"/>
              <w:marBottom w:val="0"/>
              <w:divBdr>
                <w:top w:val="none" w:sz="0" w:space="0" w:color="auto"/>
                <w:left w:val="none" w:sz="0" w:space="0" w:color="auto"/>
                <w:bottom w:val="none" w:sz="0" w:space="0" w:color="auto"/>
                <w:right w:val="none" w:sz="0" w:space="0" w:color="auto"/>
              </w:divBdr>
            </w:div>
            <w:div w:id="826097552">
              <w:marLeft w:val="0"/>
              <w:marRight w:val="0"/>
              <w:marTop w:val="0"/>
              <w:marBottom w:val="0"/>
              <w:divBdr>
                <w:top w:val="none" w:sz="0" w:space="0" w:color="auto"/>
                <w:left w:val="none" w:sz="0" w:space="0" w:color="auto"/>
                <w:bottom w:val="none" w:sz="0" w:space="0" w:color="auto"/>
                <w:right w:val="none" w:sz="0" w:space="0" w:color="auto"/>
              </w:divBdr>
            </w:div>
            <w:div w:id="835461386">
              <w:marLeft w:val="0"/>
              <w:marRight w:val="0"/>
              <w:marTop w:val="0"/>
              <w:marBottom w:val="0"/>
              <w:divBdr>
                <w:top w:val="none" w:sz="0" w:space="0" w:color="auto"/>
                <w:left w:val="none" w:sz="0" w:space="0" w:color="auto"/>
                <w:bottom w:val="none" w:sz="0" w:space="0" w:color="auto"/>
                <w:right w:val="none" w:sz="0" w:space="0" w:color="auto"/>
              </w:divBdr>
            </w:div>
            <w:div w:id="880673394">
              <w:marLeft w:val="0"/>
              <w:marRight w:val="0"/>
              <w:marTop w:val="0"/>
              <w:marBottom w:val="0"/>
              <w:divBdr>
                <w:top w:val="none" w:sz="0" w:space="0" w:color="auto"/>
                <w:left w:val="none" w:sz="0" w:space="0" w:color="auto"/>
                <w:bottom w:val="none" w:sz="0" w:space="0" w:color="auto"/>
                <w:right w:val="none" w:sz="0" w:space="0" w:color="auto"/>
              </w:divBdr>
            </w:div>
            <w:div w:id="903099756">
              <w:marLeft w:val="0"/>
              <w:marRight w:val="0"/>
              <w:marTop w:val="0"/>
              <w:marBottom w:val="0"/>
              <w:divBdr>
                <w:top w:val="none" w:sz="0" w:space="0" w:color="auto"/>
                <w:left w:val="none" w:sz="0" w:space="0" w:color="auto"/>
                <w:bottom w:val="none" w:sz="0" w:space="0" w:color="auto"/>
                <w:right w:val="none" w:sz="0" w:space="0" w:color="auto"/>
              </w:divBdr>
            </w:div>
            <w:div w:id="925917892">
              <w:marLeft w:val="0"/>
              <w:marRight w:val="0"/>
              <w:marTop w:val="0"/>
              <w:marBottom w:val="0"/>
              <w:divBdr>
                <w:top w:val="none" w:sz="0" w:space="0" w:color="auto"/>
                <w:left w:val="none" w:sz="0" w:space="0" w:color="auto"/>
                <w:bottom w:val="none" w:sz="0" w:space="0" w:color="auto"/>
                <w:right w:val="none" w:sz="0" w:space="0" w:color="auto"/>
              </w:divBdr>
            </w:div>
            <w:div w:id="936911149">
              <w:marLeft w:val="0"/>
              <w:marRight w:val="0"/>
              <w:marTop w:val="0"/>
              <w:marBottom w:val="0"/>
              <w:divBdr>
                <w:top w:val="none" w:sz="0" w:space="0" w:color="auto"/>
                <w:left w:val="none" w:sz="0" w:space="0" w:color="auto"/>
                <w:bottom w:val="none" w:sz="0" w:space="0" w:color="auto"/>
                <w:right w:val="none" w:sz="0" w:space="0" w:color="auto"/>
              </w:divBdr>
            </w:div>
            <w:div w:id="1000549604">
              <w:marLeft w:val="0"/>
              <w:marRight w:val="0"/>
              <w:marTop w:val="0"/>
              <w:marBottom w:val="0"/>
              <w:divBdr>
                <w:top w:val="none" w:sz="0" w:space="0" w:color="auto"/>
                <w:left w:val="none" w:sz="0" w:space="0" w:color="auto"/>
                <w:bottom w:val="none" w:sz="0" w:space="0" w:color="auto"/>
                <w:right w:val="none" w:sz="0" w:space="0" w:color="auto"/>
              </w:divBdr>
            </w:div>
            <w:div w:id="1013647700">
              <w:marLeft w:val="0"/>
              <w:marRight w:val="0"/>
              <w:marTop w:val="0"/>
              <w:marBottom w:val="0"/>
              <w:divBdr>
                <w:top w:val="none" w:sz="0" w:space="0" w:color="auto"/>
                <w:left w:val="none" w:sz="0" w:space="0" w:color="auto"/>
                <w:bottom w:val="none" w:sz="0" w:space="0" w:color="auto"/>
                <w:right w:val="none" w:sz="0" w:space="0" w:color="auto"/>
              </w:divBdr>
            </w:div>
            <w:div w:id="1051884332">
              <w:marLeft w:val="0"/>
              <w:marRight w:val="0"/>
              <w:marTop w:val="0"/>
              <w:marBottom w:val="0"/>
              <w:divBdr>
                <w:top w:val="none" w:sz="0" w:space="0" w:color="auto"/>
                <w:left w:val="none" w:sz="0" w:space="0" w:color="auto"/>
                <w:bottom w:val="none" w:sz="0" w:space="0" w:color="auto"/>
                <w:right w:val="none" w:sz="0" w:space="0" w:color="auto"/>
              </w:divBdr>
            </w:div>
            <w:div w:id="1056052351">
              <w:marLeft w:val="0"/>
              <w:marRight w:val="0"/>
              <w:marTop w:val="0"/>
              <w:marBottom w:val="0"/>
              <w:divBdr>
                <w:top w:val="none" w:sz="0" w:space="0" w:color="auto"/>
                <w:left w:val="none" w:sz="0" w:space="0" w:color="auto"/>
                <w:bottom w:val="none" w:sz="0" w:space="0" w:color="auto"/>
                <w:right w:val="none" w:sz="0" w:space="0" w:color="auto"/>
              </w:divBdr>
            </w:div>
            <w:div w:id="1092244162">
              <w:marLeft w:val="0"/>
              <w:marRight w:val="0"/>
              <w:marTop w:val="0"/>
              <w:marBottom w:val="0"/>
              <w:divBdr>
                <w:top w:val="none" w:sz="0" w:space="0" w:color="auto"/>
                <w:left w:val="none" w:sz="0" w:space="0" w:color="auto"/>
                <w:bottom w:val="none" w:sz="0" w:space="0" w:color="auto"/>
                <w:right w:val="none" w:sz="0" w:space="0" w:color="auto"/>
              </w:divBdr>
            </w:div>
            <w:div w:id="1092779420">
              <w:marLeft w:val="0"/>
              <w:marRight w:val="0"/>
              <w:marTop w:val="0"/>
              <w:marBottom w:val="0"/>
              <w:divBdr>
                <w:top w:val="none" w:sz="0" w:space="0" w:color="auto"/>
                <w:left w:val="none" w:sz="0" w:space="0" w:color="auto"/>
                <w:bottom w:val="none" w:sz="0" w:space="0" w:color="auto"/>
                <w:right w:val="none" w:sz="0" w:space="0" w:color="auto"/>
              </w:divBdr>
            </w:div>
            <w:div w:id="1158116241">
              <w:marLeft w:val="0"/>
              <w:marRight w:val="0"/>
              <w:marTop w:val="0"/>
              <w:marBottom w:val="0"/>
              <w:divBdr>
                <w:top w:val="none" w:sz="0" w:space="0" w:color="auto"/>
                <w:left w:val="none" w:sz="0" w:space="0" w:color="auto"/>
                <w:bottom w:val="none" w:sz="0" w:space="0" w:color="auto"/>
                <w:right w:val="none" w:sz="0" w:space="0" w:color="auto"/>
              </w:divBdr>
            </w:div>
            <w:div w:id="1216043850">
              <w:marLeft w:val="0"/>
              <w:marRight w:val="0"/>
              <w:marTop w:val="0"/>
              <w:marBottom w:val="0"/>
              <w:divBdr>
                <w:top w:val="none" w:sz="0" w:space="0" w:color="auto"/>
                <w:left w:val="none" w:sz="0" w:space="0" w:color="auto"/>
                <w:bottom w:val="none" w:sz="0" w:space="0" w:color="auto"/>
                <w:right w:val="none" w:sz="0" w:space="0" w:color="auto"/>
              </w:divBdr>
            </w:div>
            <w:div w:id="1229344624">
              <w:marLeft w:val="0"/>
              <w:marRight w:val="0"/>
              <w:marTop w:val="0"/>
              <w:marBottom w:val="0"/>
              <w:divBdr>
                <w:top w:val="none" w:sz="0" w:space="0" w:color="auto"/>
                <w:left w:val="none" w:sz="0" w:space="0" w:color="auto"/>
                <w:bottom w:val="none" w:sz="0" w:space="0" w:color="auto"/>
                <w:right w:val="none" w:sz="0" w:space="0" w:color="auto"/>
              </w:divBdr>
            </w:div>
            <w:div w:id="1236205648">
              <w:marLeft w:val="0"/>
              <w:marRight w:val="0"/>
              <w:marTop w:val="0"/>
              <w:marBottom w:val="0"/>
              <w:divBdr>
                <w:top w:val="none" w:sz="0" w:space="0" w:color="auto"/>
                <w:left w:val="none" w:sz="0" w:space="0" w:color="auto"/>
                <w:bottom w:val="none" w:sz="0" w:space="0" w:color="auto"/>
                <w:right w:val="none" w:sz="0" w:space="0" w:color="auto"/>
              </w:divBdr>
            </w:div>
            <w:div w:id="1292900225">
              <w:marLeft w:val="0"/>
              <w:marRight w:val="0"/>
              <w:marTop w:val="0"/>
              <w:marBottom w:val="0"/>
              <w:divBdr>
                <w:top w:val="none" w:sz="0" w:space="0" w:color="auto"/>
                <w:left w:val="none" w:sz="0" w:space="0" w:color="auto"/>
                <w:bottom w:val="none" w:sz="0" w:space="0" w:color="auto"/>
                <w:right w:val="none" w:sz="0" w:space="0" w:color="auto"/>
              </w:divBdr>
            </w:div>
            <w:div w:id="1313632489">
              <w:marLeft w:val="0"/>
              <w:marRight w:val="0"/>
              <w:marTop w:val="0"/>
              <w:marBottom w:val="0"/>
              <w:divBdr>
                <w:top w:val="none" w:sz="0" w:space="0" w:color="auto"/>
                <w:left w:val="none" w:sz="0" w:space="0" w:color="auto"/>
                <w:bottom w:val="none" w:sz="0" w:space="0" w:color="auto"/>
                <w:right w:val="none" w:sz="0" w:space="0" w:color="auto"/>
              </w:divBdr>
            </w:div>
            <w:div w:id="1357972048">
              <w:marLeft w:val="0"/>
              <w:marRight w:val="0"/>
              <w:marTop w:val="0"/>
              <w:marBottom w:val="0"/>
              <w:divBdr>
                <w:top w:val="none" w:sz="0" w:space="0" w:color="auto"/>
                <w:left w:val="none" w:sz="0" w:space="0" w:color="auto"/>
                <w:bottom w:val="none" w:sz="0" w:space="0" w:color="auto"/>
                <w:right w:val="none" w:sz="0" w:space="0" w:color="auto"/>
              </w:divBdr>
            </w:div>
            <w:div w:id="1358966297">
              <w:marLeft w:val="0"/>
              <w:marRight w:val="0"/>
              <w:marTop w:val="0"/>
              <w:marBottom w:val="0"/>
              <w:divBdr>
                <w:top w:val="none" w:sz="0" w:space="0" w:color="auto"/>
                <w:left w:val="none" w:sz="0" w:space="0" w:color="auto"/>
                <w:bottom w:val="none" w:sz="0" w:space="0" w:color="auto"/>
                <w:right w:val="none" w:sz="0" w:space="0" w:color="auto"/>
              </w:divBdr>
            </w:div>
            <w:div w:id="1394232553">
              <w:marLeft w:val="0"/>
              <w:marRight w:val="0"/>
              <w:marTop w:val="0"/>
              <w:marBottom w:val="0"/>
              <w:divBdr>
                <w:top w:val="none" w:sz="0" w:space="0" w:color="auto"/>
                <w:left w:val="none" w:sz="0" w:space="0" w:color="auto"/>
                <w:bottom w:val="none" w:sz="0" w:space="0" w:color="auto"/>
                <w:right w:val="none" w:sz="0" w:space="0" w:color="auto"/>
              </w:divBdr>
            </w:div>
            <w:div w:id="1408264379">
              <w:marLeft w:val="0"/>
              <w:marRight w:val="0"/>
              <w:marTop w:val="0"/>
              <w:marBottom w:val="0"/>
              <w:divBdr>
                <w:top w:val="none" w:sz="0" w:space="0" w:color="auto"/>
                <w:left w:val="none" w:sz="0" w:space="0" w:color="auto"/>
                <w:bottom w:val="none" w:sz="0" w:space="0" w:color="auto"/>
                <w:right w:val="none" w:sz="0" w:space="0" w:color="auto"/>
              </w:divBdr>
            </w:div>
            <w:div w:id="1465346733">
              <w:marLeft w:val="0"/>
              <w:marRight w:val="0"/>
              <w:marTop w:val="0"/>
              <w:marBottom w:val="0"/>
              <w:divBdr>
                <w:top w:val="none" w:sz="0" w:space="0" w:color="auto"/>
                <w:left w:val="none" w:sz="0" w:space="0" w:color="auto"/>
                <w:bottom w:val="none" w:sz="0" w:space="0" w:color="auto"/>
                <w:right w:val="none" w:sz="0" w:space="0" w:color="auto"/>
              </w:divBdr>
            </w:div>
            <w:div w:id="1518277264">
              <w:marLeft w:val="0"/>
              <w:marRight w:val="0"/>
              <w:marTop w:val="0"/>
              <w:marBottom w:val="0"/>
              <w:divBdr>
                <w:top w:val="none" w:sz="0" w:space="0" w:color="auto"/>
                <w:left w:val="none" w:sz="0" w:space="0" w:color="auto"/>
                <w:bottom w:val="none" w:sz="0" w:space="0" w:color="auto"/>
                <w:right w:val="none" w:sz="0" w:space="0" w:color="auto"/>
              </w:divBdr>
            </w:div>
            <w:div w:id="1601789851">
              <w:marLeft w:val="0"/>
              <w:marRight w:val="0"/>
              <w:marTop w:val="0"/>
              <w:marBottom w:val="0"/>
              <w:divBdr>
                <w:top w:val="none" w:sz="0" w:space="0" w:color="auto"/>
                <w:left w:val="none" w:sz="0" w:space="0" w:color="auto"/>
                <w:bottom w:val="none" w:sz="0" w:space="0" w:color="auto"/>
                <w:right w:val="none" w:sz="0" w:space="0" w:color="auto"/>
              </w:divBdr>
            </w:div>
            <w:div w:id="1607342853">
              <w:marLeft w:val="0"/>
              <w:marRight w:val="0"/>
              <w:marTop w:val="0"/>
              <w:marBottom w:val="0"/>
              <w:divBdr>
                <w:top w:val="none" w:sz="0" w:space="0" w:color="auto"/>
                <w:left w:val="none" w:sz="0" w:space="0" w:color="auto"/>
                <w:bottom w:val="none" w:sz="0" w:space="0" w:color="auto"/>
                <w:right w:val="none" w:sz="0" w:space="0" w:color="auto"/>
              </w:divBdr>
            </w:div>
            <w:div w:id="1607498255">
              <w:marLeft w:val="0"/>
              <w:marRight w:val="0"/>
              <w:marTop w:val="0"/>
              <w:marBottom w:val="0"/>
              <w:divBdr>
                <w:top w:val="none" w:sz="0" w:space="0" w:color="auto"/>
                <w:left w:val="none" w:sz="0" w:space="0" w:color="auto"/>
                <w:bottom w:val="none" w:sz="0" w:space="0" w:color="auto"/>
                <w:right w:val="none" w:sz="0" w:space="0" w:color="auto"/>
              </w:divBdr>
            </w:div>
            <w:div w:id="1768381755">
              <w:marLeft w:val="0"/>
              <w:marRight w:val="0"/>
              <w:marTop w:val="0"/>
              <w:marBottom w:val="0"/>
              <w:divBdr>
                <w:top w:val="none" w:sz="0" w:space="0" w:color="auto"/>
                <w:left w:val="none" w:sz="0" w:space="0" w:color="auto"/>
                <w:bottom w:val="none" w:sz="0" w:space="0" w:color="auto"/>
                <w:right w:val="none" w:sz="0" w:space="0" w:color="auto"/>
              </w:divBdr>
            </w:div>
            <w:div w:id="1791239228">
              <w:marLeft w:val="0"/>
              <w:marRight w:val="0"/>
              <w:marTop w:val="0"/>
              <w:marBottom w:val="0"/>
              <w:divBdr>
                <w:top w:val="none" w:sz="0" w:space="0" w:color="auto"/>
                <w:left w:val="none" w:sz="0" w:space="0" w:color="auto"/>
                <w:bottom w:val="none" w:sz="0" w:space="0" w:color="auto"/>
                <w:right w:val="none" w:sz="0" w:space="0" w:color="auto"/>
              </w:divBdr>
            </w:div>
            <w:div w:id="1854684502">
              <w:marLeft w:val="0"/>
              <w:marRight w:val="0"/>
              <w:marTop w:val="0"/>
              <w:marBottom w:val="0"/>
              <w:divBdr>
                <w:top w:val="none" w:sz="0" w:space="0" w:color="auto"/>
                <w:left w:val="none" w:sz="0" w:space="0" w:color="auto"/>
                <w:bottom w:val="none" w:sz="0" w:space="0" w:color="auto"/>
                <w:right w:val="none" w:sz="0" w:space="0" w:color="auto"/>
              </w:divBdr>
            </w:div>
            <w:div w:id="1896700651">
              <w:marLeft w:val="0"/>
              <w:marRight w:val="0"/>
              <w:marTop w:val="0"/>
              <w:marBottom w:val="0"/>
              <w:divBdr>
                <w:top w:val="none" w:sz="0" w:space="0" w:color="auto"/>
                <w:left w:val="none" w:sz="0" w:space="0" w:color="auto"/>
                <w:bottom w:val="none" w:sz="0" w:space="0" w:color="auto"/>
                <w:right w:val="none" w:sz="0" w:space="0" w:color="auto"/>
              </w:divBdr>
            </w:div>
            <w:div w:id="1922173276">
              <w:marLeft w:val="0"/>
              <w:marRight w:val="0"/>
              <w:marTop w:val="0"/>
              <w:marBottom w:val="0"/>
              <w:divBdr>
                <w:top w:val="none" w:sz="0" w:space="0" w:color="auto"/>
                <w:left w:val="none" w:sz="0" w:space="0" w:color="auto"/>
                <w:bottom w:val="none" w:sz="0" w:space="0" w:color="auto"/>
                <w:right w:val="none" w:sz="0" w:space="0" w:color="auto"/>
              </w:divBdr>
            </w:div>
            <w:div w:id="1954314871">
              <w:marLeft w:val="0"/>
              <w:marRight w:val="0"/>
              <w:marTop w:val="0"/>
              <w:marBottom w:val="0"/>
              <w:divBdr>
                <w:top w:val="none" w:sz="0" w:space="0" w:color="auto"/>
                <w:left w:val="none" w:sz="0" w:space="0" w:color="auto"/>
                <w:bottom w:val="none" w:sz="0" w:space="0" w:color="auto"/>
                <w:right w:val="none" w:sz="0" w:space="0" w:color="auto"/>
              </w:divBdr>
            </w:div>
            <w:div w:id="1956674181">
              <w:marLeft w:val="0"/>
              <w:marRight w:val="0"/>
              <w:marTop w:val="0"/>
              <w:marBottom w:val="0"/>
              <w:divBdr>
                <w:top w:val="none" w:sz="0" w:space="0" w:color="auto"/>
                <w:left w:val="none" w:sz="0" w:space="0" w:color="auto"/>
                <w:bottom w:val="none" w:sz="0" w:space="0" w:color="auto"/>
                <w:right w:val="none" w:sz="0" w:space="0" w:color="auto"/>
              </w:divBdr>
            </w:div>
            <w:div w:id="1969776773">
              <w:marLeft w:val="0"/>
              <w:marRight w:val="0"/>
              <w:marTop w:val="0"/>
              <w:marBottom w:val="0"/>
              <w:divBdr>
                <w:top w:val="none" w:sz="0" w:space="0" w:color="auto"/>
                <w:left w:val="none" w:sz="0" w:space="0" w:color="auto"/>
                <w:bottom w:val="none" w:sz="0" w:space="0" w:color="auto"/>
                <w:right w:val="none" w:sz="0" w:space="0" w:color="auto"/>
              </w:divBdr>
            </w:div>
            <w:div w:id="2005281138">
              <w:marLeft w:val="0"/>
              <w:marRight w:val="0"/>
              <w:marTop w:val="0"/>
              <w:marBottom w:val="0"/>
              <w:divBdr>
                <w:top w:val="none" w:sz="0" w:space="0" w:color="auto"/>
                <w:left w:val="none" w:sz="0" w:space="0" w:color="auto"/>
                <w:bottom w:val="none" w:sz="0" w:space="0" w:color="auto"/>
                <w:right w:val="none" w:sz="0" w:space="0" w:color="auto"/>
              </w:divBdr>
            </w:div>
            <w:div w:id="2060084888">
              <w:marLeft w:val="0"/>
              <w:marRight w:val="0"/>
              <w:marTop w:val="0"/>
              <w:marBottom w:val="0"/>
              <w:divBdr>
                <w:top w:val="none" w:sz="0" w:space="0" w:color="auto"/>
                <w:left w:val="none" w:sz="0" w:space="0" w:color="auto"/>
                <w:bottom w:val="none" w:sz="0" w:space="0" w:color="auto"/>
                <w:right w:val="none" w:sz="0" w:space="0" w:color="auto"/>
              </w:divBdr>
            </w:div>
            <w:div w:id="21194492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8799129">
      <w:bodyDiv w:val="1"/>
      <w:marLeft w:val="0"/>
      <w:marRight w:val="0"/>
      <w:marTop w:val="0"/>
      <w:marBottom w:val="0"/>
      <w:divBdr>
        <w:top w:val="none" w:sz="0" w:space="0" w:color="auto"/>
        <w:left w:val="none" w:sz="0" w:space="0" w:color="auto"/>
        <w:bottom w:val="none" w:sz="0" w:space="0" w:color="auto"/>
        <w:right w:val="none" w:sz="0" w:space="0" w:color="auto"/>
      </w:divBdr>
    </w:div>
    <w:div w:id="331491376">
      <w:bodyDiv w:val="1"/>
      <w:marLeft w:val="0"/>
      <w:marRight w:val="0"/>
      <w:marTop w:val="0"/>
      <w:marBottom w:val="0"/>
      <w:divBdr>
        <w:top w:val="none" w:sz="0" w:space="0" w:color="auto"/>
        <w:left w:val="none" w:sz="0" w:space="0" w:color="auto"/>
        <w:bottom w:val="none" w:sz="0" w:space="0" w:color="auto"/>
        <w:right w:val="none" w:sz="0" w:space="0" w:color="auto"/>
      </w:divBdr>
    </w:div>
    <w:div w:id="345599217">
      <w:bodyDiv w:val="1"/>
      <w:marLeft w:val="0"/>
      <w:marRight w:val="0"/>
      <w:marTop w:val="0"/>
      <w:marBottom w:val="0"/>
      <w:divBdr>
        <w:top w:val="none" w:sz="0" w:space="0" w:color="auto"/>
        <w:left w:val="none" w:sz="0" w:space="0" w:color="auto"/>
        <w:bottom w:val="none" w:sz="0" w:space="0" w:color="auto"/>
        <w:right w:val="none" w:sz="0" w:space="0" w:color="auto"/>
      </w:divBdr>
    </w:div>
    <w:div w:id="346710142">
      <w:bodyDiv w:val="1"/>
      <w:marLeft w:val="0"/>
      <w:marRight w:val="0"/>
      <w:marTop w:val="0"/>
      <w:marBottom w:val="0"/>
      <w:divBdr>
        <w:top w:val="none" w:sz="0" w:space="0" w:color="auto"/>
        <w:left w:val="none" w:sz="0" w:space="0" w:color="auto"/>
        <w:bottom w:val="none" w:sz="0" w:space="0" w:color="auto"/>
        <w:right w:val="none" w:sz="0" w:space="0" w:color="auto"/>
      </w:divBdr>
    </w:div>
    <w:div w:id="354773613">
      <w:bodyDiv w:val="1"/>
      <w:marLeft w:val="0"/>
      <w:marRight w:val="0"/>
      <w:marTop w:val="0"/>
      <w:marBottom w:val="0"/>
      <w:divBdr>
        <w:top w:val="none" w:sz="0" w:space="0" w:color="auto"/>
        <w:left w:val="none" w:sz="0" w:space="0" w:color="auto"/>
        <w:bottom w:val="none" w:sz="0" w:space="0" w:color="auto"/>
        <w:right w:val="none" w:sz="0" w:space="0" w:color="auto"/>
      </w:divBdr>
    </w:div>
    <w:div w:id="402608544">
      <w:bodyDiv w:val="1"/>
      <w:marLeft w:val="0"/>
      <w:marRight w:val="0"/>
      <w:marTop w:val="0"/>
      <w:marBottom w:val="0"/>
      <w:divBdr>
        <w:top w:val="none" w:sz="0" w:space="0" w:color="auto"/>
        <w:left w:val="none" w:sz="0" w:space="0" w:color="auto"/>
        <w:bottom w:val="none" w:sz="0" w:space="0" w:color="auto"/>
        <w:right w:val="none" w:sz="0" w:space="0" w:color="auto"/>
      </w:divBdr>
    </w:div>
    <w:div w:id="409274938">
      <w:bodyDiv w:val="1"/>
      <w:marLeft w:val="0"/>
      <w:marRight w:val="0"/>
      <w:marTop w:val="0"/>
      <w:marBottom w:val="0"/>
      <w:divBdr>
        <w:top w:val="none" w:sz="0" w:space="0" w:color="auto"/>
        <w:left w:val="none" w:sz="0" w:space="0" w:color="auto"/>
        <w:bottom w:val="none" w:sz="0" w:space="0" w:color="auto"/>
        <w:right w:val="none" w:sz="0" w:space="0" w:color="auto"/>
      </w:divBdr>
    </w:div>
    <w:div w:id="417481703">
      <w:bodyDiv w:val="1"/>
      <w:marLeft w:val="0"/>
      <w:marRight w:val="0"/>
      <w:marTop w:val="0"/>
      <w:marBottom w:val="0"/>
      <w:divBdr>
        <w:top w:val="none" w:sz="0" w:space="0" w:color="auto"/>
        <w:left w:val="none" w:sz="0" w:space="0" w:color="auto"/>
        <w:bottom w:val="none" w:sz="0" w:space="0" w:color="auto"/>
        <w:right w:val="none" w:sz="0" w:space="0" w:color="auto"/>
      </w:divBdr>
    </w:div>
    <w:div w:id="423036048">
      <w:bodyDiv w:val="1"/>
      <w:marLeft w:val="0"/>
      <w:marRight w:val="0"/>
      <w:marTop w:val="0"/>
      <w:marBottom w:val="0"/>
      <w:divBdr>
        <w:top w:val="none" w:sz="0" w:space="0" w:color="auto"/>
        <w:left w:val="none" w:sz="0" w:space="0" w:color="auto"/>
        <w:bottom w:val="none" w:sz="0" w:space="0" w:color="auto"/>
        <w:right w:val="none" w:sz="0" w:space="0" w:color="auto"/>
      </w:divBdr>
    </w:div>
    <w:div w:id="430056681">
      <w:bodyDiv w:val="1"/>
      <w:marLeft w:val="0"/>
      <w:marRight w:val="0"/>
      <w:marTop w:val="0"/>
      <w:marBottom w:val="0"/>
      <w:divBdr>
        <w:top w:val="none" w:sz="0" w:space="0" w:color="auto"/>
        <w:left w:val="none" w:sz="0" w:space="0" w:color="auto"/>
        <w:bottom w:val="none" w:sz="0" w:space="0" w:color="auto"/>
        <w:right w:val="none" w:sz="0" w:space="0" w:color="auto"/>
      </w:divBdr>
    </w:div>
    <w:div w:id="495148571">
      <w:bodyDiv w:val="1"/>
      <w:marLeft w:val="0"/>
      <w:marRight w:val="0"/>
      <w:marTop w:val="0"/>
      <w:marBottom w:val="0"/>
      <w:divBdr>
        <w:top w:val="none" w:sz="0" w:space="0" w:color="auto"/>
        <w:left w:val="none" w:sz="0" w:space="0" w:color="auto"/>
        <w:bottom w:val="none" w:sz="0" w:space="0" w:color="auto"/>
        <w:right w:val="none" w:sz="0" w:space="0" w:color="auto"/>
      </w:divBdr>
    </w:div>
    <w:div w:id="534927388">
      <w:bodyDiv w:val="1"/>
      <w:marLeft w:val="0"/>
      <w:marRight w:val="0"/>
      <w:marTop w:val="0"/>
      <w:marBottom w:val="0"/>
      <w:divBdr>
        <w:top w:val="none" w:sz="0" w:space="0" w:color="auto"/>
        <w:left w:val="none" w:sz="0" w:space="0" w:color="auto"/>
        <w:bottom w:val="none" w:sz="0" w:space="0" w:color="auto"/>
        <w:right w:val="none" w:sz="0" w:space="0" w:color="auto"/>
      </w:divBdr>
    </w:div>
    <w:div w:id="538249188">
      <w:bodyDiv w:val="1"/>
      <w:marLeft w:val="0"/>
      <w:marRight w:val="0"/>
      <w:marTop w:val="0"/>
      <w:marBottom w:val="0"/>
      <w:divBdr>
        <w:top w:val="none" w:sz="0" w:space="0" w:color="auto"/>
        <w:left w:val="none" w:sz="0" w:space="0" w:color="auto"/>
        <w:bottom w:val="none" w:sz="0" w:space="0" w:color="auto"/>
        <w:right w:val="none" w:sz="0" w:space="0" w:color="auto"/>
      </w:divBdr>
    </w:div>
    <w:div w:id="544374106">
      <w:bodyDiv w:val="1"/>
      <w:marLeft w:val="0"/>
      <w:marRight w:val="0"/>
      <w:marTop w:val="0"/>
      <w:marBottom w:val="0"/>
      <w:divBdr>
        <w:top w:val="none" w:sz="0" w:space="0" w:color="auto"/>
        <w:left w:val="none" w:sz="0" w:space="0" w:color="auto"/>
        <w:bottom w:val="none" w:sz="0" w:space="0" w:color="auto"/>
        <w:right w:val="none" w:sz="0" w:space="0" w:color="auto"/>
      </w:divBdr>
    </w:div>
    <w:div w:id="562255411">
      <w:bodyDiv w:val="1"/>
      <w:marLeft w:val="0"/>
      <w:marRight w:val="0"/>
      <w:marTop w:val="0"/>
      <w:marBottom w:val="0"/>
      <w:divBdr>
        <w:top w:val="none" w:sz="0" w:space="0" w:color="auto"/>
        <w:left w:val="none" w:sz="0" w:space="0" w:color="auto"/>
        <w:bottom w:val="none" w:sz="0" w:space="0" w:color="auto"/>
        <w:right w:val="none" w:sz="0" w:space="0" w:color="auto"/>
      </w:divBdr>
    </w:div>
    <w:div w:id="611285474">
      <w:bodyDiv w:val="1"/>
      <w:marLeft w:val="0"/>
      <w:marRight w:val="0"/>
      <w:marTop w:val="0"/>
      <w:marBottom w:val="0"/>
      <w:divBdr>
        <w:top w:val="none" w:sz="0" w:space="0" w:color="auto"/>
        <w:left w:val="none" w:sz="0" w:space="0" w:color="auto"/>
        <w:bottom w:val="none" w:sz="0" w:space="0" w:color="auto"/>
        <w:right w:val="none" w:sz="0" w:space="0" w:color="auto"/>
      </w:divBdr>
    </w:div>
    <w:div w:id="737895805">
      <w:bodyDiv w:val="1"/>
      <w:marLeft w:val="0"/>
      <w:marRight w:val="0"/>
      <w:marTop w:val="0"/>
      <w:marBottom w:val="0"/>
      <w:divBdr>
        <w:top w:val="none" w:sz="0" w:space="0" w:color="auto"/>
        <w:left w:val="none" w:sz="0" w:space="0" w:color="auto"/>
        <w:bottom w:val="none" w:sz="0" w:space="0" w:color="auto"/>
        <w:right w:val="none" w:sz="0" w:space="0" w:color="auto"/>
      </w:divBdr>
    </w:div>
    <w:div w:id="739404036">
      <w:bodyDiv w:val="1"/>
      <w:marLeft w:val="0"/>
      <w:marRight w:val="0"/>
      <w:marTop w:val="0"/>
      <w:marBottom w:val="0"/>
      <w:divBdr>
        <w:top w:val="none" w:sz="0" w:space="0" w:color="auto"/>
        <w:left w:val="none" w:sz="0" w:space="0" w:color="auto"/>
        <w:bottom w:val="none" w:sz="0" w:space="0" w:color="auto"/>
        <w:right w:val="none" w:sz="0" w:space="0" w:color="auto"/>
      </w:divBdr>
    </w:div>
    <w:div w:id="831484241">
      <w:bodyDiv w:val="1"/>
      <w:marLeft w:val="0"/>
      <w:marRight w:val="0"/>
      <w:marTop w:val="0"/>
      <w:marBottom w:val="0"/>
      <w:divBdr>
        <w:top w:val="none" w:sz="0" w:space="0" w:color="auto"/>
        <w:left w:val="none" w:sz="0" w:space="0" w:color="auto"/>
        <w:bottom w:val="none" w:sz="0" w:space="0" w:color="auto"/>
        <w:right w:val="none" w:sz="0" w:space="0" w:color="auto"/>
      </w:divBdr>
    </w:div>
    <w:div w:id="846597096">
      <w:bodyDiv w:val="1"/>
      <w:marLeft w:val="0"/>
      <w:marRight w:val="0"/>
      <w:marTop w:val="0"/>
      <w:marBottom w:val="0"/>
      <w:divBdr>
        <w:top w:val="none" w:sz="0" w:space="0" w:color="auto"/>
        <w:left w:val="none" w:sz="0" w:space="0" w:color="auto"/>
        <w:bottom w:val="none" w:sz="0" w:space="0" w:color="auto"/>
        <w:right w:val="none" w:sz="0" w:space="0" w:color="auto"/>
      </w:divBdr>
    </w:div>
    <w:div w:id="853298328">
      <w:bodyDiv w:val="1"/>
      <w:marLeft w:val="0"/>
      <w:marRight w:val="0"/>
      <w:marTop w:val="0"/>
      <w:marBottom w:val="0"/>
      <w:divBdr>
        <w:top w:val="none" w:sz="0" w:space="0" w:color="auto"/>
        <w:left w:val="none" w:sz="0" w:space="0" w:color="auto"/>
        <w:bottom w:val="none" w:sz="0" w:space="0" w:color="auto"/>
        <w:right w:val="none" w:sz="0" w:space="0" w:color="auto"/>
      </w:divBdr>
    </w:div>
    <w:div w:id="866210494">
      <w:bodyDiv w:val="1"/>
      <w:marLeft w:val="0"/>
      <w:marRight w:val="0"/>
      <w:marTop w:val="0"/>
      <w:marBottom w:val="0"/>
      <w:divBdr>
        <w:top w:val="none" w:sz="0" w:space="0" w:color="auto"/>
        <w:left w:val="none" w:sz="0" w:space="0" w:color="auto"/>
        <w:bottom w:val="none" w:sz="0" w:space="0" w:color="auto"/>
        <w:right w:val="none" w:sz="0" w:space="0" w:color="auto"/>
      </w:divBdr>
      <w:divsChild>
        <w:div w:id="41176863">
          <w:marLeft w:val="0"/>
          <w:marRight w:val="0"/>
          <w:marTop w:val="0"/>
          <w:marBottom w:val="120"/>
          <w:divBdr>
            <w:top w:val="none" w:sz="0" w:space="0" w:color="auto"/>
            <w:left w:val="none" w:sz="0" w:space="0" w:color="auto"/>
            <w:bottom w:val="none" w:sz="0" w:space="0" w:color="auto"/>
            <w:right w:val="none" w:sz="0" w:space="0" w:color="auto"/>
          </w:divBdr>
          <w:divsChild>
            <w:div w:id="1628509175">
              <w:marLeft w:val="-30"/>
              <w:marRight w:val="-30"/>
              <w:marTop w:val="0"/>
              <w:marBottom w:val="0"/>
              <w:divBdr>
                <w:top w:val="none" w:sz="0" w:space="0" w:color="auto"/>
                <w:left w:val="none" w:sz="0" w:space="0" w:color="auto"/>
                <w:bottom w:val="none" w:sz="0" w:space="0" w:color="auto"/>
                <w:right w:val="none" w:sz="0" w:space="0" w:color="auto"/>
              </w:divBdr>
            </w:div>
          </w:divsChild>
        </w:div>
        <w:div w:id="1511598141">
          <w:marLeft w:val="0"/>
          <w:marRight w:val="0"/>
          <w:marTop w:val="0"/>
          <w:marBottom w:val="0"/>
          <w:divBdr>
            <w:top w:val="none" w:sz="0" w:space="0" w:color="auto"/>
            <w:left w:val="none" w:sz="0" w:space="0" w:color="auto"/>
            <w:bottom w:val="none" w:sz="0" w:space="0" w:color="auto"/>
            <w:right w:val="none" w:sz="0" w:space="0" w:color="auto"/>
          </w:divBdr>
          <w:divsChild>
            <w:div w:id="52311039">
              <w:marLeft w:val="0"/>
              <w:marRight w:val="0"/>
              <w:marTop w:val="0"/>
              <w:marBottom w:val="120"/>
              <w:divBdr>
                <w:top w:val="none" w:sz="0" w:space="0" w:color="auto"/>
                <w:left w:val="none" w:sz="0" w:space="0" w:color="auto"/>
                <w:bottom w:val="none" w:sz="0" w:space="0" w:color="auto"/>
                <w:right w:val="none" w:sz="0" w:space="0" w:color="auto"/>
              </w:divBdr>
              <w:divsChild>
                <w:div w:id="169613013">
                  <w:marLeft w:val="0"/>
                  <w:marRight w:val="0"/>
                  <w:marTop w:val="0"/>
                  <w:marBottom w:val="0"/>
                  <w:divBdr>
                    <w:top w:val="none" w:sz="0" w:space="0" w:color="auto"/>
                    <w:left w:val="none" w:sz="0" w:space="0" w:color="auto"/>
                    <w:bottom w:val="none" w:sz="0" w:space="0" w:color="auto"/>
                    <w:right w:val="none" w:sz="0" w:space="0" w:color="auto"/>
                  </w:divBdr>
                  <w:divsChild>
                    <w:div w:id="19083732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5703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0694132">
      <w:bodyDiv w:val="1"/>
      <w:marLeft w:val="0"/>
      <w:marRight w:val="0"/>
      <w:marTop w:val="0"/>
      <w:marBottom w:val="0"/>
      <w:divBdr>
        <w:top w:val="none" w:sz="0" w:space="0" w:color="auto"/>
        <w:left w:val="none" w:sz="0" w:space="0" w:color="auto"/>
        <w:bottom w:val="none" w:sz="0" w:space="0" w:color="auto"/>
        <w:right w:val="none" w:sz="0" w:space="0" w:color="auto"/>
      </w:divBdr>
    </w:div>
    <w:div w:id="911087003">
      <w:bodyDiv w:val="1"/>
      <w:marLeft w:val="0"/>
      <w:marRight w:val="0"/>
      <w:marTop w:val="0"/>
      <w:marBottom w:val="0"/>
      <w:divBdr>
        <w:top w:val="none" w:sz="0" w:space="0" w:color="auto"/>
        <w:left w:val="none" w:sz="0" w:space="0" w:color="auto"/>
        <w:bottom w:val="none" w:sz="0" w:space="0" w:color="auto"/>
        <w:right w:val="none" w:sz="0" w:space="0" w:color="auto"/>
      </w:divBdr>
    </w:div>
    <w:div w:id="911353462">
      <w:bodyDiv w:val="1"/>
      <w:marLeft w:val="0"/>
      <w:marRight w:val="0"/>
      <w:marTop w:val="0"/>
      <w:marBottom w:val="0"/>
      <w:divBdr>
        <w:top w:val="none" w:sz="0" w:space="0" w:color="auto"/>
        <w:left w:val="none" w:sz="0" w:space="0" w:color="auto"/>
        <w:bottom w:val="none" w:sz="0" w:space="0" w:color="auto"/>
        <w:right w:val="none" w:sz="0" w:space="0" w:color="auto"/>
      </w:divBdr>
    </w:div>
    <w:div w:id="954480387">
      <w:bodyDiv w:val="1"/>
      <w:marLeft w:val="0"/>
      <w:marRight w:val="0"/>
      <w:marTop w:val="0"/>
      <w:marBottom w:val="0"/>
      <w:divBdr>
        <w:top w:val="none" w:sz="0" w:space="0" w:color="auto"/>
        <w:left w:val="none" w:sz="0" w:space="0" w:color="auto"/>
        <w:bottom w:val="none" w:sz="0" w:space="0" w:color="auto"/>
        <w:right w:val="none" w:sz="0" w:space="0" w:color="auto"/>
      </w:divBdr>
    </w:div>
    <w:div w:id="955525574">
      <w:bodyDiv w:val="1"/>
      <w:marLeft w:val="0"/>
      <w:marRight w:val="0"/>
      <w:marTop w:val="0"/>
      <w:marBottom w:val="0"/>
      <w:divBdr>
        <w:top w:val="none" w:sz="0" w:space="0" w:color="auto"/>
        <w:left w:val="none" w:sz="0" w:space="0" w:color="auto"/>
        <w:bottom w:val="none" w:sz="0" w:space="0" w:color="auto"/>
        <w:right w:val="none" w:sz="0" w:space="0" w:color="auto"/>
      </w:divBdr>
    </w:div>
    <w:div w:id="957760169">
      <w:bodyDiv w:val="1"/>
      <w:marLeft w:val="0"/>
      <w:marRight w:val="0"/>
      <w:marTop w:val="0"/>
      <w:marBottom w:val="0"/>
      <w:divBdr>
        <w:top w:val="none" w:sz="0" w:space="0" w:color="auto"/>
        <w:left w:val="none" w:sz="0" w:space="0" w:color="auto"/>
        <w:bottom w:val="none" w:sz="0" w:space="0" w:color="auto"/>
        <w:right w:val="none" w:sz="0" w:space="0" w:color="auto"/>
      </w:divBdr>
    </w:div>
    <w:div w:id="977758003">
      <w:bodyDiv w:val="1"/>
      <w:marLeft w:val="0"/>
      <w:marRight w:val="0"/>
      <w:marTop w:val="0"/>
      <w:marBottom w:val="0"/>
      <w:divBdr>
        <w:top w:val="none" w:sz="0" w:space="0" w:color="auto"/>
        <w:left w:val="none" w:sz="0" w:space="0" w:color="auto"/>
        <w:bottom w:val="none" w:sz="0" w:space="0" w:color="auto"/>
        <w:right w:val="none" w:sz="0" w:space="0" w:color="auto"/>
      </w:divBdr>
    </w:div>
    <w:div w:id="1035691117">
      <w:bodyDiv w:val="1"/>
      <w:marLeft w:val="0"/>
      <w:marRight w:val="0"/>
      <w:marTop w:val="0"/>
      <w:marBottom w:val="0"/>
      <w:divBdr>
        <w:top w:val="none" w:sz="0" w:space="0" w:color="auto"/>
        <w:left w:val="none" w:sz="0" w:space="0" w:color="auto"/>
        <w:bottom w:val="none" w:sz="0" w:space="0" w:color="auto"/>
        <w:right w:val="none" w:sz="0" w:space="0" w:color="auto"/>
      </w:divBdr>
    </w:div>
    <w:div w:id="1041321115">
      <w:bodyDiv w:val="1"/>
      <w:marLeft w:val="0"/>
      <w:marRight w:val="0"/>
      <w:marTop w:val="0"/>
      <w:marBottom w:val="0"/>
      <w:divBdr>
        <w:top w:val="none" w:sz="0" w:space="0" w:color="auto"/>
        <w:left w:val="none" w:sz="0" w:space="0" w:color="auto"/>
        <w:bottom w:val="none" w:sz="0" w:space="0" w:color="auto"/>
        <w:right w:val="none" w:sz="0" w:space="0" w:color="auto"/>
      </w:divBdr>
    </w:div>
    <w:div w:id="1079257083">
      <w:bodyDiv w:val="1"/>
      <w:marLeft w:val="0"/>
      <w:marRight w:val="0"/>
      <w:marTop w:val="0"/>
      <w:marBottom w:val="0"/>
      <w:divBdr>
        <w:top w:val="none" w:sz="0" w:space="0" w:color="auto"/>
        <w:left w:val="none" w:sz="0" w:space="0" w:color="auto"/>
        <w:bottom w:val="none" w:sz="0" w:space="0" w:color="auto"/>
        <w:right w:val="none" w:sz="0" w:space="0" w:color="auto"/>
      </w:divBdr>
      <w:divsChild>
        <w:div w:id="1238707291">
          <w:marLeft w:val="0"/>
          <w:marRight w:val="0"/>
          <w:marTop w:val="0"/>
          <w:marBottom w:val="0"/>
          <w:divBdr>
            <w:top w:val="none" w:sz="0" w:space="0" w:color="auto"/>
            <w:left w:val="none" w:sz="0" w:space="0" w:color="auto"/>
            <w:bottom w:val="none" w:sz="0" w:space="0" w:color="auto"/>
            <w:right w:val="none" w:sz="0" w:space="0" w:color="auto"/>
          </w:divBdr>
          <w:divsChild>
            <w:div w:id="5834646">
              <w:marLeft w:val="0"/>
              <w:marRight w:val="0"/>
              <w:marTop w:val="0"/>
              <w:marBottom w:val="0"/>
              <w:divBdr>
                <w:top w:val="none" w:sz="0" w:space="0" w:color="auto"/>
                <w:left w:val="none" w:sz="0" w:space="0" w:color="auto"/>
                <w:bottom w:val="none" w:sz="0" w:space="0" w:color="auto"/>
                <w:right w:val="none" w:sz="0" w:space="0" w:color="auto"/>
              </w:divBdr>
            </w:div>
            <w:div w:id="12656087">
              <w:marLeft w:val="0"/>
              <w:marRight w:val="0"/>
              <w:marTop w:val="0"/>
              <w:marBottom w:val="0"/>
              <w:divBdr>
                <w:top w:val="none" w:sz="0" w:space="0" w:color="auto"/>
                <w:left w:val="none" w:sz="0" w:space="0" w:color="auto"/>
                <w:bottom w:val="none" w:sz="0" w:space="0" w:color="auto"/>
                <w:right w:val="none" w:sz="0" w:space="0" w:color="auto"/>
              </w:divBdr>
            </w:div>
            <w:div w:id="68044631">
              <w:marLeft w:val="0"/>
              <w:marRight w:val="0"/>
              <w:marTop w:val="0"/>
              <w:marBottom w:val="0"/>
              <w:divBdr>
                <w:top w:val="none" w:sz="0" w:space="0" w:color="auto"/>
                <w:left w:val="none" w:sz="0" w:space="0" w:color="auto"/>
                <w:bottom w:val="none" w:sz="0" w:space="0" w:color="auto"/>
                <w:right w:val="none" w:sz="0" w:space="0" w:color="auto"/>
              </w:divBdr>
            </w:div>
            <w:div w:id="92434398">
              <w:marLeft w:val="0"/>
              <w:marRight w:val="0"/>
              <w:marTop w:val="0"/>
              <w:marBottom w:val="0"/>
              <w:divBdr>
                <w:top w:val="none" w:sz="0" w:space="0" w:color="auto"/>
                <w:left w:val="none" w:sz="0" w:space="0" w:color="auto"/>
                <w:bottom w:val="none" w:sz="0" w:space="0" w:color="auto"/>
                <w:right w:val="none" w:sz="0" w:space="0" w:color="auto"/>
              </w:divBdr>
            </w:div>
            <w:div w:id="163791305">
              <w:marLeft w:val="0"/>
              <w:marRight w:val="0"/>
              <w:marTop w:val="0"/>
              <w:marBottom w:val="0"/>
              <w:divBdr>
                <w:top w:val="none" w:sz="0" w:space="0" w:color="auto"/>
                <w:left w:val="none" w:sz="0" w:space="0" w:color="auto"/>
                <w:bottom w:val="none" w:sz="0" w:space="0" w:color="auto"/>
                <w:right w:val="none" w:sz="0" w:space="0" w:color="auto"/>
              </w:divBdr>
            </w:div>
            <w:div w:id="289556609">
              <w:marLeft w:val="0"/>
              <w:marRight w:val="0"/>
              <w:marTop w:val="0"/>
              <w:marBottom w:val="0"/>
              <w:divBdr>
                <w:top w:val="none" w:sz="0" w:space="0" w:color="auto"/>
                <w:left w:val="none" w:sz="0" w:space="0" w:color="auto"/>
                <w:bottom w:val="none" w:sz="0" w:space="0" w:color="auto"/>
                <w:right w:val="none" w:sz="0" w:space="0" w:color="auto"/>
              </w:divBdr>
            </w:div>
            <w:div w:id="308093197">
              <w:marLeft w:val="0"/>
              <w:marRight w:val="0"/>
              <w:marTop w:val="0"/>
              <w:marBottom w:val="0"/>
              <w:divBdr>
                <w:top w:val="none" w:sz="0" w:space="0" w:color="auto"/>
                <w:left w:val="none" w:sz="0" w:space="0" w:color="auto"/>
                <w:bottom w:val="none" w:sz="0" w:space="0" w:color="auto"/>
                <w:right w:val="none" w:sz="0" w:space="0" w:color="auto"/>
              </w:divBdr>
            </w:div>
            <w:div w:id="330303971">
              <w:marLeft w:val="0"/>
              <w:marRight w:val="0"/>
              <w:marTop w:val="0"/>
              <w:marBottom w:val="0"/>
              <w:divBdr>
                <w:top w:val="none" w:sz="0" w:space="0" w:color="auto"/>
                <w:left w:val="none" w:sz="0" w:space="0" w:color="auto"/>
                <w:bottom w:val="none" w:sz="0" w:space="0" w:color="auto"/>
                <w:right w:val="none" w:sz="0" w:space="0" w:color="auto"/>
              </w:divBdr>
            </w:div>
            <w:div w:id="415522288">
              <w:marLeft w:val="0"/>
              <w:marRight w:val="0"/>
              <w:marTop w:val="0"/>
              <w:marBottom w:val="0"/>
              <w:divBdr>
                <w:top w:val="none" w:sz="0" w:space="0" w:color="auto"/>
                <w:left w:val="none" w:sz="0" w:space="0" w:color="auto"/>
                <w:bottom w:val="none" w:sz="0" w:space="0" w:color="auto"/>
                <w:right w:val="none" w:sz="0" w:space="0" w:color="auto"/>
              </w:divBdr>
            </w:div>
            <w:div w:id="428895677">
              <w:marLeft w:val="0"/>
              <w:marRight w:val="0"/>
              <w:marTop w:val="0"/>
              <w:marBottom w:val="0"/>
              <w:divBdr>
                <w:top w:val="none" w:sz="0" w:space="0" w:color="auto"/>
                <w:left w:val="none" w:sz="0" w:space="0" w:color="auto"/>
                <w:bottom w:val="none" w:sz="0" w:space="0" w:color="auto"/>
                <w:right w:val="none" w:sz="0" w:space="0" w:color="auto"/>
              </w:divBdr>
            </w:div>
            <w:div w:id="461382416">
              <w:marLeft w:val="0"/>
              <w:marRight w:val="0"/>
              <w:marTop w:val="0"/>
              <w:marBottom w:val="0"/>
              <w:divBdr>
                <w:top w:val="none" w:sz="0" w:space="0" w:color="auto"/>
                <w:left w:val="none" w:sz="0" w:space="0" w:color="auto"/>
                <w:bottom w:val="none" w:sz="0" w:space="0" w:color="auto"/>
                <w:right w:val="none" w:sz="0" w:space="0" w:color="auto"/>
              </w:divBdr>
            </w:div>
            <w:div w:id="471336677">
              <w:marLeft w:val="0"/>
              <w:marRight w:val="0"/>
              <w:marTop w:val="0"/>
              <w:marBottom w:val="0"/>
              <w:divBdr>
                <w:top w:val="none" w:sz="0" w:space="0" w:color="auto"/>
                <w:left w:val="none" w:sz="0" w:space="0" w:color="auto"/>
                <w:bottom w:val="none" w:sz="0" w:space="0" w:color="auto"/>
                <w:right w:val="none" w:sz="0" w:space="0" w:color="auto"/>
              </w:divBdr>
            </w:div>
            <w:div w:id="473378224">
              <w:marLeft w:val="0"/>
              <w:marRight w:val="0"/>
              <w:marTop w:val="0"/>
              <w:marBottom w:val="0"/>
              <w:divBdr>
                <w:top w:val="none" w:sz="0" w:space="0" w:color="auto"/>
                <w:left w:val="none" w:sz="0" w:space="0" w:color="auto"/>
                <w:bottom w:val="none" w:sz="0" w:space="0" w:color="auto"/>
                <w:right w:val="none" w:sz="0" w:space="0" w:color="auto"/>
              </w:divBdr>
            </w:div>
            <w:div w:id="487748514">
              <w:marLeft w:val="0"/>
              <w:marRight w:val="0"/>
              <w:marTop w:val="0"/>
              <w:marBottom w:val="0"/>
              <w:divBdr>
                <w:top w:val="none" w:sz="0" w:space="0" w:color="auto"/>
                <w:left w:val="none" w:sz="0" w:space="0" w:color="auto"/>
                <w:bottom w:val="none" w:sz="0" w:space="0" w:color="auto"/>
                <w:right w:val="none" w:sz="0" w:space="0" w:color="auto"/>
              </w:divBdr>
            </w:div>
            <w:div w:id="524292453">
              <w:marLeft w:val="0"/>
              <w:marRight w:val="0"/>
              <w:marTop w:val="0"/>
              <w:marBottom w:val="0"/>
              <w:divBdr>
                <w:top w:val="none" w:sz="0" w:space="0" w:color="auto"/>
                <w:left w:val="none" w:sz="0" w:space="0" w:color="auto"/>
                <w:bottom w:val="none" w:sz="0" w:space="0" w:color="auto"/>
                <w:right w:val="none" w:sz="0" w:space="0" w:color="auto"/>
              </w:divBdr>
            </w:div>
            <w:div w:id="524757296">
              <w:marLeft w:val="0"/>
              <w:marRight w:val="0"/>
              <w:marTop w:val="0"/>
              <w:marBottom w:val="0"/>
              <w:divBdr>
                <w:top w:val="none" w:sz="0" w:space="0" w:color="auto"/>
                <w:left w:val="none" w:sz="0" w:space="0" w:color="auto"/>
                <w:bottom w:val="none" w:sz="0" w:space="0" w:color="auto"/>
                <w:right w:val="none" w:sz="0" w:space="0" w:color="auto"/>
              </w:divBdr>
            </w:div>
            <w:div w:id="533734923">
              <w:marLeft w:val="0"/>
              <w:marRight w:val="0"/>
              <w:marTop w:val="0"/>
              <w:marBottom w:val="0"/>
              <w:divBdr>
                <w:top w:val="none" w:sz="0" w:space="0" w:color="auto"/>
                <w:left w:val="none" w:sz="0" w:space="0" w:color="auto"/>
                <w:bottom w:val="none" w:sz="0" w:space="0" w:color="auto"/>
                <w:right w:val="none" w:sz="0" w:space="0" w:color="auto"/>
              </w:divBdr>
            </w:div>
            <w:div w:id="569120045">
              <w:marLeft w:val="0"/>
              <w:marRight w:val="0"/>
              <w:marTop w:val="0"/>
              <w:marBottom w:val="0"/>
              <w:divBdr>
                <w:top w:val="none" w:sz="0" w:space="0" w:color="auto"/>
                <w:left w:val="none" w:sz="0" w:space="0" w:color="auto"/>
                <w:bottom w:val="none" w:sz="0" w:space="0" w:color="auto"/>
                <w:right w:val="none" w:sz="0" w:space="0" w:color="auto"/>
              </w:divBdr>
            </w:div>
            <w:div w:id="581646276">
              <w:marLeft w:val="0"/>
              <w:marRight w:val="0"/>
              <w:marTop w:val="0"/>
              <w:marBottom w:val="0"/>
              <w:divBdr>
                <w:top w:val="none" w:sz="0" w:space="0" w:color="auto"/>
                <w:left w:val="none" w:sz="0" w:space="0" w:color="auto"/>
                <w:bottom w:val="none" w:sz="0" w:space="0" w:color="auto"/>
                <w:right w:val="none" w:sz="0" w:space="0" w:color="auto"/>
              </w:divBdr>
            </w:div>
            <w:div w:id="598755952">
              <w:marLeft w:val="0"/>
              <w:marRight w:val="0"/>
              <w:marTop w:val="0"/>
              <w:marBottom w:val="0"/>
              <w:divBdr>
                <w:top w:val="none" w:sz="0" w:space="0" w:color="auto"/>
                <w:left w:val="none" w:sz="0" w:space="0" w:color="auto"/>
                <w:bottom w:val="none" w:sz="0" w:space="0" w:color="auto"/>
                <w:right w:val="none" w:sz="0" w:space="0" w:color="auto"/>
              </w:divBdr>
            </w:div>
            <w:div w:id="626201417">
              <w:marLeft w:val="0"/>
              <w:marRight w:val="0"/>
              <w:marTop w:val="0"/>
              <w:marBottom w:val="0"/>
              <w:divBdr>
                <w:top w:val="none" w:sz="0" w:space="0" w:color="auto"/>
                <w:left w:val="none" w:sz="0" w:space="0" w:color="auto"/>
                <w:bottom w:val="none" w:sz="0" w:space="0" w:color="auto"/>
                <w:right w:val="none" w:sz="0" w:space="0" w:color="auto"/>
              </w:divBdr>
            </w:div>
            <w:div w:id="633828856">
              <w:marLeft w:val="0"/>
              <w:marRight w:val="0"/>
              <w:marTop w:val="0"/>
              <w:marBottom w:val="0"/>
              <w:divBdr>
                <w:top w:val="none" w:sz="0" w:space="0" w:color="auto"/>
                <w:left w:val="none" w:sz="0" w:space="0" w:color="auto"/>
                <w:bottom w:val="none" w:sz="0" w:space="0" w:color="auto"/>
                <w:right w:val="none" w:sz="0" w:space="0" w:color="auto"/>
              </w:divBdr>
            </w:div>
            <w:div w:id="638539375">
              <w:marLeft w:val="0"/>
              <w:marRight w:val="0"/>
              <w:marTop w:val="0"/>
              <w:marBottom w:val="0"/>
              <w:divBdr>
                <w:top w:val="none" w:sz="0" w:space="0" w:color="auto"/>
                <w:left w:val="none" w:sz="0" w:space="0" w:color="auto"/>
                <w:bottom w:val="none" w:sz="0" w:space="0" w:color="auto"/>
                <w:right w:val="none" w:sz="0" w:space="0" w:color="auto"/>
              </w:divBdr>
            </w:div>
            <w:div w:id="776483299">
              <w:marLeft w:val="0"/>
              <w:marRight w:val="0"/>
              <w:marTop w:val="0"/>
              <w:marBottom w:val="0"/>
              <w:divBdr>
                <w:top w:val="none" w:sz="0" w:space="0" w:color="auto"/>
                <w:left w:val="none" w:sz="0" w:space="0" w:color="auto"/>
                <w:bottom w:val="none" w:sz="0" w:space="0" w:color="auto"/>
                <w:right w:val="none" w:sz="0" w:space="0" w:color="auto"/>
              </w:divBdr>
            </w:div>
            <w:div w:id="780607628">
              <w:marLeft w:val="0"/>
              <w:marRight w:val="0"/>
              <w:marTop w:val="0"/>
              <w:marBottom w:val="0"/>
              <w:divBdr>
                <w:top w:val="none" w:sz="0" w:space="0" w:color="auto"/>
                <w:left w:val="none" w:sz="0" w:space="0" w:color="auto"/>
                <w:bottom w:val="none" w:sz="0" w:space="0" w:color="auto"/>
                <w:right w:val="none" w:sz="0" w:space="0" w:color="auto"/>
              </w:divBdr>
            </w:div>
            <w:div w:id="881481381">
              <w:marLeft w:val="0"/>
              <w:marRight w:val="0"/>
              <w:marTop w:val="0"/>
              <w:marBottom w:val="0"/>
              <w:divBdr>
                <w:top w:val="none" w:sz="0" w:space="0" w:color="auto"/>
                <w:left w:val="none" w:sz="0" w:space="0" w:color="auto"/>
                <w:bottom w:val="none" w:sz="0" w:space="0" w:color="auto"/>
                <w:right w:val="none" w:sz="0" w:space="0" w:color="auto"/>
              </w:divBdr>
            </w:div>
            <w:div w:id="882792194">
              <w:marLeft w:val="0"/>
              <w:marRight w:val="0"/>
              <w:marTop w:val="0"/>
              <w:marBottom w:val="0"/>
              <w:divBdr>
                <w:top w:val="none" w:sz="0" w:space="0" w:color="auto"/>
                <w:left w:val="none" w:sz="0" w:space="0" w:color="auto"/>
                <w:bottom w:val="none" w:sz="0" w:space="0" w:color="auto"/>
                <w:right w:val="none" w:sz="0" w:space="0" w:color="auto"/>
              </w:divBdr>
            </w:div>
            <w:div w:id="969630389">
              <w:marLeft w:val="0"/>
              <w:marRight w:val="0"/>
              <w:marTop w:val="0"/>
              <w:marBottom w:val="0"/>
              <w:divBdr>
                <w:top w:val="none" w:sz="0" w:space="0" w:color="auto"/>
                <w:left w:val="none" w:sz="0" w:space="0" w:color="auto"/>
                <w:bottom w:val="none" w:sz="0" w:space="0" w:color="auto"/>
                <w:right w:val="none" w:sz="0" w:space="0" w:color="auto"/>
              </w:divBdr>
            </w:div>
            <w:div w:id="995768501">
              <w:marLeft w:val="0"/>
              <w:marRight w:val="0"/>
              <w:marTop w:val="0"/>
              <w:marBottom w:val="0"/>
              <w:divBdr>
                <w:top w:val="none" w:sz="0" w:space="0" w:color="auto"/>
                <w:left w:val="none" w:sz="0" w:space="0" w:color="auto"/>
                <w:bottom w:val="none" w:sz="0" w:space="0" w:color="auto"/>
                <w:right w:val="none" w:sz="0" w:space="0" w:color="auto"/>
              </w:divBdr>
            </w:div>
            <w:div w:id="1001201981">
              <w:marLeft w:val="0"/>
              <w:marRight w:val="0"/>
              <w:marTop w:val="0"/>
              <w:marBottom w:val="0"/>
              <w:divBdr>
                <w:top w:val="none" w:sz="0" w:space="0" w:color="auto"/>
                <w:left w:val="none" w:sz="0" w:space="0" w:color="auto"/>
                <w:bottom w:val="none" w:sz="0" w:space="0" w:color="auto"/>
                <w:right w:val="none" w:sz="0" w:space="0" w:color="auto"/>
              </w:divBdr>
            </w:div>
            <w:div w:id="1006442448">
              <w:marLeft w:val="0"/>
              <w:marRight w:val="0"/>
              <w:marTop w:val="0"/>
              <w:marBottom w:val="0"/>
              <w:divBdr>
                <w:top w:val="none" w:sz="0" w:space="0" w:color="auto"/>
                <w:left w:val="none" w:sz="0" w:space="0" w:color="auto"/>
                <w:bottom w:val="none" w:sz="0" w:space="0" w:color="auto"/>
                <w:right w:val="none" w:sz="0" w:space="0" w:color="auto"/>
              </w:divBdr>
            </w:div>
            <w:div w:id="1018388605">
              <w:marLeft w:val="0"/>
              <w:marRight w:val="0"/>
              <w:marTop w:val="0"/>
              <w:marBottom w:val="0"/>
              <w:divBdr>
                <w:top w:val="none" w:sz="0" w:space="0" w:color="auto"/>
                <w:left w:val="none" w:sz="0" w:space="0" w:color="auto"/>
                <w:bottom w:val="none" w:sz="0" w:space="0" w:color="auto"/>
                <w:right w:val="none" w:sz="0" w:space="0" w:color="auto"/>
              </w:divBdr>
            </w:div>
            <w:div w:id="1167096014">
              <w:marLeft w:val="0"/>
              <w:marRight w:val="0"/>
              <w:marTop w:val="0"/>
              <w:marBottom w:val="0"/>
              <w:divBdr>
                <w:top w:val="none" w:sz="0" w:space="0" w:color="auto"/>
                <w:left w:val="none" w:sz="0" w:space="0" w:color="auto"/>
                <w:bottom w:val="none" w:sz="0" w:space="0" w:color="auto"/>
                <w:right w:val="none" w:sz="0" w:space="0" w:color="auto"/>
              </w:divBdr>
            </w:div>
            <w:div w:id="1257863596">
              <w:marLeft w:val="0"/>
              <w:marRight w:val="0"/>
              <w:marTop w:val="0"/>
              <w:marBottom w:val="0"/>
              <w:divBdr>
                <w:top w:val="none" w:sz="0" w:space="0" w:color="auto"/>
                <w:left w:val="none" w:sz="0" w:space="0" w:color="auto"/>
                <w:bottom w:val="none" w:sz="0" w:space="0" w:color="auto"/>
                <w:right w:val="none" w:sz="0" w:space="0" w:color="auto"/>
              </w:divBdr>
            </w:div>
            <w:div w:id="1258099761">
              <w:marLeft w:val="0"/>
              <w:marRight w:val="0"/>
              <w:marTop w:val="0"/>
              <w:marBottom w:val="0"/>
              <w:divBdr>
                <w:top w:val="none" w:sz="0" w:space="0" w:color="auto"/>
                <w:left w:val="none" w:sz="0" w:space="0" w:color="auto"/>
                <w:bottom w:val="none" w:sz="0" w:space="0" w:color="auto"/>
                <w:right w:val="none" w:sz="0" w:space="0" w:color="auto"/>
              </w:divBdr>
            </w:div>
            <w:div w:id="1321151936">
              <w:marLeft w:val="0"/>
              <w:marRight w:val="0"/>
              <w:marTop w:val="0"/>
              <w:marBottom w:val="0"/>
              <w:divBdr>
                <w:top w:val="none" w:sz="0" w:space="0" w:color="auto"/>
                <w:left w:val="none" w:sz="0" w:space="0" w:color="auto"/>
                <w:bottom w:val="none" w:sz="0" w:space="0" w:color="auto"/>
                <w:right w:val="none" w:sz="0" w:space="0" w:color="auto"/>
              </w:divBdr>
            </w:div>
            <w:div w:id="1336880987">
              <w:marLeft w:val="0"/>
              <w:marRight w:val="0"/>
              <w:marTop w:val="0"/>
              <w:marBottom w:val="0"/>
              <w:divBdr>
                <w:top w:val="none" w:sz="0" w:space="0" w:color="auto"/>
                <w:left w:val="none" w:sz="0" w:space="0" w:color="auto"/>
                <w:bottom w:val="none" w:sz="0" w:space="0" w:color="auto"/>
                <w:right w:val="none" w:sz="0" w:space="0" w:color="auto"/>
              </w:divBdr>
            </w:div>
            <w:div w:id="1370690584">
              <w:marLeft w:val="0"/>
              <w:marRight w:val="0"/>
              <w:marTop w:val="0"/>
              <w:marBottom w:val="0"/>
              <w:divBdr>
                <w:top w:val="none" w:sz="0" w:space="0" w:color="auto"/>
                <w:left w:val="none" w:sz="0" w:space="0" w:color="auto"/>
                <w:bottom w:val="none" w:sz="0" w:space="0" w:color="auto"/>
                <w:right w:val="none" w:sz="0" w:space="0" w:color="auto"/>
              </w:divBdr>
            </w:div>
            <w:div w:id="1386416253">
              <w:marLeft w:val="0"/>
              <w:marRight w:val="0"/>
              <w:marTop w:val="0"/>
              <w:marBottom w:val="0"/>
              <w:divBdr>
                <w:top w:val="none" w:sz="0" w:space="0" w:color="auto"/>
                <w:left w:val="none" w:sz="0" w:space="0" w:color="auto"/>
                <w:bottom w:val="none" w:sz="0" w:space="0" w:color="auto"/>
                <w:right w:val="none" w:sz="0" w:space="0" w:color="auto"/>
              </w:divBdr>
            </w:div>
            <w:div w:id="1429424484">
              <w:marLeft w:val="0"/>
              <w:marRight w:val="0"/>
              <w:marTop w:val="0"/>
              <w:marBottom w:val="0"/>
              <w:divBdr>
                <w:top w:val="none" w:sz="0" w:space="0" w:color="auto"/>
                <w:left w:val="none" w:sz="0" w:space="0" w:color="auto"/>
                <w:bottom w:val="none" w:sz="0" w:space="0" w:color="auto"/>
                <w:right w:val="none" w:sz="0" w:space="0" w:color="auto"/>
              </w:divBdr>
            </w:div>
            <w:div w:id="1433282722">
              <w:marLeft w:val="0"/>
              <w:marRight w:val="0"/>
              <w:marTop w:val="0"/>
              <w:marBottom w:val="0"/>
              <w:divBdr>
                <w:top w:val="none" w:sz="0" w:space="0" w:color="auto"/>
                <w:left w:val="none" w:sz="0" w:space="0" w:color="auto"/>
                <w:bottom w:val="none" w:sz="0" w:space="0" w:color="auto"/>
                <w:right w:val="none" w:sz="0" w:space="0" w:color="auto"/>
              </w:divBdr>
            </w:div>
            <w:div w:id="1436435405">
              <w:marLeft w:val="0"/>
              <w:marRight w:val="0"/>
              <w:marTop w:val="0"/>
              <w:marBottom w:val="0"/>
              <w:divBdr>
                <w:top w:val="none" w:sz="0" w:space="0" w:color="auto"/>
                <w:left w:val="none" w:sz="0" w:space="0" w:color="auto"/>
                <w:bottom w:val="none" w:sz="0" w:space="0" w:color="auto"/>
                <w:right w:val="none" w:sz="0" w:space="0" w:color="auto"/>
              </w:divBdr>
            </w:div>
            <w:div w:id="1534075177">
              <w:marLeft w:val="0"/>
              <w:marRight w:val="0"/>
              <w:marTop w:val="0"/>
              <w:marBottom w:val="0"/>
              <w:divBdr>
                <w:top w:val="none" w:sz="0" w:space="0" w:color="auto"/>
                <w:left w:val="none" w:sz="0" w:space="0" w:color="auto"/>
                <w:bottom w:val="none" w:sz="0" w:space="0" w:color="auto"/>
                <w:right w:val="none" w:sz="0" w:space="0" w:color="auto"/>
              </w:divBdr>
            </w:div>
            <w:div w:id="1537155778">
              <w:marLeft w:val="0"/>
              <w:marRight w:val="0"/>
              <w:marTop w:val="0"/>
              <w:marBottom w:val="0"/>
              <w:divBdr>
                <w:top w:val="none" w:sz="0" w:space="0" w:color="auto"/>
                <w:left w:val="none" w:sz="0" w:space="0" w:color="auto"/>
                <w:bottom w:val="none" w:sz="0" w:space="0" w:color="auto"/>
                <w:right w:val="none" w:sz="0" w:space="0" w:color="auto"/>
              </w:divBdr>
            </w:div>
            <w:div w:id="1624534500">
              <w:marLeft w:val="0"/>
              <w:marRight w:val="0"/>
              <w:marTop w:val="0"/>
              <w:marBottom w:val="0"/>
              <w:divBdr>
                <w:top w:val="none" w:sz="0" w:space="0" w:color="auto"/>
                <w:left w:val="none" w:sz="0" w:space="0" w:color="auto"/>
                <w:bottom w:val="none" w:sz="0" w:space="0" w:color="auto"/>
                <w:right w:val="none" w:sz="0" w:space="0" w:color="auto"/>
              </w:divBdr>
            </w:div>
            <w:div w:id="1631476572">
              <w:marLeft w:val="0"/>
              <w:marRight w:val="0"/>
              <w:marTop w:val="0"/>
              <w:marBottom w:val="0"/>
              <w:divBdr>
                <w:top w:val="none" w:sz="0" w:space="0" w:color="auto"/>
                <w:left w:val="none" w:sz="0" w:space="0" w:color="auto"/>
                <w:bottom w:val="none" w:sz="0" w:space="0" w:color="auto"/>
                <w:right w:val="none" w:sz="0" w:space="0" w:color="auto"/>
              </w:divBdr>
            </w:div>
            <w:div w:id="1644655414">
              <w:marLeft w:val="0"/>
              <w:marRight w:val="0"/>
              <w:marTop w:val="0"/>
              <w:marBottom w:val="0"/>
              <w:divBdr>
                <w:top w:val="none" w:sz="0" w:space="0" w:color="auto"/>
                <w:left w:val="none" w:sz="0" w:space="0" w:color="auto"/>
                <w:bottom w:val="none" w:sz="0" w:space="0" w:color="auto"/>
                <w:right w:val="none" w:sz="0" w:space="0" w:color="auto"/>
              </w:divBdr>
            </w:div>
            <w:div w:id="1672105316">
              <w:marLeft w:val="0"/>
              <w:marRight w:val="0"/>
              <w:marTop w:val="0"/>
              <w:marBottom w:val="0"/>
              <w:divBdr>
                <w:top w:val="none" w:sz="0" w:space="0" w:color="auto"/>
                <w:left w:val="none" w:sz="0" w:space="0" w:color="auto"/>
                <w:bottom w:val="none" w:sz="0" w:space="0" w:color="auto"/>
                <w:right w:val="none" w:sz="0" w:space="0" w:color="auto"/>
              </w:divBdr>
            </w:div>
            <w:div w:id="1678773660">
              <w:marLeft w:val="0"/>
              <w:marRight w:val="0"/>
              <w:marTop w:val="0"/>
              <w:marBottom w:val="0"/>
              <w:divBdr>
                <w:top w:val="none" w:sz="0" w:space="0" w:color="auto"/>
                <w:left w:val="none" w:sz="0" w:space="0" w:color="auto"/>
                <w:bottom w:val="none" w:sz="0" w:space="0" w:color="auto"/>
                <w:right w:val="none" w:sz="0" w:space="0" w:color="auto"/>
              </w:divBdr>
            </w:div>
            <w:div w:id="1737240676">
              <w:marLeft w:val="0"/>
              <w:marRight w:val="0"/>
              <w:marTop w:val="0"/>
              <w:marBottom w:val="0"/>
              <w:divBdr>
                <w:top w:val="none" w:sz="0" w:space="0" w:color="auto"/>
                <w:left w:val="none" w:sz="0" w:space="0" w:color="auto"/>
                <w:bottom w:val="none" w:sz="0" w:space="0" w:color="auto"/>
                <w:right w:val="none" w:sz="0" w:space="0" w:color="auto"/>
              </w:divBdr>
            </w:div>
            <w:div w:id="1739278160">
              <w:marLeft w:val="0"/>
              <w:marRight w:val="0"/>
              <w:marTop w:val="0"/>
              <w:marBottom w:val="0"/>
              <w:divBdr>
                <w:top w:val="none" w:sz="0" w:space="0" w:color="auto"/>
                <w:left w:val="none" w:sz="0" w:space="0" w:color="auto"/>
                <w:bottom w:val="none" w:sz="0" w:space="0" w:color="auto"/>
                <w:right w:val="none" w:sz="0" w:space="0" w:color="auto"/>
              </w:divBdr>
            </w:div>
            <w:div w:id="1763574277">
              <w:marLeft w:val="0"/>
              <w:marRight w:val="0"/>
              <w:marTop w:val="0"/>
              <w:marBottom w:val="0"/>
              <w:divBdr>
                <w:top w:val="none" w:sz="0" w:space="0" w:color="auto"/>
                <w:left w:val="none" w:sz="0" w:space="0" w:color="auto"/>
                <w:bottom w:val="none" w:sz="0" w:space="0" w:color="auto"/>
                <w:right w:val="none" w:sz="0" w:space="0" w:color="auto"/>
              </w:divBdr>
            </w:div>
            <w:div w:id="1882743351">
              <w:marLeft w:val="0"/>
              <w:marRight w:val="0"/>
              <w:marTop w:val="0"/>
              <w:marBottom w:val="0"/>
              <w:divBdr>
                <w:top w:val="none" w:sz="0" w:space="0" w:color="auto"/>
                <w:left w:val="none" w:sz="0" w:space="0" w:color="auto"/>
                <w:bottom w:val="none" w:sz="0" w:space="0" w:color="auto"/>
                <w:right w:val="none" w:sz="0" w:space="0" w:color="auto"/>
              </w:divBdr>
            </w:div>
            <w:div w:id="1921719571">
              <w:marLeft w:val="0"/>
              <w:marRight w:val="0"/>
              <w:marTop w:val="0"/>
              <w:marBottom w:val="0"/>
              <w:divBdr>
                <w:top w:val="none" w:sz="0" w:space="0" w:color="auto"/>
                <w:left w:val="none" w:sz="0" w:space="0" w:color="auto"/>
                <w:bottom w:val="none" w:sz="0" w:space="0" w:color="auto"/>
                <w:right w:val="none" w:sz="0" w:space="0" w:color="auto"/>
              </w:divBdr>
            </w:div>
            <w:div w:id="1928343065">
              <w:marLeft w:val="0"/>
              <w:marRight w:val="0"/>
              <w:marTop w:val="0"/>
              <w:marBottom w:val="0"/>
              <w:divBdr>
                <w:top w:val="none" w:sz="0" w:space="0" w:color="auto"/>
                <w:left w:val="none" w:sz="0" w:space="0" w:color="auto"/>
                <w:bottom w:val="none" w:sz="0" w:space="0" w:color="auto"/>
                <w:right w:val="none" w:sz="0" w:space="0" w:color="auto"/>
              </w:divBdr>
            </w:div>
            <w:div w:id="1947230285">
              <w:marLeft w:val="0"/>
              <w:marRight w:val="0"/>
              <w:marTop w:val="0"/>
              <w:marBottom w:val="0"/>
              <w:divBdr>
                <w:top w:val="none" w:sz="0" w:space="0" w:color="auto"/>
                <w:left w:val="none" w:sz="0" w:space="0" w:color="auto"/>
                <w:bottom w:val="none" w:sz="0" w:space="0" w:color="auto"/>
                <w:right w:val="none" w:sz="0" w:space="0" w:color="auto"/>
              </w:divBdr>
            </w:div>
            <w:div w:id="1981155818">
              <w:marLeft w:val="0"/>
              <w:marRight w:val="0"/>
              <w:marTop w:val="0"/>
              <w:marBottom w:val="0"/>
              <w:divBdr>
                <w:top w:val="none" w:sz="0" w:space="0" w:color="auto"/>
                <w:left w:val="none" w:sz="0" w:space="0" w:color="auto"/>
                <w:bottom w:val="none" w:sz="0" w:space="0" w:color="auto"/>
                <w:right w:val="none" w:sz="0" w:space="0" w:color="auto"/>
              </w:divBdr>
            </w:div>
            <w:div w:id="1984037842">
              <w:marLeft w:val="0"/>
              <w:marRight w:val="0"/>
              <w:marTop w:val="0"/>
              <w:marBottom w:val="0"/>
              <w:divBdr>
                <w:top w:val="none" w:sz="0" w:space="0" w:color="auto"/>
                <w:left w:val="none" w:sz="0" w:space="0" w:color="auto"/>
                <w:bottom w:val="none" w:sz="0" w:space="0" w:color="auto"/>
                <w:right w:val="none" w:sz="0" w:space="0" w:color="auto"/>
              </w:divBdr>
            </w:div>
            <w:div w:id="1987314454">
              <w:marLeft w:val="0"/>
              <w:marRight w:val="0"/>
              <w:marTop w:val="0"/>
              <w:marBottom w:val="0"/>
              <w:divBdr>
                <w:top w:val="none" w:sz="0" w:space="0" w:color="auto"/>
                <w:left w:val="none" w:sz="0" w:space="0" w:color="auto"/>
                <w:bottom w:val="none" w:sz="0" w:space="0" w:color="auto"/>
                <w:right w:val="none" w:sz="0" w:space="0" w:color="auto"/>
              </w:divBdr>
            </w:div>
            <w:div w:id="2056537552">
              <w:marLeft w:val="0"/>
              <w:marRight w:val="0"/>
              <w:marTop w:val="0"/>
              <w:marBottom w:val="0"/>
              <w:divBdr>
                <w:top w:val="none" w:sz="0" w:space="0" w:color="auto"/>
                <w:left w:val="none" w:sz="0" w:space="0" w:color="auto"/>
                <w:bottom w:val="none" w:sz="0" w:space="0" w:color="auto"/>
                <w:right w:val="none" w:sz="0" w:space="0" w:color="auto"/>
              </w:divBdr>
            </w:div>
            <w:div w:id="2068870198">
              <w:marLeft w:val="0"/>
              <w:marRight w:val="0"/>
              <w:marTop w:val="0"/>
              <w:marBottom w:val="0"/>
              <w:divBdr>
                <w:top w:val="none" w:sz="0" w:space="0" w:color="auto"/>
                <w:left w:val="none" w:sz="0" w:space="0" w:color="auto"/>
                <w:bottom w:val="none" w:sz="0" w:space="0" w:color="auto"/>
                <w:right w:val="none" w:sz="0" w:space="0" w:color="auto"/>
              </w:divBdr>
            </w:div>
            <w:div w:id="2070687862">
              <w:marLeft w:val="0"/>
              <w:marRight w:val="0"/>
              <w:marTop w:val="0"/>
              <w:marBottom w:val="0"/>
              <w:divBdr>
                <w:top w:val="none" w:sz="0" w:space="0" w:color="auto"/>
                <w:left w:val="none" w:sz="0" w:space="0" w:color="auto"/>
                <w:bottom w:val="none" w:sz="0" w:space="0" w:color="auto"/>
                <w:right w:val="none" w:sz="0" w:space="0" w:color="auto"/>
              </w:divBdr>
            </w:div>
            <w:div w:id="2073967232">
              <w:marLeft w:val="0"/>
              <w:marRight w:val="0"/>
              <w:marTop w:val="0"/>
              <w:marBottom w:val="0"/>
              <w:divBdr>
                <w:top w:val="none" w:sz="0" w:space="0" w:color="auto"/>
                <w:left w:val="none" w:sz="0" w:space="0" w:color="auto"/>
                <w:bottom w:val="none" w:sz="0" w:space="0" w:color="auto"/>
                <w:right w:val="none" w:sz="0" w:space="0" w:color="auto"/>
              </w:divBdr>
            </w:div>
            <w:div w:id="2089881821">
              <w:marLeft w:val="0"/>
              <w:marRight w:val="0"/>
              <w:marTop w:val="0"/>
              <w:marBottom w:val="0"/>
              <w:divBdr>
                <w:top w:val="none" w:sz="0" w:space="0" w:color="auto"/>
                <w:left w:val="none" w:sz="0" w:space="0" w:color="auto"/>
                <w:bottom w:val="none" w:sz="0" w:space="0" w:color="auto"/>
                <w:right w:val="none" w:sz="0" w:space="0" w:color="auto"/>
              </w:divBdr>
            </w:div>
            <w:div w:id="2123111180">
              <w:marLeft w:val="0"/>
              <w:marRight w:val="0"/>
              <w:marTop w:val="0"/>
              <w:marBottom w:val="0"/>
              <w:divBdr>
                <w:top w:val="none" w:sz="0" w:space="0" w:color="auto"/>
                <w:left w:val="none" w:sz="0" w:space="0" w:color="auto"/>
                <w:bottom w:val="none" w:sz="0" w:space="0" w:color="auto"/>
                <w:right w:val="none" w:sz="0" w:space="0" w:color="auto"/>
              </w:divBdr>
            </w:div>
            <w:div w:id="21392957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9667562">
      <w:bodyDiv w:val="1"/>
      <w:marLeft w:val="0"/>
      <w:marRight w:val="0"/>
      <w:marTop w:val="0"/>
      <w:marBottom w:val="0"/>
      <w:divBdr>
        <w:top w:val="none" w:sz="0" w:space="0" w:color="auto"/>
        <w:left w:val="none" w:sz="0" w:space="0" w:color="auto"/>
        <w:bottom w:val="none" w:sz="0" w:space="0" w:color="auto"/>
        <w:right w:val="none" w:sz="0" w:space="0" w:color="auto"/>
      </w:divBdr>
    </w:div>
    <w:div w:id="1098253096">
      <w:bodyDiv w:val="1"/>
      <w:marLeft w:val="0"/>
      <w:marRight w:val="0"/>
      <w:marTop w:val="0"/>
      <w:marBottom w:val="0"/>
      <w:divBdr>
        <w:top w:val="none" w:sz="0" w:space="0" w:color="auto"/>
        <w:left w:val="none" w:sz="0" w:space="0" w:color="auto"/>
        <w:bottom w:val="none" w:sz="0" w:space="0" w:color="auto"/>
        <w:right w:val="none" w:sz="0" w:space="0" w:color="auto"/>
      </w:divBdr>
    </w:div>
    <w:div w:id="1111361693">
      <w:bodyDiv w:val="1"/>
      <w:marLeft w:val="0"/>
      <w:marRight w:val="0"/>
      <w:marTop w:val="0"/>
      <w:marBottom w:val="0"/>
      <w:divBdr>
        <w:top w:val="none" w:sz="0" w:space="0" w:color="auto"/>
        <w:left w:val="none" w:sz="0" w:space="0" w:color="auto"/>
        <w:bottom w:val="none" w:sz="0" w:space="0" w:color="auto"/>
        <w:right w:val="none" w:sz="0" w:space="0" w:color="auto"/>
      </w:divBdr>
    </w:div>
    <w:div w:id="1121458635">
      <w:bodyDiv w:val="1"/>
      <w:marLeft w:val="0"/>
      <w:marRight w:val="0"/>
      <w:marTop w:val="0"/>
      <w:marBottom w:val="0"/>
      <w:divBdr>
        <w:top w:val="none" w:sz="0" w:space="0" w:color="auto"/>
        <w:left w:val="none" w:sz="0" w:space="0" w:color="auto"/>
        <w:bottom w:val="none" w:sz="0" w:space="0" w:color="auto"/>
        <w:right w:val="none" w:sz="0" w:space="0" w:color="auto"/>
      </w:divBdr>
    </w:div>
    <w:div w:id="1129710554">
      <w:bodyDiv w:val="1"/>
      <w:marLeft w:val="0"/>
      <w:marRight w:val="0"/>
      <w:marTop w:val="0"/>
      <w:marBottom w:val="0"/>
      <w:divBdr>
        <w:top w:val="none" w:sz="0" w:space="0" w:color="auto"/>
        <w:left w:val="none" w:sz="0" w:space="0" w:color="auto"/>
        <w:bottom w:val="none" w:sz="0" w:space="0" w:color="auto"/>
        <w:right w:val="none" w:sz="0" w:space="0" w:color="auto"/>
      </w:divBdr>
    </w:div>
    <w:div w:id="1185708575">
      <w:bodyDiv w:val="1"/>
      <w:marLeft w:val="0"/>
      <w:marRight w:val="0"/>
      <w:marTop w:val="0"/>
      <w:marBottom w:val="0"/>
      <w:divBdr>
        <w:top w:val="none" w:sz="0" w:space="0" w:color="auto"/>
        <w:left w:val="none" w:sz="0" w:space="0" w:color="auto"/>
        <w:bottom w:val="none" w:sz="0" w:space="0" w:color="auto"/>
        <w:right w:val="none" w:sz="0" w:space="0" w:color="auto"/>
      </w:divBdr>
    </w:div>
    <w:div w:id="1205215504">
      <w:bodyDiv w:val="1"/>
      <w:marLeft w:val="0"/>
      <w:marRight w:val="0"/>
      <w:marTop w:val="0"/>
      <w:marBottom w:val="0"/>
      <w:divBdr>
        <w:top w:val="none" w:sz="0" w:space="0" w:color="auto"/>
        <w:left w:val="none" w:sz="0" w:space="0" w:color="auto"/>
        <w:bottom w:val="none" w:sz="0" w:space="0" w:color="auto"/>
        <w:right w:val="none" w:sz="0" w:space="0" w:color="auto"/>
      </w:divBdr>
    </w:div>
    <w:div w:id="1225019663">
      <w:bodyDiv w:val="1"/>
      <w:marLeft w:val="0"/>
      <w:marRight w:val="0"/>
      <w:marTop w:val="0"/>
      <w:marBottom w:val="0"/>
      <w:divBdr>
        <w:top w:val="none" w:sz="0" w:space="0" w:color="auto"/>
        <w:left w:val="none" w:sz="0" w:space="0" w:color="auto"/>
        <w:bottom w:val="none" w:sz="0" w:space="0" w:color="auto"/>
        <w:right w:val="none" w:sz="0" w:space="0" w:color="auto"/>
      </w:divBdr>
    </w:div>
    <w:div w:id="1286305580">
      <w:bodyDiv w:val="1"/>
      <w:marLeft w:val="0"/>
      <w:marRight w:val="0"/>
      <w:marTop w:val="0"/>
      <w:marBottom w:val="0"/>
      <w:divBdr>
        <w:top w:val="none" w:sz="0" w:space="0" w:color="auto"/>
        <w:left w:val="none" w:sz="0" w:space="0" w:color="auto"/>
        <w:bottom w:val="none" w:sz="0" w:space="0" w:color="auto"/>
        <w:right w:val="none" w:sz="0" w:space="0" w:color="auto"/>
      </w:divBdr>
    </w:div>
    <w:div w:id="1348209899">
      <w:bodyDiv w:val="1"/>
      <w:marLeft w:val="0"/>
      <w:marRight w:val="0"/>
      <w:marTop w:val="0"/>
      <w:marBottom w:val="0"/>
      <w:divBdr>
        <w:top w:val="none" w:sz="0" w:space="0" w:color="auto"/>
        <w:left w:val="none" w:sz="0" w:space="0" w:color="auto"/>
        <w:bottom w:val="none" w:sz="0" w:space="0" w:color="auto"/>
        <w:right w:val="none" w:sz="0" w:space="0" w:color="auto"/>
      </w:divBdr>
    </w:div>
    <w:div w:id="1372195741">
      <w:bodyDiv w:val="1"/>
      <w:marLeft w:val="0"/>
      <w:marRight w:val="0"/>
      <w:marTop w:val="0"/>
      <w:marBottom w:val="0"/>
      <w:divBdr>
        <w:top w:val="none" w:sz="0" w:space="0" w:color="auto"/>
        <w:left w:val="none" w:sz="0" w:space="0" w:color="auto"/>
        <w:bottom w:val="none" w:sz="0" w:space="0" w:color="auto"/>
        <w:right w:val="none" w:sz="0" w:space="0" w:color="auto"/>
      </w:divBdr>
    </w:div>
    <w:div w:id="1403672840">
      <w:bodyDiv w:val="1"/>
      <w:marLeft w:val="0"/>
      <w:marRight w:val="0"/>
      <w:marTop w:val="0"/>
      <w:marBottom w:val="0"/>
      <w:divBdr>
        <w:top w:val="none" w:sz="0" w:space="0" w:color="auto"/>
        <w:left w:val="none" w:sz="0" w:space="0" w:color="auto"/>
        <w:bottom w:val="none" w:sz="0" w:space="0" w:color="auto"/>
        <w:right w:val="none" w:sz="0" w:space="0" w:color="auto"/>
      </w:divBdr>
    </w:div>
    <w:div w:id="1428425328">
      <w:bodyDiv w:val="1"/>
      <w:marLeft w:val="0"/>
      <w:marRight w:val="0"/>
      <w:marTop w:val="0"/>
      <w:marBottom w:val="0"/>
      <w:divBdr>
        <w:top w:val="none" w:sz="0" w:space="0" w:color="auto"/>
        <w:left w:val="none" w:sz="0" w:space="0" w:color="auto"/>
        <w:bottom w:val="none" w:sz="0" w:space="0" w:color="auto"/>
        <w:right w:val="none" w:sz="0" w:space="0" w:color="auto"/>
      </w:divBdr>
    </w:div>
    <w:div w:id="1458373651">
      <w:bodyDiv w:val="1"/>
      <w:marLeft w:val="0"/>
      <w:marRight w:val="0"/>
      <w:marTop w:val="0"/>
      <w:marBottom w:val="0"/>
      <w:divBdr>
        <w:top w:val="none" w:sz="0" w:space="0" w:color="auto"/>
        <w:left w:val="none" w:sz="0" w:space="0" w:color="auto"/>
        <w:bottom w:val="none" w:sz="0" w:space="0" w:color="auto"/>
        <w:right w:val="none" w:sz="0" w:space="0" w:color="auto"/>
      </w:divBdr>
    </w:div>
    <w:div w:id="1458715463">
      <w:bodyDiv w:val="1"/>
      <w:marLeft w:val="0"/>
      <w:marRight w:val="0"/>
      <w:marTop w:val="0"/>
      <w:marBottom w:val="0"/>
      <w:divBdr>
        <w:top w:val="none" w:sz="0" w:space="0" w:color="auto"/>
        <w:left w:val="none" w:sz="0" w:space="0" w:color="auto"/>
        <w:bottom w:val="none" w:sz="0" w:space="0" w:color="auto"/>
        <w:right w:val="none" w:sz="0" w:space="0" w:color="auto"/>
      </w:divBdr>
    </w:div>
    <w:div w:id="1466192938">
      <w:bodyDiv w:val="1"/>
      <w:marLeft w:val="0"/>
      <w:marRight w:val="0"/>
      <w:marTop w:val="0"/>
      <w:marBottom w:val="0"/>
      <w:divBdr>
        <w:top w:val="none" w:sz="0" w:space="0" w:color="auto"/>
        <w:left w:val="none" w:sz="0" w:space="0" w:color="auto"/>
        <w:bottom w:val="none" w:sz="0" w:space="0" w:color="auto"/>
        <w:right w:val="none" w:sz="0" w:space="0" w:color="auto"/>
      </w:divBdr>
    </w:div>
    <w:div w:id="1507285724">
      <w:bodyDiv w:val="1"/>
      <w:marLeft w:val="0"/>
      <w:marRight w:val="0"/>
      <w:marTop w:val="0"/>
      <w:marBottom w:val="0"/>
      <w:divBdr>
        <w:top w:val="none" w:sz="0" w:space="0" w:color="auto"/>
        <w:left w:val="none" w:sz="0" w:space="0" w:color="auto"/>
        <w:bottom w:val="none" w:sz="0" w:space="0" w:color="auto"/>
        <w:right w:val="none" w:sz="0" w:space="0" w:color="auto"/>
      </w:divBdr>
      <w:divsChild>
        <w:div w:id="42025125">
          <w:marLeft w:val="0"/>
          <w:marRight w:val="0"/>
          <w:marTop w:val="0"/>
          <w:marBottom w:val="120"/>
          <w:divBdr>
            <w:top w:val="none" w:sz="0" w:space="0" w:color="auto"/>
            <w:left w:val="none" w:sz="0" w:space="0" w:color="auto"/>
            <w:bottom w:val="none" w:sz="0" w:space="0" w:color="auto"/>
            <w:right w:val="none" w:sz="0" w:space="0" w:color="auto"/>
          </w:divBdr>
          <w:divsChild>
            <w:div w:id="533886427">
              <w:marLeft w:val="-30"/>
              <w:marRight w:val="-30"/>
              <w:marTop w:val="0"/>
              <w:marBottom w:val="0"/>
              <w:divBdr>
                <w:top w:val="none" w:sz="0" w:space="0" w:color="auto"/>
                <w:left w:val="none" w:sz="0" w:space="0" w:color="auto"/>
                <w:bottom w:val="none" w:sz="0" w:space="0" w:color="auto"/>
                <w:right w:val="none" w:sz="0" w:space="0" w:color="auto"/>
              </w:divBdr>
            </w:div>
          </w:divsChild>
        </w:div>
        <w:div w:id="394280686">
          <w:marLeft w:val="0"/>
          <w:marRight w:val="0"/>
          <w:marTop w:val="0"/>
          <w:marBottom w:val="0"/>
          <w:divBdr>
            <w:top w:val="none" w:sz="0" w:space="0" w:color="auto"/>
            <w:left w:val="none" w:sz="0" w:space="0" w:color="auto"/>
            <w:bottom w:val="none" w:sz="0" w:space="0" w:color="auto"/>
            <w:right w:val="none" w:sz="0" w:space="0" w:color="auto"/>
          </w:divBdr>
          <w:divsChild>
            <w:div w:id="1785464820">
              <w:marLeft w:val="0"/>
              <w:marRight w:val="0"/>
              <w:marTop w:val="0"/>
              <w:marBottom w:val="0"/>
              <w:divBdr>
                <w:top w:val="none" w:sz="0" w:space="0" w:color="auto"/>
                <w:left w:val="none" w:sz="0" w:space="0" w:color="auto"/>
                <w:bottom w:val="none" w:sz="0" w:space="0" w:color="auto"/>
                <w:right w:val="none" w:sz="0" w:space="0" w:color="auto"/>
              </w:divBdr>
            </w:div>
            <w:div w:id="2082873555">
              <w:marLeft w:val="0"/>
              <w:marRight w:val="0"/>
              <w:marTop w:val="0"/>
              <w:marBottom w:val="120"/>
              <w:divBdr>
                <w:top w:val="none" w:sz="0" w:space="0" w:color="auto"/>
                <w:left w:val="none" w:sz="0" w:space="0" w:color="auto"/>
                <w:bottom w:val="none" w:sz="0" w:space="0" w:color="auto"/>
                <w:right w:val="none" w:sz="0" w:space="0" w:color="auto"/>
              </w:divBdr>
              <w:divsChild>
                <w:div w:id="350179500">
                  <w:marLeft w:val="0"/>
                  <w:marRight w:val="0"/>
                  <w:marTop w:val="0"/>
                  <w:marBottom w:val="0"/>
                  <w:divBdr>
                    <w:top w:val="none" w:sz="0" w:space="0" w:color="auto"/>
                    <w:left w:val="none" w:sz="0" w:space="0" w:color="auto"/>
                    <w:bottom w:val="none" w:sz="0" w:space="0" w:color="auto"/>
                    <w:right w:val="none" w:sz="0" w:space="0" w:color="auto"/>
                  </w:divBdr>
                  <w:divsChild>
                    <w:div w:id="4269701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61863139">
      <w:bodyDiv w:val="1"/>
      <w:marLeft w:val="0"/>
      <w:marRight w:val="0"/>
      <w:marTop w:val="0"/>
      <w:marBottom w:val="0"/>
      <w:divBdr>
        <w:top w:val="none" w:sz="0" w:space="0" w:color="auto"/>
        <w:left w:val="none" w:sz="0" w:space="0" w:color="auto"/>
        <w:bottom w:val="none" w:sz="0" w:space="0" w:color="auto"/>
        <w:right w:val="none" w:sz="0" w:space="0" w:color="auto"/>
      </w:divBdr>
    </w:div>
    <w:div w:id="1579515794">
      <w:bodyDiv w:val="1"/>
      <w:marLeft w:val="0"/>
      <w:marRight w:val="0"/>
      <w:marTop w:val="0"/>
      <w:marBottom w:val="0"/>
      <w:divBdr>
        <w:top w:val="none" w:sz="0" w:space="0" w:color="auto"/>
        <w:left w:val="none" w:sz="0" w:space="0" w:color="auto"/>
        <w:bottom w:val="none" w:sz="0" w:space="0" w:color="auto"/>
        <w:right w:val="none" w:sz="0" w:space="0" w:color="auto"/>
      </w:divBdr>
    </w:div>
    <w:div w:id="1592280259">
      <w:bodyDiv w:val="1"/>
      <w:marLeft w:val="0"/>
      <w:marRight w:val="0"/>
      <w:marTop w:val="0"/>
      <w:marBottom w:val="0"/>
      <w:divBdr>
        <w:top w:val="none" w:sz="0" w:space="0" w:color="auto"/>
        <w:left w:val="none" w:sz="0" w:space="0" w:color="auto"/>
        <w:bottom w:val="none" w:sz="0" w:space="0" w:color="auto"/>
        <w:right w:val="none" w:sz="0" w:space="0" w:color="auto"/>
      </w:divBdr>
    </w:div>
    <w:div w:id="1605384834">
      <w:bodyDiv w:val="1"/>
      <w:marLeft w:val="0"/>
      <w:marRight w:val="0"/>
      <w:marTop w:val="0"/>
      <w:marBottom w:val="0"/>
      <w:divBdr>
        <w:top w:val="none" w:sz="0" w:space="0" w:color="auto"/>
        <w:left w:val="none" w:sz="0" w:space="0" w:color="auto"/>
        <w:bottom w:val="none" w:sz="0" w:space="0" w:color="auto"/>
        <w:right w:val="none" w:sz="0" w:space="0" w:color="auto"/>
      </w:divBdr>
    </w:div>
    <w:div w:id="1630277737">
      <w:bodyDiv w:val="1"/>
      <w:marLeft w:val="0"/>
      <w:marRight w:val="0"/>
      <w:marTop w:val="0"/>
      <w:marBottom w:val="0"/>
      <w:divBdr>
        <w:top w:val="none" w:sz="0" w:space="0" w:color="auto"/>
        <w:left w:val="none" w:sz="0" w:space="0" w:color="auto"/>
        <w:bottom w:val="none" w:sz="0" w:space="0" w:color="auto"/>
        <w:right w:val="none" w:sz="0" w:space="0" w:color="auto"/>
      </w:divBdr>
    </w:div>
    <w:div w:id="1632976291">
      <w:bodyDiv w:val="1"/>
      <w:marLeft w:val="0"/>
      <w:marRight w:val="0"/>
      <w:marTop w:val="0"/>
      <w:marBottom w:val="0"/>
      <w:divBdr>
        <w:top w:val="none" w:sz="0" w:space="0" w:color="auto"/>
        <w:left w:val="none" w:sz="0" w:space="0" w:color="auto"/>
        <w:bottom w:val="none" w:sz="0" w:space="0" w:color="auto"/>
        <w:right w:val="none" w:sz="0" w:space="0" w:color="auto"/>
      </w:divBdr>
    </w:div>
    <w:div w:id="1634870486">
      <w:bodyDiv w:val="1"/>
      <w:marLeft w:val="0"/>
      <w:marRight w:val="0"/>
      <w:marTop w:val="0"/>
      <w:marBottom w:val="0"/>
      <w:divBdr>
        <w:top w:val="none" w:sz="0" w:space="0" w:color="auto"/>
        <w:left w:val="none" w:sz="0" w:space="0" w:color="auto"/>
        <w:bottom w:val="none" w:sz="0" w:space="0" w:color="auto"/>
        <w:right w:val="none" w:sz="0" w:space="0" w:color="auto"/>
      </w:divBdr>
    </w:div>
    <w:div w:id="1653018198">
      <w:bodyDiv w:val="1"/>
      <w:marLeft w:val="0"/>
      <w:marRight w:val="0"/>
      <w:marTop w:val="0"/>
      <w:marBottom w:val="0"/>
      <w:divBdr>
        <w:top w:val="none" w:sz="0" w:space="0" w:color="auto"/>
        <w:left w:val="none" w:sz="0" w:space="0" w:color="auto"/>
        <w:bottom w:val="none" w:sz="0" w:space="0" w:color="auto"/>
        <w:right w:val="none" w:sz="0" w:space="0" w:color="auto"/>
      </w:divBdr>
    </w:div>
    <w:div w:id="1668971349">
      <w:bodyDiv w:val="1"/>
      <w:marLeft w:val="0"/>
      <w:marRight w:val="0"/>
      <w:marTop w:val="0"/>
      <w:marBottom w:val="0"/>
      <w:divBdr>
        <w:top w:val="none" w:sz="0" w:space="0" w:color="auto"/>
        <w:left w:val="none" w:sz="0" w:space="0" w:color="auto"/>
        <w:bottom w:val="none" w:sz="0" w:space="0" w:color="auto"/>
        <w:right w:val="none" w:sz="0" w:space="0" w:color="auto"/>
      </w:divBdr>
    </w:div>
    <w:div w:id="1815293657">
      <w:bodyDiv w:val="1"/>
      <w:marLeft w:val="0"/>
      <w:marRight w:val="0"/>
      <w:marTop w:val="0"/>
      <w:marBottom w:val="0"/>
      <w:divBdr>
        <w:top w:val="none" w:sz="0" w:space="0" w:color="auto"/>
        <w:left w:val="none" w:sz="0" w:space="0" w:color="auto"/>
        <w:bottom w:val="none" w:sz="0" w:space="0" w:color="auto"/>
        <w:right w:val="none" w:sz="0" w:space="0" w:color="auto"/>
      </w:divBdr>
    </w:div>
    <w:div w:id="1858423056">
      <w:bodyDiv w:val="1"/>
      <w:marLeft w:val="0"/>
      <w:marRight w:val="0"/>
      <w:marTop w:val="0"/>
      <w:marBottom w:val="0"/>
      <w:divBdr>
        <w:top w:val="none" w:sz="0" w:space="0" w:color="auto"/>
        <w:left w:val="none" w:sz="0" w:space="0" w:color="auto"/>
        <w:bottom w:val="none" w:sz="0" w:space="0" w:color="auto"/>
        <w:right w:val="none" w:sz="0" w:space="0" w:color="auto"/>
      </w:divBdr>
    </w:div>
    <w:div w:id="1884244651">
      <w:bodyDiv w:val="1"/>
      <w:marLeft w:val="0"/>
      <w:marRight w:val="0"/>
      <w:marTop w:val="0"/>
      <w:marBottom w:val="0"/>
      <w:divBdr>
        <w:top w:val="none" w:sz="0" w:space="0" w:color="auto"/>
        <w:left w:val="none" w:sz="0" w:space="0" w:color="auto"/>
        <w:bottom w:val="none" w:sz="0" w:space="0" w:color="auto"/>
        <w:right w:val="none" w:sz="0" w:space="0" w:color="auto"/>
      </w:divBdr>
    </w:div>
    <w:div w:id="1898469010">
      <w:bodyDiv w:val="1"/>
      <w:marLeft w:val="0"/>
      <w:marRight w:val="0"/>
      <w:marTop w:val="0"/>
      <w:marBottom w:val="0"/>
      <w:divBdr>
        <w:top w:val="none" w:sz="0" w:space="0" w:color="auto"/>
        <w:left w:val="none" w:sz="0" w:space="0" w:color="auto"/>
        <w:bottom w:val="none" w:sz="0" w:space="0" w:color="auto"/>
        <w:right w:val="none" w:sz="0" w:space="0" w:color="auto"/>
      </w:divBdr>
    </w:div>
    <w:div w:id="1907455503">
      <w:bodyDiv w:val="1"/>
      <w:marLeft w:val="0"/>
      <w:marRight w:val="0"/>
      <w:marTop w:val="0"/>
      <w:marBottom w:val="0"/>
      <w:divBdr>
        <w:top w:val="none" w:sz="0" w:space="0" w:color="auto"/>
        <w:left w:val="none" w:sz="0" w:space="0" w:color="auto"/>
        <w:bottom w:val="none" w:sz="0" w:space="0" w:color="auto"/>
        <w:right w:val="none" w:sz="0" w:space="0" w:color="auto"/>
      </w:divBdr>
    </w:div>
    <w:div w:id="1966158255">
      <w:bodyDiv w:val="1"/>
      <w:marLeft w:val="0"/>
      <w:marRight w:val="0"/>
      <w:marTop w:val="0"/>
      <w:marBottom w:val="0"/>
      <w:divBdr>
        <w:top w:val="none" w:sz="0" w:space="0" w:color="auto"/>
        <w:left w:val="none" w:sz="0" w:space="0" w:color="auto"/>
        <w:bottom w:val="none" w:sz="0" w:space="0" w:color="auto"/>
        <w:right w:val="none" w:sz="0" w:space="0" w:color="auto"/>
      </w:divBdr>
    </w:div>
    <w:div w:id="1968927946">
      <w:bodyDiv w:val="1"/>
      <w:marLeft w:val="0"/>
      <w:marRight w:val="0"/>
      <w:marTop w:val="0"/>
      <w:marBottom w:val="0"/>
      <w:divBdr>
        <w:top w:val="none" w:sz="0" w:space="0" w:color="auto"/>
        <w:left w:val="none" w:sz="0" w:space="0" w:color="auto"/>
        <w:bottom w:val="none" w:sz="0" w:space="0" w:color="auto"/>
        <w:right w:val="none" w:sz="0" w:space="0" w:color="auto"/>
      </w:divBdr>
    </w:div>
    <w:div w:id="1986355996">
      <w:bodyDiv w:val="1"/>
      <w:marLeft w:val="0"/>
      <w:marRight w:val="0"/>
      <w:marTop w:val="0"/>
      <w:marBottom w:val="0"/>
      <w:divBdr>
        <w:top w:val="none" w:sz="0" w:space="0" w:color="auto"/>
        <w:left w:val="none" w:sz="0" w:space="0" w:color="auto"/>
        <w:bottom w:val="none" w:sz="0" w:space="0" w:color="auto"/>
        <w:right w:val="none" w:sz="0" w:space="0" w:color="auto"/>
      </w:divBdr>
    </w:div>
    <w:div w:id="2035643386">
      <w:bodyDiv w:val="1"/>
      <w:marLeft w:val="0"/>
      <w:marRight w:val="0"/>
      <w:marTop w:val="0"/>
      <w:marBottom w:val="0"/>
      <w:divBdr>
        <w:top w:val="none" w:sz="0" w:space="0" w:color="auto"/>
        <w:left w:val="none" w:sz="0" w:space="0" w:color="auto"/>
        <w:bottom w:val="none" w:sz="0" w:space="0" w:color="auto"/>
        <w:right w:val="none" w:sz="0" w:space="0" w:color="auto"/>
      </w:divBdr>
    </w:div>
    <w:div w:id="2057778983">
      <w:bodyDiv w:val="1"/>
      <w:marLeft w:val="0"/>
      <w:marRight w:val="0"/>
      <w:marTop w:val="0"/>
      <w:marBottom w:val="0"/>
      <w:divBdr>
        <w:top w:val="none" w:sz="0" w:space="0" w:color="auto"/>
        <w:left w:val="none" w:sz="0" w:space="0" w:color="auto"/>
        <w:bottom w:val="none" w:sz="0" w:space="0" w:color="auto"/>
        <w:right w:val="none" w:sz="0" w:space="0" w:color="auto"/>
      </w:divBdr>
    </w:div>
    <w:div w:id="2087799002">
      <w:bodyDiv w:val="1"/>
      <w:marLeft w:val="0"/>
      <w:marRight w:val="0"/>
      <w:marTop w:val="0"/>
      <w:marBottom w:val="0"/>
      <w:divBdr>
        <w:top w:val="none" w:sz="0" w:space="0" w:color="auto"/>
        <w:left w:val="none" w:sz="0" w:space="0" w:color="auto"/>
        <w:bottom w:val="none" w:sz="0" w:space="0" w:color="auto"/>
        <w:right w:val="none" w:sz="0" w:space="0" w:color="auto"/>
      </w:divBdr>
    </w:div>
    <w:div w:id="2122914172">
      <w:bodyDiv w:val="1"/>
      <w:marLeft w:val="0"/>
      <w:marRight w:val="0"/>
      <w:marTop w:val="0"/>
      <w:marBottom w:val="0"/>
      <w:divBdr>
        <w:top w:val="none" w:sz="0" w:space="0" w:color="auto"/>
        <w:left w:val="none" w:sz="0" w:space="0" w:color="auto"/>
        <w:bottom w:val="none" w:sz="0" w:space="0" w:color="auto"/>
        <w:right w:val="none" w:sz="0" w:space="0" w:color="auto"/>
      </w:divBdr>
    </w:div>
    <w:div w:id="2146506266">
      <w:bodyDiv w:val="1"/>
      <w:marLeft w:val="0"/>
      <w:marRight w:val="0"/>
      <w:marTop w:val="0"/>
      <w:marBottom w:val="0"/>
      <w:divBdr>
        <w:top w:val="none" w:sz="0" w:space="0" w:color="auto"/>
        <w:left w:val="none" w:sz="0" w:space="0" w:color="auto"/>
        <w:bottom w:val="none" w:sz="0" w:space="0" w:color="auto"/>
        <w:right w:val="none" w:sz="0" w:space="0" w:color="auto"/>
      </w:divBdr>
      <w:divsChild>
        <w:div w:id="1880435631">
          <w:marLeft w:val="0"/>
          <w:marRight w:val="0"/>
          <w:marTop w:val="0"/>
          <w:marBottom w:val="0"/>
          <w:divBdr>
            <w:top w:val="none" w:sz="0" w:space="0" w:color="auto"/>
            <w:left w:val="none" w:sz="0" w:space="0" w:color="auto"/>
            <w:bottom w:val="none" w:sz="0" w:space="0" w:color="auto"/>
            <w:right w:val="none" w:sz="0" w:space="0" w:color="auto"/>
          </w:divBdr>
          <w:divsChild>
            <w:div w:id="20477520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openxmlformats.org/officeDocument/2006/relationships/image" Target="media/image3.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comments" Target="comments.xml"/><Relationship Id="rId12" Type="http://schemas.openxmlformats.org/officeDocument/2006/relationships/image" Target="media/image2.png"/><Relationship Id="rId17" Type="http://schemas.microsoft.com/office/2011/relationships/people" Target="people.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1.png"/><Relationship Id="rId5" Type="http://schemas.openxmlformats.org/officeDocument/2006/relationships/footnotes" Target="footnotes.xml"/><Relationship Id="rId15" Type="http://schemas.openxmlformats.org/officeDocument/2006/relationships/footer" Target="footer1.xml"/><Relationship Id="rId10" Type="http://schemas.microsoft.com/office/2018/08/relationships/commentsExtensible" Target="commentsExtensible.xml"/><Relationship Id="rId4" Type="http://schemas.openxmlformats.org/officeDocument/2006/relationships/webSettings" Target="webSettings.xml"/><Relationship Id="rId9" Type="http://schemas.microsoft.com/office/2016/09/relationships/commentsIds" Target="commentsIds.xml"/><Relationship Id="rId14" Type="http://schemas.openxmlformats.org/officeDocument/2006/relationships/image" Target="media/image4.png"/><Relationship Id="rId900" Type="http://schemas.openxmlformats.org/officeDocument/2006/relationships/image" Target="media/image_fig5_placeholder.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11244</Words>
  <Characters>64095</Characters>
  <Application>Microsoft Office Word</Application>
  <DocSecurity>0</DocSecurity>
  <Lines>534</Lines>
  <Paragraphs>150</Paragraphs>
  <ScaleCrop>false</ScaleCrop>
  <HeadingPairs>
    <vt:vector size="2" baseType="variant">
      <vt:variant>
        <vt:lpstr>Title</vt:lpstr>
      </vt:variant>
      <vt:variant>
        <vt:i4>1</vt:i4>
      </vt:variant>
    </vt:vector>
  </HeadingPairs>
  <TitlesOfParts>
    <vt:vector size="1" baseType="lpstr">
      <vt:lpstr>Event-linked changes in coastal-bird checklist reporting and reported counts during Pacific herring spawning in the Strait of Georgia</vt:lpstr>
    </vt:vector>
  </TitlesOfParts>
  <Company/>
  <LinksUpToDate>false</LinksUpToDate>
  <CharactersWithSpaces>75189</CharactersWithSpaces>
  <SharedDoc>false</SharedDoc>
  <HLinks>
    <vt:vector size="72" baseType="variant">
      <vt:variant>
        <vt:i4>5374021</vt:i4>
      </vt:variant>
      <vt:variant>
        <vt:i4>33</vt:i4>
      </vt:variant>
      <vt:variant>
        <vt:i4>0</vt:i4>
      </vt:variant>
      <vt:variant>
        <vt:i4>5</vt:i4>
      </vt:variant>
      <vt:variant>
        <vt:lpwstr>https://cdn.geo-matching.com/kpb0rrR3.pdf</vt:lpwstr>
      </vt:variant>
      <vt:variant>
        <vt:lpwstr/>
      </vt:variant>
      <vt:variant>
        <vt:i4>7143476</vt:i4>
      </vt:variant>
      <vt:variant>
        <vt:i4>30</vt:i4>
      </vt:variant>
      <vt:variant>
        <vt:i4>0</vt:i4>
      </vt:variant>
      <vt:variant>
        <vt:i4>5</vt:i4>
      </vt:variant>
      <vt:variant>
        <vt:lpwstr>https://www.r-project.org/</vt:lpwstr>
      </vt:variant>
      <vt:variant>
        <vt:lpwstr/>
      </vt:variant>
      <vt:variant>
        <vt:i4>917522</vt:i4>
      </vt:variant>
      <vt:variant>
        <vt:i4>27</vt:i4>
      </vt:variant>
      <vt:variant>
        <vt:i4>0</vt:i4>
      </vt:variant>
      <vt:variant>
        <vt:i4>5</vt:i4>
      </vt:variant>
      <vt:variant>
        <vt:lpwstr>https://platform.openai.com/</vt:lpwstr>
      </vt:variant>
      <vt:variant>
        <vt:lpwstr/>
      </vt:variant>
      <vt:variant>
        <vt:i4>8257640</vt:i4>
      </vt:variant>
      <vt:variant>
        <vt:i4>24</vt:i4>
      </vt:variant>
      <vt:variant>
        <vt:i4>0</vt:i4>
      </vt:variant>
      <vt:variant>
        <vt:i4>5</vt:i4>
      </vt:variant>
      <vt:variant>
        <vt:lpwstr>https://code.visualstudio.com/</vt:lpwstr>
      </vt:variant>
      <vt:variant>
        <vt:lpwstr/>
      </vt:variant>
      <vt:variant>
        <vt:i4>262173</vt:i4>
      </vt:variant>
      <vt:variant>
        <vt:i4>21</vt:i4>
      </vt:variant>
      <vt:variant>
        <vt:i4>0</vt:i4>
      </vt:variant>
      <vt:variant>
        <vt:i4>5</vt:i4>
      </vt:variant>
      <vt:variant>
        <vt:lpwstr>https://www.ourcommons.ca/DocumentViewer/en/43-2/INAN/meeting-34/evidence</vt:lpwstr>
      </vt:variant>
      <vt:variant>
        <vt:lpwstr/>
      </vt:variant>
      <vt:variant>
        <vt:i4>2555951</vt:i4>
      </vt:variant>
      <vt:variant>
        <vt:i4>18</vt:i4>
      </vt:variant>
      <vt:variant>
        <vt:i4>0</vt:i4>
      </vt:variant>
      <vt:variant>
        <vt:i4>5</vt:i4>
      </vt:variant>
      <vt:variant>
        <vt:lpwstr>https://www.algaebase.org/</vt:lpwstr>
      </vt:variant>
      <vt:variant>
        <vt:lpwstr/>
      </vt:variant>
      <vt:variant>
        <vt:i4>2949159</vt:i4>
      </vt:variant>
      <vt:variant>
        <vt:i4>15</vt:i4>
      </vt:variant>
      <vt:variant>
        <vt:i4>0</vt:i4>
      </vt:variant>
      <vt:variant>
        <vt:i4>5</vt:i4>
      </vt:variant>
      <vt:variant>
        <vt:lpwstr>https://github.com/features/copilot</vt:lpwstr>
      </vt:variant>
      <vt:variant>
        <vt:lpwstr/>
      </vt:variant>
      <vt:variant>
        <vt:i4>7012386</vt:i4>
      </vt:variant>
      <vt:variant>
        <vt:i4>12</vt:i4>
      </vt:variant>
      <vt:variant>
        <vt:i4>0</vt:i4>
      </vt:variant>
      <vt:variant>
        <vt:i4>5</vt:i4>
      </vt:variant>
      <vt:variant>
        <vt:lpwstr>https://open.canada.ca/data/en/dataset/1b289790-d0fe-49dc-af20-4ae7d91e17af</vt:lpwstr>
      </vt:variant>
      <vt:variant>
        <vt:lpwstr/>
      </vt:variant>
      <vt:variant>
        <vt:i4>3801129</vt:i4>
      </vt:variant>
      <vt:variant>
        <vt:i4>9</vt:i4>
      </vt:variant>
      <vt:variant>
        <vt:i4>0</vt:i4>
      </vt:variant>
      <vt:variant>
        <vt:i4>5</vt:i4>
      </vt:variant>
      <vt:variant>
        <vt:lpwstr>https://open.canada.ca/data/en/dataset/d892511c-d851-4f85-a0ec-708bc05d2810</vt:lpwstr>
      </vt:variant>
      <vt:variant>
        <vt:lpwstr/>
      </vt:variant>
      <vt:variant>
        <vt:i4>2293857</vt:i4>
      </vt:variant>
      <vt:variant>
        <vt:i4>6</vt:i4>
      </vt:variant>
      <vt:variant>
        <vt:i4>0</vt:i4>
      </vt:variant>
      <vt:variant>
        <vt:i4>5</vt:i4>
      </vt:variant>
      <vt:variant>
        <vt:lpwstr>https://claude.ai/</vt:lpwstr>
      </vt:variant>
      <vt:variant>
        <vt:lpwstr/>
      </vt:variant>
      <vt:variant>
        <vt:i4>1966094</vt:i4>
      </vt:variant>
      <vt:variant>
        <vt:i4>3</vt:i4>
      </vt:variant>
      <vt:variant>
        <vt:i4>0</vt:i4>
      </vt:variant>
      <vt:variant>
        <vt:i4>5</vt:i4>
      </vt:variant>
      <vt:variant>
        <vt:lpwstr>https://www.adobe.com/products/premiere.html</vt:lpwstr>
      </vt:variant>
      <vt:variant>
        <vt:lpwstr/>
      </vt:variant>
      <vt:variant>
        <vt:i4>7798852</vt:i4>
      </vt:variant>
      <vt:variant>
        <vt:i4>0</vt:i4>
      </vt:variant>
      <vt:variant>
        <vt:i4>0</vt:i4>
      </vt:variant>
      <vt:variant>
        <vt:i4>5</vt:i4>
      </vt:variant>
      <vt:variant>
        <vt:lpwstr>mailto:dingwalljake@gmail.com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Event-linked changes in coastal-bird checklist reporting and reported counts during Pacific herring spawning in the Strait of Georgia</dc:title>
  <dc:subject>Pacific herring spawning and coastal-bird eBird observations</dc:subject>
  <dc:creator>Jacob T. Dingwall</dc:creator>
  <cp:keywords>Pacific herring; eBird; community science; coastal birds</cp:keywords>
  <dc:description/>
  <cp:lastModifiedBy>Jake Dingwall</cp:lastModifiedBy>
  <cp:revision>2</cp:revision>
  <dcterms:created xsi:type="dcterms:W3CDTF">2026-07-27T00:00:00Z</dcterms:created>
  <dcterms:modified xsi:type="dcterms:W3CDTF">2026-07-27T00:00:00Z</dcterms:modified>
</cp:coreProperties>
</file>