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95F2" w14:textId="6BF3F180" w:rsidR="00F46B3E" w:rsidRPr="00FA3BFA" w:rsidRDefault="00F46B3E">
      <w:pPr>
        <w:pStyle w:val="Title"/>
        <w:rPr>
          <w:rFonts w:ascii="Times New Roman" w:hAnsi="Times New Roman" w:cs="Times New Roman"/>
        </w:rPr>
      </w:pPr>
      <w:r w:rsidRPr="00FA3BFA">
        <w:rPr>
          <w:rFonts w:ascii="Times New Roman" w:hAnsi="Times New Roman" w:cs="Times New Roman"/>
        </w:rPr>
        <w:t xml:space="preserve">Coastal bird responses to Pacific herring spawn revealed by two decades of </w:t>
      </w:r>
      <w:r w:rsidR="00672F92">
        <w:rPr>
          <w:rFonts w:ascii="Times New Roman" w:hAnsi="Times New Roman" w:cs="Times New Roman"/>
        </w:rPr>
        <w:t xml:space="preserve">eBird </w:t>
      </w:r>
      <w:r w:rsidRPr="00FA3BFA">
        <w:rPr>
          <w:rFonts w:ascii="Times New Roman" w:hAnsi="Times New Roman" w:cs="Times New Roman"/>
        </w:rPr>
        <w:t>records in the Strait of Georgia</w:t>
      </w:r>
    </w:p>
    <w:p w14:paraId="005C1FD0" w14:textId="77777777" w:rsidR="00C15184" w:rsidRPr="00FA3BFA" w:rsidRDefault="00F46B3E">
      <w:pPr>
        <w:pStyle w:val="Subtitle"/>
        <w:rPr>
          <w:rFonts w:cs="Times New Roman"/>
        </w:rPr>
      </w:pPr>
      <w:r w:rsidRPr="00FA3BFA">
        <w:rPr>
          <w:rFonts w:cs="Times New Roman"/>
        </w:rPr>
        <w:t>Jacob T. Dingwall</w:t>
      </w:r>
    </w:p>
    <w:p w14:paraId="693D1932" w14:textId="77777777" w:rsidR="00C15184" w:rsidRPr="00FA3BFA" w:rsidRDefault="00000000">
      <w:pPr>
        <w:rPr>
          <w:rFonts w:cs="Times New Roman"/>
        </w:rPr>
      </w:pPr>
      <w:r w:rsidRPr="00FA3BFA">
        <w:rPr>
          <w:rFonts w:cs="Times New Roman"/>
          <w:color w:val="000000"/>
        </w:rPr>
        <w:t>University of Victoria, 800 Finnerty Road, Victoria, BC V8P 5C2, Canada</w:t>
      </w:r>
      <w:r w:rsidRPr="00FA3BFA">
        <w:rPr>
          <w:rFonts w:cs="Times New Roman"/>
          <w:color w:val="000000"/>
        </w:rPr>
        <w:br/>
        <w:t>Corresponding author: Jacob T. Dingwall; dingwalljake@gmail.com</w:t>
      </w:r>
      <w:r w:rsidRPr="00FA3BFA">
        <w:rPr>
          <w:rFonts w:cs="Times New Roman"/>
          <w:color w:val="000000"/>
        </w:rPr>
        <w:br/>
        <w:t>ORCID: 0009-0007-8389-6947</w:t>
      </w:r>
    </w:p>
    <w:p w14:paraId="67FC7A9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Abstract</w:t>
      </w:r>
    </w:p>
    <w:p w14:paraId="7A70A53A" w14:textId="672AA138" w:rsidR="0006516A" w:rsidRDefault="0006516A">
      <w:pPr>
        <w:rPr>
          <w:rFonts w:cs="Times New Roman"/>
        </w:rPr>
      </w:pPr>
      <w:r w:rsidRPr="0006516A">
        <w:rPr>
          <w:rFonts w:cs="Times New Roman"/>
        </w:rPr>
        <w:t>Each spring, Pacific herring (</w:t>
      </w:r>
      <w:r w:rsidRPr="0006516A">
        <w:rPr>
          <w:rFonts w:cs="Times New Roman"/>
          <w:i/>
        </w:rPr>
        <w:t>Clupea pallasii</w:t>
      </w:r>
      <w:r w:rsidRPr="0006516A">
        <w:rPr>
          <w:rFonts w:cs="Times New Roman"/>
        </w:rPr>
        <w:t xml:space="preserve">) crowd into shallow water along the </w:t>
      </w:r>
      <w:r>
        <w:rPr>
          <w:rFonts w:cs="Times New Roman"/>
        </w:rPr>
        <w:t>coast of British Columbia, Canada</w:t>
      </w:r>
      <w:r w:rsidRPr="0006516A">
        <w:rPr>
          <w:rFonts w:cs="Times New Roman"/>
        </w:rPr>
        <w:t xml:space="preserve"> and attach their eggs to intertidal vegetation, concentrating a large marine food subsidy onto a narrow strip of shoreline for a few weeks. Adult fish, attached eggs and stranded carcasses become reachable in that order, so birds that feed by different means should arrive at different points in an event. To test </w:t>
      </w:r>
      <w:r>
        <w:rPr>
          <w:rFonts w:cs="Times New Roman"/>
        </w:rPr>
        <w:t>this idea</w:t>
      </w:r>
      <w:r w:rsidRPr="0006516A">
        <w:rPr>
          <w:rFonts w:cs="Times New Roman"/>
        </w:rPr>
        <w:t xml:space="preserve"> across a whole coastal community, 1,120 recorded spawning events were linked to 217,200 bird checklists collected in the Strait of Georgia between 2005 and 2025. For each of 49 species, shorelines within 5 km of a recorded spawn were compared against shorelines 5 to 20 km away, before and after spawning began, treating how often a species was listed and how many birds were counted as separate responses. Counts rose for 18 species and reporting rose for 13, and no species was counted in significantly smaller numbers. Long-tailed Duck (</w:t>
      </w:r>
      <w:r w:rsidRPr="0006516A">
        <w:rPr>
          <w:rFonts w:cs="Times New Roman"/>
          <w:i/>
        </w:rPr>
        <w:t>Clangula hyemalis</w:t>
      </w:r>
      <w:r w:rsidRPr="0006516A">
        <w:rPr>
          <w:rFonts w:cs="Times New Roman"/>
        </w:rPr>
        <w:t>) and Surf Scoter (</w:t>
      </w:r>
      <w:r w:rsidRPr="0006516A">
        <w:rPr>
          <w:rFonts w:cs="Times New Roman"/>
          <w:i/>
        </w:rPr>
        <w:t>Melanitta perspicillata</w:t>
      </w:r>
      <w:r w:rsidRPr="0006516A">
        <w:rPr>
          <w:rFonts w:cs="Times New Roman"/>
        </w:rPr>
        <w:t xml:space="preserve">) showed the largest increases, at 1.43-fold and 1.30-fold; </w:t>
      </w:r>
      <w:r>
        <w:rPr>
          <w:rFonts w:cs="Times New Roman"/>
        </w:rPr>
        <w:t xml:space="preserve">eBird </w:t>
      </w:r>
      <w:r w:rsidRPr="0006516A">
        <w:rPr>
          <w:rFonts w:cs="Times New Roman"/>
        </w:rPr>
        <w:t>checklist</w:t>
      </w:r>
      <w:r>
        <w:rPr>
          <w:rFonts w:cs="Times New Roman"/>
        </w:rPr>
        <w:t>s</w:t>
      </w:r>
      <w:r w:rsidRPr="0006516A">
        <w:rPr>
          <w:rFonts w:cs="Times New Roman"/>
        </w:rPr>
        <w:t xml:space="preserve"> near a spawn carried roughly eleven more Surf Scoters and three more Short-billed Gulls (</w:t>
      </w:r>
      <w:r w:rsidRPr="0006516A">
        <w:rPr>
          <w:rFonts w:cs="Times New Roman"/>
          <w:i/>
        </w:rPr>
        <w:t>Larus brachyrhynchus</w:t>
      </w:r>
      <w:r w:rsidRPr="0006516A">
        <w:rPr>
          <w:rFonts w:cs="Times New Roman"/>
        </w:rPr>
        <w:t xml:space="preserve">). Feeding groups also separated in time. Diving sea ducks reached their largest counts once eggs were available, gulls and shoreline scavengers responded as spawning began, and alcids, piscivores, shorebirds and dabbling ducks showed nothing. That ordering follows the sequence in which each kind of food becomes reachable, and indicates a shoreline pulse partitioned among consumers by feeding method. </w:t>
      </w:r>
      <w:r>
        <w:rPr>
          <w:rFonts w:cs="Times New Roman"/>
        </w:rPr>
        <w:t xml:space="preserve">The sustained management and conservation of herring spawn remains a key priority for retaining coastal ecosystem function. </w:t>
      </w:r>
    </w:p>
    <w:p w14:paraId="2A2FA50A" w14:textId="4E42F9A9" w:rsidR="00C15184" w:rsidRPr="00FA3BFA" w:rsidRDefault="00000000">
      <w:pPr>
        <w:rPr>
          <w:rFonts w:cs="Times New Roman"/>
        </w:rPr>
      </w:pPr>
      <w:r w:rsidRPr="00FA3BFA">
        <w:rPr>
          <w:rFonts w:cs="Times New Roman"/>
        </w:rPr>
        <w:t>Keywords: Pacific herring; eBird; citizen science; resource pulse; coastal birds; checklist reporting</w:t>
      </w:r>
    </w:p>
    <w:p w14:paraId="00DB4455"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1 Introduction</w:t>
      </w:r>
    </w:p>
    <w:p w14:paraId="02B66FD9" w14:textId="0F57A1A6" w:rsidR="00C15184" w:rsidRPr="00FA3BFA" w:rsidRDefault="000719E3">
      <w:pPr>
        <w:rPr>
          <w:rFonts w:cs="Times New Roman"/>
        </w:rPr>
      </w:pPr>
      <w:r w:rsidRPr="00FA3BFA">
        <w:rPr>
          <w:rStyle w:val="CommentReference"/>
          <w:rFonts w:cs="Times New Roman"/>
          <w:sz w:val="22"/>
          <w:szCs w:val="24"/>
        </w:rPr>
        <w:t xml:space="preserve">Resource pulses </w:t>
      </w:r>
      <w:del w:id="70001" w:author="Claude (editorial pass)" w:date="2026-07-26T00:00:00Z">
        <w:r w:rsidRPr="00FA3BFA">
          <w:rPr>
            <w:rStyle w:val="CommentReference"/>
            <w:rFonts w:cs="Times New Roman"/>
            <w:sz w:val="22"/>
            <w:szCs w:val="24"/>
          </w:rPr>
          <w:delText xml:space="preserve">are episodic, high-magnitude inputs </w:delText>
        </w:r>
      </w:del>
      <w:ins w:id="70002" w:author="Claude (editorial pass)" w:date="2026-07-26T00:00:00Z">
        <w:r w:rsidRPr="00FA3BFA">
          <w:rPr>
            <w:rStyle w:val="CommentReference"/>
            <w:rFonts w:cs="Times New Roman"/>
            <w:sz w:val="22"/>
            <w:szCs w:val="24"/>
          </w:rPr>
          <w:t xml:space="preserve">concentrate food in space and time. Mobile consumers able to locate them gain access to energy that is unavailable for most </w:t>
        </w:r>
      </w:ins>
      <w:r w:rsidRPr="00FA3BFA">
        <w:rPr>
          <w:rStyle w:val="CommentReference"/>
          <w:rFonts w:cs="Times New Roman"/>
          <w:sz w:val="22"/>
          <w:szCs w:val="24"/>
        </w:rPr>
        <w:t xml:space="preserve">of </w:t>
      </w:r>
      <w:del w:id="70003" w:author="Claude (editorial pass)" w:date="2026-07-26T00:00:00Z">
        <w:r w:rsidRPr="00FA3BFA">
          <w:rPr>
            <w:rStyle w:val="CommentReference"/>
            <w:rFonts w:cs="Times New Roman"/>
            <w:sz w:val="22"/>
            <w:szCs w:val="24"/>
          </w:rPr>
          <w:delText xml:space="preserve">food that punctuate much longer intervals of scarcity, and they are a recurrent feature of coastal ecosystems </w:delText>
        </w:r>
      </w:del>
      <w:ins w:id="70004" w:author="Claude (editorial pass)" w:date="2026-07-26T00:00:00Z">
        <w:r w:rsidRPr="00FA3BFA">
          <w:rPr>
            <w:rStyle w:val="CommentReference"/>
            <w:rFonts w:cs="Times New Roman"/>
            <w:sz w:val="22"/>
            <w:szCs w:val="24"/>
          </w:rPr>
          <w:t xml:space="preserve">the year </w:t>
        </w:r>
      </w:ins>
      <w:r w:rsidRPr="00FA3BFA">
        <w:rPr>
          <w:rStyle w:val="CommentReference"/>
          <w:rFonts w:cs="Times New Roman"/>
          <w:sz w:val="22"/>
          <w:szCs w:val="24"/>
        </w:rPr>
        <w:t xml:space="preserve">(Yang et al. 2008; </w:t>
      </w:r>
      <w:del w:id="70005" w:author="Claude (editorial pass)" w:date="2026-07-26T00:00:00Z">
        <w:r w:rsidRPr="00FA3BFA">
          <w:rPr>
            <w:rStyle w:val="CommentReference"/>
            <w:rFonts w:cs="Times New Roman"/>
            <w:sz w:val="22"/>
            <w:szCs w:val="24"/>
          </w:rPr>
          <w:delText xml:space="preserve">Holt 2008). Consumer responses to such inputs are typically behavioural before they are demographic; animals redistribute </w:delText>
        </w:r>
      </w:del>
      <w:ins w:id="70006" w:author="Claude (editorial pass)" w:date="2026-07-26T00:00:00Z">
        <w:r w:rsidRPr="00FA3BFA">
          <w:rPr>
            <w:rStyle w:val="CommentReference"/>
            <w:rFonts w:cs="Times New Roman"/>
            <w:sz w:val="22"/>
            <w:szCs w:val="24"/>
          </w:rPr>
          <w:t xml:space="preserve">Armstrong et al. 2016). Pacific herring (</w:t>
        </w:r>
        <w:r w:rsidRPr="00FA3BFA">
          <w:rPr>
            <w:rStyle w:val="CommentReference"/>
            <w:rFonts w:cs="Times New Roman"/>
            <w:sz w:val="22"/>
            <w:szCs w:val="24"/>
            <w:i/>
          </w:rPr>
          <w:t xml:space="preserve">Clupea pallasii</w:t>
        </w:r>
        <w:r w:rsidRPr="00FA3BFA">
          <w:rPr>
            <w:rStyle w:val="CommentReference"/>
            <w:rFonts w:cs="Times New Roman"/>
            <w:sz w:val="22"/>
            <w:szCs w:val="24"/>
          </w:rPr>
          <w:t xml:space="preserve">) spawning is </w:t>
        </w:r>
      </w:ins>
      <w:r w:rsidRPr="00FA3BFA">
        <w:rPr>
          <w:rStyle w:val="CommentReference"/>
          <w:rFonts w:cs="Times New Roman"/>
          <w:sz w:val="22"/>
          <w:szCs w:val="24"/>
        </w:rPr>
        <w:t xml:space="preserve">among </w:t>
      </w:r>
      <w:del w:id="70007" w:author="Claude (editorial pass)" w:date="2026-07-26T00:00:00Z">
        <w:r w:rsidRPr="00FA3BFA">
          <w:rPr>
            <w:rStyle w:val="CommentReference"/>
            <w:rFonts w:cs="Times New Roman"/>
            <w:sz w:val="22"/>
            <w:szCs w:val="24"/>
          </w:rPr>
          <w:delText xml:space="preserve">habitats within hours or days, whereas consequences for survival and reproduction emerge later, if at all. </w:delText>
        </w:r>
      </w:del>
      <w:ins w:id="70008" w:author="Claude (editorial pass)" w:date="2026-07-26T00:00:00Z">
        <w:r w:rsidRPr="00FA3BFA">
          <w:rPr>
            <w:rStyle w:val="CommentReference"/>
            <w:rFonts w:cs="Times New Roman"/>
            <w:sz w:val="22"/>
            <w:szCs w:val="24"/>
          </w:rPr>
          <w:t xml:space="preserve">the largest of these pulses on the British Columbia coast. That delivery has been narrowing. </w:t>
        </w:r>
      </w:ins>
      <w:r w:rsidRPr="00FA3BFA">
        <w:rPr>
          <w:rStyle w:val="CommentReference"/>
          <w:rFonts w:cs="Times New Roman"/>
          <w:sz w:val="22"/>
          <w:szCs w:val="24"/>
        </w:rPr>
        <w:t xml:space="preserve">The </w:t>
      </w:r>
      <w:del w:id="70009" w:author="Claude (editorial pass)" w:date="2026-07-26T00:00:00Z">
        <w:r w:rsidRPr="00FA3BFA">
          <w:rPr>
            <w:rStyle w:val="CommentReference"/>
            <w:rFonts w:cs="Times New Roman"/>
            <w:sz w:val="22"/>
            <w:szCs w:val="24"/>
          </w:rPr>
          <w:delText xml:space="preserve">magnitude and duration </w:delText>
        </w:r>
      </w:del>
      <w:ins w:id="70010" w:author="Claude (editorial pass)" w:date="2026-07-26T00:00:00Z">
        <w:r w:rsidRPr="00FA3BFA">
          <w:rPr>
            <w:rStyle w:val="CommentReference"/>
            <w:rFonts w:cs="Times New Roman"/>
            <w:sz w:val="22"/>
            <w:szCs w:val="24"/>
          </w:rPr>
          <w:t xml:space="preserve">Strait of Georgia spawning range contracted through the twentieth century, abandoning historical sites in favour </w:t>
        </w:r>
      </w:ins>
      <w:r w:rsidRPr="00FA3BFA">
        <w:rPr>
          <w:rStyle w:val="CommentReference"/>
          <w:rFonts w:cs="Times New Roman"/>
          <w:sz w:val="22"/>
          <w:szCs w:val="24"/>
        </w:rPr>
        <w:t xml:space="preserve">of a </w:t>
      </w:r>
      <w:del w:id="70011" w:author="Claude (editorial pass)" w:date="2026-07-26T00:00:00Z">
        <w:r w:rsidRPr="00FA3BFA">
          <w:rPr>
            <w:rStyle w:val="CommentReference"/>
            <w:rFonts w:cs="Times New Roman"/>
            <w:sz w:val="22"/>
            <w:szCs w:val="24"/>
          </w:rPr>
          <w:delText xml:space="preserve">response depend </w:delText>
        </w:r>
      </w:del>
      <w:ins w:id="70012" w:author="Claude (editorial pass)" w:date="2026-07-26T00:00:00Z">
        <w:r w:rsidRPr="00FA3BFA">
          <w:rPr>
            <w:rStyle w:val="CommentReference"/>
            <w:rFonts w:cs="Times New Roman"/>
            <w:sz w:val="22"/>
            <w:szCs w:val="24"/>
          </w:rPr>
          <w:t xml:space="preserve">single dominant region </w:t>
        </w:r>
      </w:ins>
      <w:r w:rsidRPr="00FA3BFA">
        <w:rPr>
          <w:rStyle w:val="CommentReference"/>
          <w:rFonts w:cs="Times New Roman"/>
          <w:sz w:val="22"/>
          <w:szCs w:val="24"/>
        </w:rPr>
        <w:t xml:space="preserve">on </w:t>
      </w:r>
      <w:del w:id="70013" w:author="Claude (editorial pass)" w:date="2026-07-26T00:00:00Z">
        <w:r w:rsidRPr="00FA3BFA">
          <w:rPr>
            <w:rStyle w:val="CommentReference"/>
            <w:rFonts w:cs="Times New Roman"/>
            <w:sz w:val="22"/>
            <w:szCs w:val="24"/>
          </w:rPr>
          <w:delText xml:space="preserve">how much food arrives, how long it persists, how predictably it returns, </w:delText>
        </w:r>
      </w:del>
      <w:ins w:id="70014" w:author="Claude (editorial pass)" w:date="2026-07-26T00:00:00Z">
        <w:r w:rsidRPr="00FA3BFA">
          <w:rPr>
            <w:rStyle w:val="CommentReference"/>
            <w:rFonts w:cs="Times New Roman"/>
            <w:sz w:val="22"/>
            <w:szCs w:val="24"/>
          </w:rPr>
          <w:t xml:space="preserve">the northwest side of the Strait (Ware </w:t>
        </w:r>
      </w:ins>
      <w:r w:rsidRPr="00FA3BFA">
        <w:rPr>
          <w:rStyle w:val="CommentReference"/>
          <w:rFonts w:cs="Times New Roman"/>
          <w:sz w:val="22"/>
          <w:szCs w:val="24"/>
        </w:rPr>
        <w:t xml:space="preserve">and </w:t>
      </w:r>
      <w:del w:id="70015" w:author="Claude (editorial pass)" w:date="2026-07-26T00:00:00Z">
        <w:r w:rsidRPr="00FA3BFA">
          <w:rPr>
            <w:rStyle w:val="CommentReference"/>
            <w:rFonts w:cs="Times New Roman"/>
            <w:sz w:val="22"/>
            <w:szCs w:val="24"/>
          </w:rPr>
          <w:delText xml:space="preserve">how readily consumers can locate </w:delText>
        </w:r>
      </w:del>
      <w:ins w:id="70016" w:author="Claude (editorial pass)" w:date="2026-07-26T00:00:00Z">
        <w:r w:rsidRPr="00FA3BFA">
          <w:rPr>
            <w:rStyle w:val="CommentReference"/>
            <w:rFonts w:cs="Times New Roman"/>
            <w:sz w:val="22"/>
            <w:szCs w:val="24"/>
          </w:rPr>
          <w:t xml:space="preserve">Tovey 2004; Dingwall et al. 2026), </w:t>
        </w:r>
      </w:ins>
      <w:r w:rsidRPr="00FA3BFA">
        <w:rPr>
          <w:rStyle w:val="CommentReference"/>
          <w:rFonts w:cs="Times New Roman"/>
          <w:sz w:val="22"/>
          <w:szCs w:val="24"/>
        </w:rPr>
        <w:t xml:space="preserve">and </w:t>
      </w:r>
      <w:del w:id="70017" w:author="Claude (editorial pass)" w:date="2026-07-26T00:00:00Z">
        <w:r w:rsidRPr="00FA3BFA">
          <w:rPr>
            <w:rStyle w:val="CommentReference"/>
            <w:rFonts w:cs="Times New Roman"/>
            <w:sz w:val="22"/>
            <w:szCs w:val="24"/>
          </w:rPr>
          <w:delText xml:space="preserve">reach it (Nowlin, Vanni, and Yang 2008). Mobility complicates this picture. Where comparable events recur across </w:delText>
        </w:r>
      </w:del>
      <w:ins w:id="70018" w:author="Claude (editorial pass)" w:date="2026-07-26T00:00:00Z">
        <w:r w:rsidRPr="00FA3BFA">
          <w:rPr>
            <w:rStyle w:val="CommentReference"/>
            <w:rFonts w:cs="Times New Roman"/>
            <w:sz w:val="22"/>
            <w:szCs w:val="24"/>
          </w:rPr>
          <w:t xml:space="preserve">the spawning season has shortened at both ends over the same period [[AUTHOR INPUT REQUIRED: citation for the shortening of the Strait of Georgia spawning season at both ends]]. A contracted pulse is </w:t>
        </w:r>
      </w:ins>
      <w:r w:rsidRPr="00FA3BFA">
        <w:rPr>
          <w:rStyle w:val="CommentReference"/>
          <w:rFonts w:cs="Times New Roman"/>
          <w:sz w:val="22"/>
          <w:szCs w:val="24"/>
        </w:rPr>
        <w:t xml:space="preserve">a </w:t>
      </w:r>
      <w:del w:id="70019" w:author="Claude (editorial pass)" w:date="2026-07-26T00:00:00Z">
        <w:r w:rsidRPr="00FA3BFA">
          <w:rPr>
            <w:rStyle w:val="CommentReference"/>
            <w:rFonts w:cs="Times New Roman"/>
            <w:sz w:val="22"/>
            <w:szCs w:val="24"/>
          </w:rPr>
          <w:delText xml:space="preserve">region and shift in date, </w:delText>
        </w:r>
      </w:del>
      <w:ins w:id="70020" w:author="Claude (editorial pass)" w:date="2026-07-26T00:00:00Z">
        <w:r w:rsidRPr="00FA3BFA">
          <w:rPr>
            <w:rStyle w:val="CommentReference"/>
            <w:rFonts w:cs="Times New Roman"/>
            <w:sz w:val="22"/>
            <w:szCs w:val="24"/>
          </w:rPr>
          <w:t xml:space="preserve">shorter feeding season reached over </w:t>
        </w:r>
      </w:ins>
      <w:r w:rsidRPr="00FA3BFA">
        <w:rPr>
          <w:rStyle w:val="CommentReference"/>
          <w:rFonts w:cs="Times New Roman"/>
          <w:sz w:val="22"/>
          <w:szCs w:val="24"/>
        </w:rPr>
        <w:t xml:space="preserve">a </w:t>
      </w:r>
      <w:del w:id="70021" w:author="Claude (editorial pass)" w:date="2026-07-26T00:00:00Z">
        <w:r w:rsidRPr="00FA3BFA">
          <w:rPr>
            <w:rStyle w:val="CommentReference"/>
            <w:rFonts w:cs="Times New Roman"/>
            <w:sz w:val="22"/>
            <w:szCs w:val="24"/>
          </w:rPr>
          <w:delText xml:space="preserve">mobile </w:delText>
        </w:r>
      </w:del>
      <w:ins w:id="70022" w:author="Claude (editorial pass)" w:date="2026-07-26T00:00:00Z">
        <w:r w:rsidRPr="00FA3BFA">
          <w:rPr>
            <w:rStyle w:val="CommentReference"/>
            <w:rFonts w:cs="Times New Roman"/>
            <w:sz w:val="22"/>
            <w:szCs w:val="24"/>
          </w:rPr>
          <w:t xml:space="preserve">longer distance; a </w:t>
        </w:r>
      </w:ins>
      <w:r w:rsidRPr="00FA3BFA">
        <w:rPr>
          <w:rStyle w:val="CommentReference"/>
          <w:rFonts w:cs="Times New Roman"/>
          <w:sz w:val="22"/>
          <w:szCs w:val="24"/>
        </w:rPr>
        <w:t xml:space="preserve">consumer </w:t>
      </w:r>
      <w:del w:id="70023" w:author="Claude (editorial pass)" w:date="2026-07-26T00:00:00Z">
        <w:r w:rsidRPr="00FA3BFA">
          <w:rPr>
            <w:rStyle w:val="CommentReference"/>
            <w:rFonts w:cs="Times New Roman"/>
            <w:sz w:val="22"/>
            <w:szCs w:val="24"/>
          </w:rPr>
          <w:delText xml:space="preserve">can extend a brief local </w:delText>
        </w:r>
      </w:del>
      <w:ins w:id="70024" w:author="Claude (editorial pass)" w:date="2026-07-26T00:00:00Z">
        <w:r w:rsidRPr="00FA3BFA">
          <w:rPr>
            <w:rStyle w:val="CommentReference"/>
            <w:rFonts w:cs="Times New Roman"/>
            <w:sz w:val="22"/>
            <w:szCs w:val="24"/>
          </w:rPr>
          <w:t xml:space="preserve">that extends its </w:t>
        </w:r>
      </w:ins>
      <w:r w:rsidRPr="00FA3BFA">
        <w:rPr>
          <w:rStyle w:val="CommentReference"/>
          <w:rFonts w:cs="Times New Roman"/>
          <w:sz w:val="22"/>
          <w:szCs w:val="24"/>
        </w:rPr>
        <w:t xml:space="preserve">opportunity by tracking </w:t>
      </w:r>
      <w:ins w:id="70025" w:author="Claude (editorial pass)" w:date="2026-07-26T00:00:00Z">
        <w:r w:rsidRPr="00FA3BFA">
          <w:rPr>
            <w:rStyle w:val="CommentReference"/>
            <w:rFonts w:cs="Times New Roman"/>
            <w:sz w:val="22"/>
            <w:szCs w:val="24"/>
          </w:rPr>
          <w:t xml:space="preserve">successive </w:t>
        </w:r>
      </w:ins>
      <w:r w:rsidRPr="00FA3BFA">
        <w:rPr>
          <w:rStyle w:val="CommentReference"/>
          <w:rFonts w:cs="Times New Roman"/>
          <w:sz w:val="22"/>
          <w:szCs w:val="24"/>
        </w:rPr>
        <w:t xml:space="preserve">events </w:t>
      </w:r>
      <w:del w:id="70026" w:author="Claude (editorial pass)" w:date="2026-07-26T00:00:00Z">
        <w:r w:rsidRPr="00FA3BFA">
          <w:rPr>
            <w:rStyle w:val="CommentReference"/>
            <w:rFonts w:cs="Times New Roman"/>
            <w:sz w:val="22"/>
            <w:szCs w:val="24"/>
          </w:rPr>
          <w:delText xml:space="preserve">in sequence </w:delText>
        </w:r>
      </w:del>
      <w:ins w:id="70027" w:author="Claude (editorial pass)" w:date="2026-07-26T00:00:00Z">
        <w:r w:rsidRPr="00FA3BFA">
          <w:rPr>
            <w:rStyle w:val="CommentReference"/>
            <w:rFonts w:cs="Times New Roman"/>
            <w:sz w:val="22"/>
            <w:szCs w:val="24"/>
          </w:rPr>
          <w:t xml:space="preserve">has fewer events to track and further to travel between them </w:t>
        </w:r>
      </w:ins>
      <w:r w:rsidRPr="00FA3BFA">
        <w:rPr>
          <w:rStyle w:val="CommentReference"/>
          <w:rFonts w:cs="Times New Roman"/>
          <w:sz w:val="22"/>
          <w:szCs w:val="24"/>
        </w:rPr>
        <w:t xml:space="preserve">(Armstrong et al. </w:t>
      </w:r>
      <w:del w:id="70028" w:author="Claude (editorial pass)" w:date="2026-07-26T00:00:00Z">
        <w:r w:rsidRPr="00FA3BFA">
          <w:rPr>
            <w:rStyle w:val="CommentReference"/>
            <w:rFonts w:cs="Times New Roman"/>
            <w:sz w:val="22"/>
            <w:szCs w:val="24"/>
          </w:rPr>
          <w:delText xml:space="preserve">2016). Birds are well suited </w:delText>
        </w:r>
      </w:del>
      <w:ins w:id="70029" w:author="Claude (editorial pass)" w:date="2026-07-26T00:00:00Z">
        <w:r w:rsidRPr="00FA3BFA">
          <w:rPr>
            <w:rStyle w:val="CommentReference"/>
            <w:rFonts w:cs="Times New Roman"/>
            <w:sz w:val="22"/>
            <w:szCs w:val="24"/>
          </w:rPr>
          <w:t xml:space="preserve">2016; Lok et al. 2012). How the coastal bird community responds </w:t>
        </w:r>
      </w:ins>
      <w:r w:rsidRPr="00FA3BFA">
        <w:rPr>
          <w:rStyle w:val="CommentReference"/>
          <w:rFonts w:cs="Times New Roman"/>
          <w:sz w:val="22"/>
          <w:szCs w:val="24"/>
        </w:rPr>
        <w:t xml:space="preserve">to </w:t>
      </w:r>
      <w:del w:id="70030" w:author="Claude (editorial pass)" w:date="2026-07-26T00:00:00Z">
        <w:r w:rsidRPr="00FA3BFA">
          <w:rPr>
            <w:rStyle w:val="CommentReference"/>
            <w:rFonts w:cs="Times New Roman"/>
            <w:sz w:val="22"/>
            <w:szCs w:val="24"/>
          </w:rPr>
          <w:delText xml:space="preserve">such tracking, although species differ considerably in </w:delText>
        </w:r>
      </w:del>
      <w:ins w:id="70031" w:author="Claude (editorial pass)" w:date="2026-07-26T00:00:00Z">
        <w:r w:rsidRPr="00FA3BFA">
          <w:rPr>
            <w:rStyle w:val="CommentReference"/>
            <w:rFonts w:cs="Times New Roman"/>
            <w:sz w:val="22"/>
            <w:szCs w:val="24"/>
          </w:rPr>
          <w:t xml:space="preserve">that pulse is undescribed at </w:t>
        </w:r>
      </w:ins>
      <w:r w:rsidRPr="00FA3BFA">
        <w:rPr>
          <w:rStyle w:val="CommentReference"/>
          <w:rFonts w:cs="Times New Roman"/>
          <w:sz w:val="22"/>
          <w:szCs w:val="24"/>
        </w:rPr>
        <w:t xml:space="preserve">the </w:t>
      </w:r>
      <w:del w:id="70032" w:author="Claude (editorial pass)" w:date="2026-07-26T00:00:00Z">
        <w:r w:rsidRPr="00FA3BFA">
          <w:rPr>
            <w:rStyle w:val="CommentReference"/>
            <w:rFonts w:cs="Times New Roman"/>
            <w:sz w:val="22"/>
            <w:szCs w:val="24"/>
          </w:rPr>
          <w:delText xml:space="preserve">distances they travel and in how they detect an event.</w:delText>
        </w:r>
      </w:del>
      <w:ins w:id="70033" w:author="Claude (editorial pass)" w:date="2026-07-26T00:00:00Z">
        <w:r w:rsidRPr="00FA3BFA">
          <w:rPr>
            <w:rStyle w:val="CommentReference"/>
            <w:rFonts w:cs="Times New Roman"/>
            <w:sz w:val="22"/>
            <w:szCs w:val="24"/>
          </w:rPr>
          <w:t xml:space="preserve">scale on which ecosystem-based management of a forage fish now operates (Ethier et al. 2020; de Zwaan et al. 2024).</w:t>
        </w:r>
      </w:ins>
    </w:p>
    <w:p w14:paraId="2BED92F4" w14:textId="6F17972E" w:rsidR="00C15184" w:rsidRPr="00FA3BFA" w:rsidRDefault="00EC6023">
      <w:pPr>
        <w:rPr>
          <w:rFonts w:cs="Times New Roman"/>
        </w:rPr>
      </w:pPr>
      <w:r>
        <w:rPr>
          <w:rStyle w:val="CommentReference"/>
          <w:sz w:val="22"/>
          <w:szCs w:val="24"/>
        </w:rPr>
        <w:lastRenderedPageBreak/>
      </w:r>
      <w:del w:id="70034" w:author="Claude (editorial pass)" w:date="2026-07-26T00:00:00Z">
        <w:r>
          <w:rPr>
            <w:rStyle w:val="CommentReference"/>
            <w:sz w:val="22"/>
            <w:szCs w:val="24"/>
          </w:rPr>
          <w:delText xml:space="preserve">Pacific herring (</w:delText>
        </w:r>
        <w:r>
          <w:rPr>
            <w:rStyle w:val="CommentReference"/>
            <w:sz w:val="22"/>
            <w:szCs w:val="24"/>
            <w:i/>
          </w:rPr>
          <w:delText xml:space="preserve">Clupea pallasii</w:delText>
        </w:r>
        <w:r>
          <w:rPr>
            <w:rStyle w:val="CommentReference"/>
            <w:sz w:val="22"/>
            <w:szCs w:val="24"/>
          </w:rPr>
          <w:delText xml:space="preserve">) spawning delivers one of the largest recurrent food pulses in the Strait of Georgia, Canada. Adults aggregate in </w:delText>
        </w:r>
      </w:del>
      <w:ins w:id="70035" w:author="Claude (editorial pass)" w:date="2026-07-26T00:00:00Z">
        <w:r>
          <w:rPr>
            <w:rStyle w:val="CommentReference"/>
            <w:sz w:val="22"/>
            <w:szCs w:val="24"/>
          </w:rPr>
          <w:t xml:space="preserve">Spawning concentrates adults into </w:t>
        </w:r>
      </w:ins>
      <w:r>
        <w:rPr>
          <w:rStyle w:val="CommentReference"/>
          <w:sz w:val="22"/>
          <w:szCs w:val="24"/>
        </w:rPr>
        <w:t xml:space="preserve">shallow water in late winter and early </w:t>
      </w:r>
      <w:del w:id="70036" w:author="Claude (editorial pass)" w:date="2026-07-26T00:00:00Z">
        <w:r>
          <w:rPr>
            <w:rStyle w:val="CommentReference"/>
            <w:sz w:val="22"/>
            <w:szCs w:val="24"/>
          </w:rPr>
          <w:delText xml:space="preserve">spring and </w:delText>
        </w:r>
      </w:del>
      <w:ins w:id="70037" w:author="Claude (editorial pass)" w:date="2026-07-26T00:00:00Z">
        <w:r>
          <w:rPr>
            <w:rStyle w:val="CommentReference"/>
            <w:sz w:val="22"/>
            <w:szCs w:val="24"/>
          </w:rPr>
          <w:t xml:space="preserve">spring, where they </w:t>
        </w:r>
      </w:ins>
      <w:r>
        <w:rPr>
          <w:rStyle w:val="CommentReference"/>
          <w:sz w:val="22"/>
          <w:szCs w:val="24"/>
        </w:rPr>
        <w:t xml:space="preserve">deposit adhesive eggs </w:t>
      </w:r>
      <w:del w:id="70038" w:author="Claude (editorial pass)" w:date="2026-07-26T00:00:00Z">
        <w:r>
          <w:rPr>
            <w:rStyle w:val="CommentReference"/>
            <w:sz w:val="22"/>
            <w:szCs w:val="24"/>
          </w:rPr>
          <w:delText xml:space="preserve">onto marine vegetation in the </w:delText>
        </w:r>
      </w:del>
      <w:ins w:id="70039" w:author="Claude (editorial pass)" w:date="2026-07-26T00:00:00Z">
        <w:r>
          <w:rPr>
            <w:rStyle w:val="CommentReference"/>
            <w:sz w:val="22"/>
            <w:szCs w:val="24"/>
          </w:rPr>
          <w:t xml:space="preserve">on </w:t>
        </w:r>
      </w:ins>
      <w:r>
        <w:rPr>
          <w:rStyle w:val="CommentReference"/>
          <w:sz w:val="22"/>
          <w:szCs w:val="24"/>
        </w:rPr>
        <w:t xml:space="preserve">intertidal and </w:t>
      </w:r>
      <w:del w:id="70040" w:author="Claude (editorial pass)" w:date="2026-07-26T00:00:00Z">
        <w:r>
          <w:rPr>
            <w:rStyle w:val="CommentReference"/>
            <w:sz w:val="22"/>
            <w:szCs w:val="24"/>
          </w:rPr>
          <w:delText xml:space="preserve">shallow subtidal </w:delText>
        </w:r>
      </w:del>
      <w:ins w:id="70041" w:author="Claude (editorial pass)" w:date="2026-07-26T00:00:00Z">
        <w:r>
          <w:rPr>
            <w:rStyle w:val="CommentReference"/>
            <w:sz w:val="22"/>
            <w:szCs w:val="24"/>
          </w:rPr>
          <w:t xml:space="preserve">shallow-subtidal vegetation </w:t>
        </w:r>
      </w:ins>
      <w:r>
        <w:rPr>
          <w:rStyle w:val="CommentReference"/>
          <w:sz w:val="22"/>
          <w:szCs w:val="24"/>
        </w:rPr>
        <w:t xml:space="preserve">(Haegele and Schweigert 1985; Dingwall et al. 2026). </w:t>
      </w:r>
      <w:del w:id="70042" w:author="Claude (editorial pass)" w:date="2026-07-26T00:00:00Z">
        <w:r>
          <w:rPr>
            <w:rStyle w:val="CommentReference"/>
            <w:sz w:val="22"/>
            <w:szCs w:val="24"/>
          </w:rPr>
          <w:delText xml:space="preserve">Spawning at any </w:delText>
        </w:r>
      </w:del>
      <w:ins w:id="70043" w:author="Claude (editorial pass)" w:date="2026-07-26T00:00:00Z">
        <w:r>
          <w:rPr>
            <w:rStyle w:val="CommentReference"/>
            <w:sz w:val="22"/>
            <w:szCs w:val="24"/>
          </w:rPr>
          <w:t xml:space="preserve">At a </w:t>
        </w:r>
      </w:ins>
      <w:r>
        <w:rPr>
          <w:rStyle w:val="CommentReference"/>
          <w:sz w:val="22"/>
          <w:szCs w:val="24"/>
        </w:rPr>
        <w:t xml:space="preserve">single shoreline </w:t>
      </w:r>
      <w:ins w:id="70044" w:author="Claude (editorial pass)" w:date="2026-07-26T00:00:00Z">
        <w:r>
          <w:rPr>
            <w:rStyle w:val="CommentReference"/>
            <w:sz w:val="22"/>
            <w:szCs w:val="24"/>
          </w:rPr>
          <w:t xml:space="preserve">the event </w:t>
        </w:r>
      </w:ins>
      <w:r>
        <w:rPr>
          <w:rStyle w:val="CommentReference"/>
          <w:sz w:val="22"/>
          <w:szCs w:val="24"/>
        </w:rPr>
        <w:t xml:space="preserve">can pass within </w:t>
      </w:r>
      <w:del w:id="70045" w:author="Claude (editorial pass)" w:date="2026-07-26T00:00:00Z">
        <w:r>
          <w:rPr>
            <w:rStyle w:val="CommentReference"/>
            <w:sz w:val="22"/>
            <w:szCs w:val="24"/>
          </w:rPr>
          <w:delText xml:space="preserve">days, and while it lasts </w:delText>
        </w:r>
      </w:del>
      <w:ins w:id="70046" w:author="Claude (editorial pass)" w:date="2026-07-26T00:00:00Z">
        <w:r>
          <w:rPr>
            <w:rStyle w:val="CommentReference"/>
            <w:sz w:val="22"/>
            <w:szCs w:val="24"/>
          </w:rPr>
          <w:t xml:space="preserve">days; </w:t>
        </w:r>
      </w:ins>
      <w:r>
        <w:rPr>
          <w:rStyle w:val="CommentReference"/>
          <w:sz w:val="22"/>
          <w:szCs w:val="24"/>
        </w:rPr>
        <w:t xml:space="preserve">the </w:t>
      </w:r>
      <w:del w:id="70047" w:author="Claude (editorial pass)" w:date="2026-07-26T00:00:00Z">
        <w:r>
          <w:rPr>
            <w:rStyle w:val="CommentReference"/>
            <w:sz w:val="22"/>
            <w:szCs w:val="24"/>
          </w:rPr>
          <w:delText xml:space="preserve">adults are concentrated and highly accessible close to shore. Eggs </w:delText>
        </w:r>
      </w:del>
      <w:ins w:id="70048" w:author="Claude (editorial pass)" w:date="2026-07-26T00:00:00Z">
        <w:r>
          <w:rPr>
            <w:rStyle w:val="CommentReference"/>
            <w:sz w:val="22"/>
            <w:szCs w:val="24"/>
          </w:rPr>
          <w:t xml:space="preserve">eggs </w:t>
        </w:r>
      </w:ins>
      <w:r>
        <w:rPr>
          <w:rStyle w:val="CommentReference"/>
          <w:sz w:val="22"/>
          <w:szCs w:val="24"/>
        </w:rPr>
        <w:t xml:space="preserve">then persist </w:t>
      </w:r>
      <w:del w:id="70049" w:author="Claude (editorial pass)" w:date="2026-07-26T00:00:00Z">
        <w:r>
          <w:rPr>
            <w:rStyle w:val="CommentReference"/>
            <w:sz w:val="22"/>
            <w:szCs w:val="24"/>
          </w:rPr>
          <w:delText xml:space="preserve">on vegetation </w:delText>
        </w:r>
      </w:del>
      <w:r>
        <w:rPr>
          <w:rStyle w:val="CommentReference"/>
          <w:sz w:val="22"/>
          <w:szCs w:val="24"/>
        </w:rPr>
        <w:t xml:space="preserve">for </w:t>
      </w:r>
      <w:del w:id="70050" w:author="Claude (editorial pass)" w:date="2026-07-26T00:00:00Z">
        <w:r>
          <w:rPr>
            <w:rStyle w:val="CommentReference"/>
            <w:sz w:val="22"/>
            <w:szCs w:val="24"/>
          </w:rPr>
          <w:delText xml:space="preserve">approximately </w:delText>
        </w:r>
      </w:del>
      <w:ins w:id="70051" w:author="Claude (editorial pass)" w:date="2026-07-26T00:00:00Z">
        <w:r>
          <w:rPr>
            <w:rStyle w:val="CommentReference"/>
            <w:sz w:val="22"/>
            <w:szCs w:val="24"/>
          </w:rPr>
          <w:t xml:space="preserve">roughly </w:t>
        </w:r>
      </w:ins>
      <w:r>
        <w:rPr>
          <w:rStyle w:val="CommentReference"/>
          <w:sz w:val="22"/>
          <w:szCs w:val="24"/>
        </w:rPr>
        <w:t xml:space="preserve">two weeks before hatching or washing away. </w:t>
      </w:r>
      <w:del w:id="70052" w:author="Claude (editorial pass)" w:date="2026-07-26T00:00:00Z">
        <w:r>
          <w:rPr>
            <w:rStyle w:val="CommentReference"/>
            <w:sz w:val="22"/>
            <w:szCs w:val="24"/>
          </w:rPr>
          <w:delText xml:space="preserve">The same general regions are used from year to year, but the exact shoreline, extent and date shift among years (Hay and Kronlund 1987; Hay et al. 2009; Rooper et al. 2024); the pulse is </w:delText>
        </w:r>
      </w:del>
      <w:ins w:id="70053" w:author="Claude (editorial pass)" w:date="2026-07-26T00:00:00Z">
        <w:r>
          <w:rPr>
            <w:rStyle w:val="CommentReference"/>
            <w:sz w:val="22"/>
            <w:szCs w:val="24"/>
          </w:rPr>
          <w:t xml:space="preserve">Food </w:t>
        </w:r>
      </w:ins>
      <w:r>
        <w:rPr>
          <w:rStyle w:val="CommentReference"/>
          <w:sz w:val="22"/>
          <w:szCs w:val="24"/>
        </w:rPr>
        <w:t xml:space="preserve">therefore </w:t>
      </w:r>
      <w:del w:id="70054" w:author="Claude (editorial pass)" w:date="2026-07-26T00:00:00Z">
        <w:r>
          <w:rPr>
            <w:rStyle w:val="CommentReference"/>
            <w:sz w:val="22"/>
            <w:szCs w:val="24"/>
          </w:rPr>
          <w:delText xml:space="preserve">predictable at the scale of </w:delText>
        </w:r>
      </w:del>
      <w:ins w:id="70055" w:author="Claude (editorial pass)" w:date="2026-07-26T00:00:00Z">
        <w:r>
          <w:rPr>
            <w:rStyle w:val="CommentReference"/>
            <w:sz w:val="22"/>
            <w:szCs w:val="24"/>
          </w:rPr>
          <w:t xml:space="preserve">becomes available in </w:t>
        </w:r>
      </w:ins>
      <w:r>
        <w:rPr>
          <w:rStyle w:val="CommentReference"/>
          <w:sz w:val="22"/>
          <w:szCs w:val="24"/>
        </w:rPr>
        <w:t xml:space="preserve">a </w:t>
      </w:r>
      <w:del w:id="70056" w:author="Claude (editorial pass)" w:date="2026-07-26T00:00:00Z">
        <w:r>
          <w:rPr>
            <w:rStyle w:val="CommentReference"/>
            <w:sz w:val="22"/>
            <w:szCs w:val="24"/>
          </w:rPr>
          <w:delText xml:space="preserve">coastal region and far less so at any particular beach. What is on offer also changes as an event proceeds. </w:delText>
        </w:r>
      </w:del>
      <w:ins w:id="70057" w:author="Claude (editorial pass)" w:date="2026-07-26T00:00:00Z">
        <w:r>
          <w:rPr>
            <w:rStyle w:val="CommentReference"/>
            <w:sz w:val="22"/>
            <w:szCs w:val="24"/>
          </w:rPr>
          <w:t xml:space="preserve">sequence. </w:t>
        </w:r>
      </w:ins>
      <w:r>
        <w:rPr>
          <w:rStyle w:val="CommentReference"/>
          <w:sz w:val="22"/>
          <w:szCs w:val="24"/>
        </w:rPr>
        <w:t xml:space="preserve">Adult fish </w:t>
      </w:r>
      <w:del w:id="70058" w:author="Claude (editorial pass)" w:date="2026-07-26T00:00:00Z">
        <w:r>
          <w:rPr>
            <w:rStyle w:val="CommentReference"/>
            <w:sz w:val="22"/>
            <w:szCs w:val="24"/>
          </w:rPr>
          <w:delText xml:space="preserve">present a brief opportunity on arrival, </w:delText>
        </w:r>
      </w:del>
      <w:ins w:id="70059" w:author="Claude (editorial pass)" w:date="2026-07-26T00:00:00Z">
        <w:r>
          <w:rPr>
            <w:rStyle w:val="CommentReference"/>
            <w:sz w:val="22"/>
            <w:szCs w:val="24"/>
          </w:rPr>
          <w:t xml:space="preserve">are accessible while they hold in the shallows, </w:t>
        </w:r>
      </w:ins>
      <w:r>
        <w:rPr>
          <w:rStyle w:val="CommentReference"/>
          <w:sz w:val="22"/>
          <w:szCs w:val="24"/>
        </w:rPr>
        <w:t xml:space="preserve">attached eggs </w:t>
      </w:r>
      <w:del w:id="70060" w:author="Claude (editorial pass)" w:date="2026-07-26T00:00:00Z">
        <w:r>
          <w:rPr>
            <w:rStyle w:val="CommentReference"/>
            <w:sz w:val="22"/>
            <w:szCs w:val="24"/>
          </w:rPr>
          <w:delText xml:space="preserve">persist </w:delText>
        </w:r>
      </w:del>
      <w:ins w:id="70061" w:author="Claude (editorial pass)" w:date="2026-07-26T00:00:00Z">
        <w:r>
          <w:rPr>
            <w:rStyle w:val="CommentReference"/>
            <w:sz w:val="22"/>
            <w:szCs w:val="24"/>
          </w:rPr>
          <w:t xml:space="preserve">remain </w:t>
        </w:r>
      </w:ins>
      <w:r>
        <w:rPr>
          <w:rStyle w:val="CommentReference"/>
          <w:sz w:val="22"/>
          <w:szCs w:val="24"/>
        </w:rPr>
        <w:t xml:space="preserve">after the adults </w:t>
      </w:r>
      <w:del w:id="70062" w:author="Claude (editorial pass)" w:date="2026-07-26T00:00:00Z">
        <w:r>
          <w:rPr>
            <w:rStyle w:val="CommentReference"/>
            <w:sz w:val="22"/>
            <w:szCs w:val="24"/>
          </w:rPr>
          <w:delText xml:space="preserve">have gone, </w:delText>
        </w:r>
      </w:del>
      <w:ins w:id="70063" w:author="Claude (editorial pass)" w:date="2026-07-26T00:00:00Z">
        <w:r>
          <w:rPr>
            <w:rStyle w:val="CommentReference"/>
            <w:sz w:val="22"/>
            <w:szCs w:val="24"/>
          </w:rPr>
          <w:t xml:space="preserve">leave, </w:t>
        </w:r>
      </w:ins>
      <w:r>
        <w:rPr>
          <w:rStyle w:val="CommentReference"/>
          <w:sz w:val="22"/>
          <w:szCs w:val="24"/>
        </w:rPr>
        <w:t xml:space="preserve">and </w:t>
      </w:r>
      <w:ins w:id="70064" w:author="Claude (editorial pass)" w:date="2026-07-26T00:00:00Z">
        <w:r>
          <w:rPr>
            <w:rStyle w:val="CommentReference"/>
            <w:sz w:val="22"/>
            <w:szCs w:val="24"/>
          </w:rPr>
          <w:t xml:space="preserve">dislodged </w:t>
        </w:r>
      </w:ins>
      <w:r>
        <w:rPr>
          <w:rStyle w:val="CommentReference"/>
          <w:sz w:val="22"/>
          <w:szCs w:val="24"/>
        </w:rPr>
        <w:t xml:space="preserve">eggs </w:t>
      </w:r>
      <w:del w:id="70065" w:author="Claude (editorial pass)" w:date="2026-07-26T00:00:00Z">
        <w:r>
          <w:rPr>
            <w:rStyle w:val="CommentReference"/>
            <w:sz w:val="22"/>
            <w:szCs w:val="24"/>
          </w:rPr>
          <w:delText xml:space="preserve">on drifting vegetation or exposed </w:delText>
        </w:r>
      </w:del>
      <w:ins w:id="70066" w:author="Claude (editorial pass)" w:date="2026-07-26T00:00:00Z">
        <w:r>
          <w:rPr>
            <w:rStyle w:val="CommentReference"/>
            <w:sz w:val="22"/>
            <w:szCs w:val="24"/>
          </w:rPr>
          <w:t xml:space="preserve">and spent carcasses accumulate at the surface and along the strandline. Birds reach each of these </w:t>
        </w:r>
      </w:ins>
      <w:r>
        <w:rPr>
          <w:rStyle w:val="CommentReference"/>
          <w:sz w:val="22"/>
          <w:szCs w:val="24"/>
        </w:rPr>
        <w:t xml:space="preserve">by </w:t>
      </w:r>
      <w:ins w:id="70067" w:author="Claude (editorial pass)" w:date="2026-07-26T00:00:00Z">
        <w:r>
          <w:rPr>
            <w:rStyle w:val="CommentReference"/>
            <w:sz w:val="22"/>
            <w:szCs w:val="24"/>
          </w:rPr>
          <w:t xml:space="preserve">different means, and can remove </w:t>
        </w:r>
      </w:ins>
      <w:r>
        <w:rPr>
          <w:rStyle w:val="CommentReference"/>
          <w:sz w:val="22"/>
          <w:szCs w:val="24"/>
        </w:rPr>
        <w:t xml:space="preserve">a </w:t>
      </w:r>
      <w:del w:id="70068" w:author="Claude (editorial pass)" w:date="2026-07-26T00:00:00Z">
        <w:r>
          <w:rPr>
            <w:rStyle w:val="CommentReference"/>
            <w:sz w:val="22"/>
            <w:szCs w:val="24"/>
          </w:rPr>
          <w:delText xml:space="preserve">falling tide remain reachable by other means.</w:delText>
        </w:r>
      </w:del>
      <w:ins w:id="70069" w:author="Claude (editorial pass)" w:date="2026-07-26T00:00:00Z">
        <w:r>
          <w:rPr>
            <w:rStyle w:val="CommentReference"/>
            <w:sz w:val="22"/>
            <w:szCs w:val="24"/>
          </w:rPr>
          <w:t xml:space="preserve">substantial fraction of a season's egg deposition (Haegele 1993; Bishop and Green 2001).</w:t>
        </w:r>
      </w:ins>
    </w:p>
    <w:p w14:paraId="1E2F88C1" w14:textId="1E2556B3" w:rsidR="00C15184" w:rsidRPr="00672F92" w:rsidRDefault="000719E3">
      <w:pPr>
        <w:rPr>
          <w:rFonts w:cs="Times New Roman"/>
          <w:strike/>
        </w:rPr>
      </w:pPr>
      <w:del w:id="70070" w:author="Claude (editorial pass)" w:date="2026-07-26T00:00:00Z">
        <w:r>
          <w:rPr>
            <w:rStyle w:val="CommentReference"/>
            <w:sz w:val="22"/>
            <w:szCs w:val="24"/>
          </w:rPr>
          <w:delText xml:space="preserve">Access </w:delText>
        </w:r>
      </w:del>
      <w:ins w:id="70071" w:author="Claude (editorial pass)" w:date="2026-07-26T00:00:00Z">
        <w:r>
          <w:rPr>
            <w:rStyle w:val="CommentReference"/>
            <w:sz w:val="22"/>
            <w:szCs w:val="24"/>
          </w:rPr>
          <w:t xml:space="preserve">Direct evidence that birds respond </w:t>
        </w:r>
      </w:ins>
      <w:r>
        <w:rPr>
          <w:rStyle w:val="CommentReference"/>
          <w:sz w:val="22"/>
          <w:szCs w:val="24"/>
        </w:rPr>
        <w:t xml:space="preserve">to </w:t>
      </w:r>
      <w:del w:id="70072" w:author="Claude (editorial pass)" w:date="2026-07-26T00:00:00Z">
        <w:r>
          <w:rPr>
            <w:rStyle w:val="CommentReference"/>
            <w:sz w:val="22"/>
            <w:szCs w:val="24"/>
          </w:rPr>
          <w:delText xml:space="preserve">this food varies by bird taxon. Surf Scoter (</w:delText>
        </w:r>
        <w:r>
          <w:rPr>
            <w:rStyle w:val="CommentReference"/>
            <w:sz w:val="22"/>
            <w:szCs w:val="24"/>
            <w:i/>
          </w:rPr>
          <w:delText xml:space="preserve">Melanitta perspicillata</w:delText>
        </w:r>
        <w:r>
          <w:rPr>
            <w:rStyle w:val="CommentReference"/>
            <w:sz w:val="22"/>
            <w:szCs w:val="24"/>
          </w:rPr>
          <w:delText xml:space="preserve">), White-winged Scoter (</w:delText>
        </w:r>
        <w:r>
          <w:rPr>
            <w:rStyle w:val="CommentReference"/>
            <w:sz w:val="22"/>
            <w:szCs w:val="24"/>
            <w:i/>
          </w:rPr>
          <w:delText xml:space="preserve">Melanitta deglandi</w:delText>
        </w:r>
        <w:r>
          <w:rPr>
            <w:rStyle w:val="CommentReference"/>
            <w:sz w:val="22"/>
            <w:szCs w:val="24"/>
          </w:rPr>
          <w:delText xml:space="preserve">) and </w:delText>
        </w:r>
      </w:del>
      <w:ins w:id="70073" w:author="Claude (editorial pass)" w:date="2026-07-26T00:00:00Z">
        <w:r>
          <w:rPr>
            <w:rStyle w:val="CommentReference"/>
            <w:sz w:val="22"/>
            <w:szCs w:val="24"/>
          </w:rPr>
          <w:t xml:space="preserve">herring spawn comes from a small number of focused studies. </w:t>
        </w:r>
      </w:ins>
      <w:r>
        <w:rPr>
          <w:rStyle w:val="CommentReference"/>
          <w:sz w:val="22"/>
          <w:szCs w:val="24"/>
        </w:rPr>
        <w:t xml:space="preserve">Harlequin </w:t>
      </w:r>
      <w:del w:id="70074" w:author="Claude (editorial pass)" w:date="2026-07-26T00:00:00Z">
        <w:r>
          <w:rPr>
            <w:rStyle w:val="CommentReference"/>
            <w:sz w:val="22"/>
            <w:szCs w:val="24"/>
          </w:rPr>
          <w:delText xml:space="preserve">Duck </w:delText>
        </w:r>
      </w:del>
      <w:ins w:id="70075" w:author="Claude (editorial pass)" w:date="2026-07-26T00:00:00Z">
        <w:r>
          <w:rPr>
            <w:rStyle w:val="CommentReference"/>
            <w:sz w:val="22"/>
            <w:szCs w:val="24"/>
          </w:rPr>
          <w:t xml:space="preserve">Ducks </w:t>
        </w:r>
      </w:ins>
      <w:r>
        <w:rPr>
          <w:rStyle w:val="CommentReference"/>
          <w:sz w:val="22"/>
          <w:szCs w:val="24"/>
        </w:rPr>
        <w:t xml:space="preserve">(</w:t>
      </w:r>
      <w:r>
        <w:rPr>
          <w:rStyle w:val="CommentReference"/>
          <w:sz w:val="22"/>
          <w:szCs w:val="24"/>
          <w:i/>
        </w:rPr>
        <w:t xml:space="preserve">Histrionicus histrionicus</w:t>
      </w:r>
      <w:r>
        <w:rPr>
          <w:rStyle w:val="CommentReference"/>
          <w:sz w:val="22"/>
          <w:szCs w:val="24"/>
        </w:rPr>
        <w:t xml:space="preserve">) </w:t>
      </w:r>
      <w:del w:id="70076" w:author="Claude (editorial pass)" w:date="2026-07-26T00:00:00Z">
        <w:r>
          <w:rPr>
            <w:rStyle w:val="CommentReference"/>
            <w:sz w:val="22"/>
            <w:szCs w:val="24"/>
          </w:rPr>
          <w:delText xml:space="preserve">dive for attached eggs; loons, mergansers, grebes and cormorants pursue fish and are therefore expected to concentrate on adults, although they may take eggs as well. Gulls are more flexible, taking eggs from floating vegetation and herring driven to the surface or into very shallow water, together with eggs and spent fish stranded along the shore. Bald Eagles (</w:delText>
        </w:r>
        <w:r>
          <w:rPr>
            <w:rStyle w:val="CommentReference"/>
            <w:sz w:val="22"/>
            <w:szCs w:val="24"/>
            <w:i/>
          </w:rPr>
          <w:delText xml:space="preserve">Haliaeetus leucocephalus</w:delText>
        </w:r>
        <w:r>
          <w:rPr>
            <w:rStyle w:val="CommentReference"/>
            <w:sz w:val="22"/>
            <w:szCs w:val="24"/>
          </w:rPr>
          <w:delText xml:space="preserve">) and corvids take eggs and adult fish exposed by a falling tide, whereas alcids pursue fish in open water and have little reason to gather at a shoreline deposit. Collectively, birds can remove a substantial share of a season's egg deposition (Haegele 1993; Bishop and Green 2001). Harlequin Ducks </w:delText>
        </w:r>
      </w:del>
      <w:r>
        <w:rPr>
          <w:rStyle w:val="CommentReference"/>
          <w:sz w:val="22"/>
          <w:szCs w:val="24"/>
        </w:rPr>
        <w:t xml:space="preserve">aggregate at spawning sites in the Strait of Georgia (Rodway et al. 2003); Surf </w:t>
      </w:r>
      <w:ins w:id="70077" w:author="Claude (editorial pass)" w:date="2026-07-26T00:00:00Z">
        <w:r>
          <w:rPr>
            <w:rStyle w:val="CommentReference"/>
            <w:sz w:val="22"/>
            <w:szCs w:val="24"/>
          </w:rPr>
          <w:t xml:space="preserve">Scoters (</w:t>
        </w:r>
        <w:r>
          <w:rPr>
            <w:rStyle w:val="CommentReference"/>
            <w:sz w:val="22"/>
            <w:szCs w:val="24"/>
            <w:i/>
          </w:rPr>
          <w:t xml:space="preserve">Melanitta perspicillata</w:t>
        </w:r>
        <w:r>
          <w:rPr>
            <w:rStyle w:val="CommentReference"/>
            <w:sz w:val="22"/>
            <w:szCs w:val="24"/>
          </w:rPr>
          <w:t xml:space="preserve">) </w:t>
        </w:r>
      </w:ins>
      <w:r>
        <w:rPr>
          <w:rStyle w:val="CommentReference"/>
          <w:sz w:val="22"/>
          <w:szCs w:val="24"/>
        </w:rPr>
        <w:t xml:space="preserve">and White-winged Scoters </w:t>
      </w:r>
      <w:del w:id="70078" w:author="Claude (editorial pass)" w:date="2026-07-26T00:00:00Z">
        <w:r>
          <w:rPr>
            <w:rStyle w:val="CommentReference"/>
            <w:sz w:val="22"/>
            <w:szCs w:val="24"/>
          </w:rPr>
          <w:delText xml:space="preserve">alter their foraging and </w:delText>
        </w:r>
      </w:del>
      <w:ins w:id="70079" w:author="Claude (editorial pass)" w:date="2026-07-26T00:00:00Z">
        <w:r>
          <w:rPr>
            <w:rStyle w:val="CommentReference"/>
            <w:sz w:val="22"/>
            <w:szCs w:val="24"/>
          </w:rPr>
          <w:t xml:space="preserve">(</w:t>
        </w:r>
        <w:r>
          <w:rPr>
            <w:rStyle w:val="CommentReference"/>
            <w:sz w:val="22"/>
            <w:szCs w:val="24"/>
            <w:i/>
          </w:rPr>
          <w:t xml:space="preserve">M. deglandi</w:t>
        </w:r>
        <w:r>
          <w:rPr>
            <w:rStyle w:val="CommentReference"/>
            <w:sz w:val="22"/>
            <w:szCs w:val="24"/>
          </w:rPr>
          <w:t xml:space="preserve">) </w:t>
        </w:r>
      </w:ins>
      <w:r>
        <w:rPr>
          <w:rStyle w:val="CommentReference"/>
          <w:sz w:val="22"/>
          <w:szCs w:val="24"/>
        </w:rPr>
        <w:t xml:space="preserve">move beyond </w:t>
      </w:r>
      <w:ins w:id="70080" w:author="Claude (editorial pass)" w:date="2026-07-26T00:00:00Z">
        <w:r>
          <w:rPr>
            <w:rStyle w:val="CommentReference"/>
            <w:sz w:val="22"/>
            <w:szCs w:val="24"/>
          </w:rPr>
          <w:t xml:space="preserve">their </w:t>
        </w:r>
      </w:ins>
      <w:r>
        <w:rPr>
          <w:rStyle w:val="CommentReference"/>
          <w:sz w:val="22"/>
          <w:szCs w:val="24"/>
        </w:rPr>
        <w:t xml:space="preserve">ordinary </w:t>
      </w:r>
      <w:del w:id="70081" w:author="Claude (editorial pass)" w:date="2026-07-26T00:00:00Z">
        <w:r>
          <w:rPr>
            <w:rStyle w:val="CommentReference"/>
            <w:sz w:val="22"/>
            <w:szCs w:val="24"/>
          </w:rPr>
          <w:delText xml:space="preserve">wintering areas when herring </w:delText>
        </w:r>
      </w:del>
      <w:ins w:id="70082" w:author="Claude (editorial pass)" w:date="2026-07-26T00:00:00Z">
        <w:r>
          <w:rPr>
            <w:rStyle w:val="CommentReference"/>
            <w:sz w:val="22"/>
            <w:szCs w:val="24"/>
          </w:rPr>
          <w:t xml:space="preserve">winter ranges toward </w:t>
        </w:r>
      </w:ins>
      <w:r>
        <w:rPr>
          <w:rStyle w:val="CommentReference"/>
          <w:sz w:val="22"/>
          <w:szCs w:val="24"/>
        </w:rPr>
        <w:t xml:space="preserve">spawn </w:t>
      </w:r>
      <w:ins w:id="70083" w:author="Claude (editorial pass)" w:date="2026-07-26T00:00:00Z">
        <w:r>
          <w:rPr>
            <w:rStyle w:val="CommentReference"/>
            <w:sz w:val="22"/>
            <w:szCs w:val="24"/>
          </w:rPr>
          <w:t xml:space="preserve">and track successive events through spring migration </w:t>
        </w:r>
      </w:ins>
      <w:r>
        <w:rPr>
          <w:rStyle w:val="CommentReference"/>
          <w:sz w:val="22"/>
          <w:szCs w:val="24"/>
        </w:rPr>
        <w:t xml:space="preserve">(Lewis, Esler, and Boyd 2007; Lok et al. </w:t>
      </w:r>
      <w:del w:id="70084" w:author="Claude (editorial pass)" w:date="2026-07-26T00:00:00Z">
        <w:r>
          <w:rPr>
            <w:rStyle w:val="CommentReference"/>
            <w:sz w:val="22"/>
            <w:szCs w:val="24"/>
          </w:rPr>
          <w:delText xml:space="preserve">2008), and Surf Scoters can follow successive spawning areas through spring migration (Lok et al. 2012). At a broader scale, wintering waterbird distributions track the timing and location of </w:delText>
        </w:r>
      </w:del>
      <w:ins w:id="70085" w:author="Claude (editorial pass)" w:date="2026-07-26T00:00:00Z">
        <w:r>
          <w:rPr>
            <w:rStyle w:val="CommentReference"/>
            <w:sz w:val="22"/>
            <w:szCs w:val="24"/>
          </w:rPr>
          <w:t xml:space="preserve">2008, 2012); shoreline counts document large numerical aggregations during </w:t>
        </w:r>
      </w:ins>
      <w:r>
        <w:rPr>
          <w:rStyle w:val="CommentReference"/>
          <w:sz w:val="22"/>
          <w:szCs w:val="24"/>
        </w:rPr>
        <w:t xml:space="preserve">spawn (T. M. Sullivan, Butler, and Boyd </w:t>
      </w:r>
      <w:del w:id="70086" w:author="Claude (editorial pass)" w:date="2026-07-26T00:00:00Z">
        <w:r>
          <w:rPr>
            <w:rStyle w:val="CommentReference"/>
            <w:sz w:val="22"/>
            <w:szCs w:val="24"/>
          </w:rPr>
          <w:delText xml:space="preserve">2002; Kelly, </w:delText>
        </w:r>
      </w:del>
      <w:ins w:id="70087" w:author="Claude (editorial pass)" w:date="2026-07-26T00:00:00Z">
        <w:r>
          <w:rPr>
            <w:rStyle w:val="CommentReference"/>
            <w:sz w:val="22"/>
            <w:szCs w:val="24"/>
          </w:rPr>
          <w:t xml:space="preserve">2002); and lagged spawning biomass improves waterbird abundance forecasts in Tomales Bay (Kelly, </w:t>
        </w:r>
      </w:ins>
      <w:r>
        <w:rPr>
          <w:rStyle w:val="CommentReference"/>
          <w:sz w:val="22"/>
          <w:szCs w:val="24"/>
        </w:rPr>
        <w:t xml:space="preserve">Rothenbach, and Weathers </w:t>
      </w:r>
      <w:del w:id="70088" w:author="Claude (editorial pass)" w:date="2026-07-26T00:00:00Z">
        <w:r>
          <w:rPr>
            <w:rStyle w:val="CommentReference"/>
            <w:sz w:val="22"/>
            <w:szCs w:val="24"/>
          </w:rPr>
          <w:delText xml:space="preserve">2018), </w:delText>
        </w:r>
      </w:del>
      <w:ins w:id="70089" w:author="Claude (editorial pass)" w:date="2026-07-26T00:00:00Z">
        <w:r>
          <w:rPr>
            <w:rStyle w:val="CommentReference"/>
            <w:sz w:val="22"/>
            <w:szCs w:val="24"/>
          </w:rPr>
          <w:t xml:space="preserve">2018). These studies are strong on the species they follow. They are also selective by design. Each begins from a taxon already known to aggregate, at a small number of sites, over one or a few seasons. Such work cannot establish how many species in a coastal community carry an association with spawning across many events </w:t>
        </w:r>
      </w:ins>
      <w:r>
        <w:rPr>
          <w:rStyle w:val="CommentReference"/>
          <w:sz w:val="22"/>
          <w:szCs w:val="24"/>
        </w:rPr>
        <w:t xml:space="preserve">and many </w:t>
      </w:r>
      <w:ins w:id="70090" w:author="Claude (editorial pass)" w:date="2026-07-26T00:00:00Z">
        <w:r>
          <w:rPr>
            <w:rStyle w:val="CommentReference"/>
            <w:sz w:val="22"/>
            <w:szCs w:val="24"/>
          </w:rPr>
          <w:t xml:space="preserve">years, whether species that feed in different ways respond at different points within an event, or which plausible consumers show nothing. The last of these carries the most weight. A regional description in which every group responds is difficult to attribute to herring. One in which responses follow how a bird feeds, and in which birds that cannot reach a shoreline deposit stay flat, is far harder to explain any </w:t>
        </w:r>
      </w:ins>
      <w:r>
        <w:rPr>
          <w:rStyle w:val="CommentReference"/>
          <w:sz w:val="22"/>
          <w:szCs w:val="24"/>
        </w:rPr>
        <w:t xml:space="preserve">other </w:t>
      </w:r>
      <w:del w:id="70091" w:author="Claude (editorial pass)" w:date="2026-07-26T00:00:00Z">
        <w:r>
          <w:rPr>
            <w:rStyle w:val="CommentReference"/>
            <w:sz w:val="22"/>
            <w:szCs w:val="24"/>
          </w:rPr>
          <w:delText xml:space="preserve">vertebrates exploit </w:delText>
        </w:r>
      </w:del>
      <w:ins w:id="70092" w:author="Claude (editorial pass)" w:date="2026-07-26T00:00:00Z">
        <w:r>
          <w:rPr>
            <w:rStyle w:val="CommentReference"/>
            <w:sz w:val="22"/>
            <w:szCs w:val="24"/>
          </w:rPr>
          <w:t xml:space="preserve">way. The breadth and internal structure of </w:t>
        </w:r>
      </w:ins>
      <w:r>
        <w:rPr>
          <w:rStyle w:val="CommentReference"/>
          <w:sz w:val="22"/>
          <w:szCs w:val="24"/>
        </w:rPr>
        <w:t xml:space="preserve">the </w:t>
      </w:r>
      <w:del w:id="70093" w:author="Claude (editorial pass)" w:date="2026-07-26T00:00:00Z">
        <w:r>
          <w:rPr>
            <w:rStyle w:val="CommentReference"/>
            <w:sz w:val="22"/>
            <w:szCs w:val="24"/>
          </w:rPr>
          <w:delText xml:space="preserve">same pulse (Willson </w:delText>
        </w:r>
      </w:del>
      <w:ins w:id="70094" w:author="Claude (editorial pass)" w:date="2026-07-26T00:00:00Z">
        <w:r>
          <w:rPr>
            <w:rStyle w:val="CommentReference"/>
            <w:sz w:val="22"/>
            <w:szCs w:val="24"/>
          </w:rPr>
          <w:t xml:space="preserve">response therefore remain undescribed at the scale on which spawn is surveyed </w:t>
        </w:r>
      </w:ins>
      <w:r>
        <w:rPr>
          <w:rStyle w:val="CommentReference"/>
          <w:sz w:val="22"/>
          <w:szCs w:val="24"/>
        </w:rPr>
        <w:t xml:space="preserve">and </w:t>
      </w:r>
      <w:del w:id="70095" w:author="Claude (editorial pass)" w:date="2026-07-26T00:00:00Z">
        <w:r>
          <w:rPr>
            <w:rStyle w:val="CommentReference"/>
            <w:sz w:val="22"/>
            <w:szCs w:val="24"/>
          </w:rPr>
          <w:delText xml:space="preserve">Womble 2006).</w:delText>
        </w:r>
      </w:del>
      <w:ins w:id="70096" w:author="Claude (editorial pass)" w:date="2026-07-26T00:00:00Z">
        <w:r>
          <w:rPr>
            <w:rStyle w:val="CommentReference"/>
            <w:sz w:val="22"/>
            <w:szCs w:val="24"/>
          </w:rPr>
          <w:t xml:space="preserve">managed.</w:t>
        </w:r>
      </w:ins>
    </w:p>
    <w:p w14:paraId="209E1920" w14:textId="668E72B3" w:rsidR="00C15184" w:rsidRPr="00672F92" w:rsidRDefault="00000000">
      <w:pPr>
        <w:rPr>
          <w:rFonts w:cs="Times New Roman"/>
          <w:strike/>
        </w:rPr>
      </w:pPr>
      <w:del w:id="70097" w:author="Claude (editorial pass)" w:date="2026-07-26T00:00:00Z">
        <w:r w:rsidRPr="00FA3BFA">
          <w:rPr>
            <w:rFonts w:cs="Times New Roman"/>
          </w:rPr>
          <w:delText xml:space="preserve">This evidence </w:delText>
        </w:r>
      </w:del>
      <w:ins w:id="70098" w:author="Claude (editorial pass)" w:date="2026-07-26T00:00:00Z">
        <w:r w:rsidRPr="00FA3BFA">
          <w:rPr>
            <w:rFonts w:cs="Times New Roman"/>
          </w:rPr>
          <w:t xml:space="preserve">Community science records offer a different kind of leverage. However, it </w:t>
        </w:r>
      </w:ins>
      <w:r w:rsidRPr="00FA3BFA">
        <w:rPr>
          <w:rFonts w:cs="Times New Roman"/>
        </w:rPr>
        <w:t xml:space="preserve">is </w:t>
      </w:r>
      <w:del w:id="70099" w:author="Claude (editorial pass)" w:date="2026-07-26T00:00:00Z">
        <w:r w:rsidRPr="00FA3BFA">
          <w:rPr>
            <w:rFonts w:cs="Times New Roman"/>
          </w:rPr>
          <w:delText xml:space="preserve">strong </w:delText>
        </w:r>
      </w:del>
      <w:ins w:id="70100" w:author="Claude (editorial pass)" w:date="2026-07-26T00:00:00Z">
        <w:r w:rsidRPr="00FA3BFA">
          <w:rPr>
            <w:rFonts w:cs="Times New Roman"/>
          </w:rPr>
          <w:t xml:space="preserve">worth being specific about what kind. eBird contributors have recorded birds along this coast </w:t>
        </w:r>
      </w:ins>
      <w:r w:rsidRPr="00FA3BFA">
        <w:rPr>
          <w:rFonts w:cs="Times New Roman"/>
        </w:rPr>
        <w:t xml:space="preserve">for </w:t>
      </w:r>
      <w:del w:id="70101" w:author="Claude (editorial pass)" w:date="2026-07-26T00:00:00Z">
        <w:r w:rsidRPr="00FA3BFA">
          <w:rPr>
            <w:rFonts w:cs="Times New Roman"/>
          </w:rPr>
          <w:delText xml:space="preserve">particular species </w:delText>
        </w:r>
      </w:del>
      <w:ins w:id="70102" w:author="Claude (editorial pass)" w:date="2026-07-26T00:00:00Z">
        <w:r w:rsidRPr="00FA3BFA">
          <w:rPr>
            <w:rFonts w:cs="Times New Roman"/>
          </w:rPr>
          <w:t xml:space="preserve">two decades, a span covering more than a thousand surveyed spawning events; a field season covers one, or a few. That difference matters because the resource itself moves. The shoreline, extent </w:t>
        </w:r>
      </w:ins>
      <w:r w:rsidRPr="00FA3BFA">
        <w:rPr>
          <w:rFonts w:cs="Times New Roman"/>
        </w:rPr>
        <w:t xml:space="preserve">and </w:t>
      </w:r>
      <w:del w:id="70103" w:author="Claude (editorial pass)" w:date="2026-07-26T00:00:00Z">
        <w:r w:rsidRPr="00FA3BFA">
          <w:rPr>
            <w:rFonts w:cs="Times New Roman"/>
          </w:rPr>
          <w:delText xml:space="preserve">places, yet it leaves the regional community poorly described. Focused field studies necessarily follow taxa already known to aggregate at a small number </w:delText>
        </w:r>
      </w:del>
      <w:ins w:id="70104" w:author="Claude (editorial pass)" w:date="2026-07-26T00:00:00Z">
        <w:r w:rsidRPr="00FA3BFA">
          <w:rPr>
            <w:rFonts w:cs="Times New Roman"/>
          </w:rPr>
          <w:t xml:space="preserve">date </w:t>
        </w:r>
      </w:ins>
      <w:r w:rsidRPr="00FA3BFA">
        <w:rPr>
          <w:rFonts w:cs="Times New Roman"/>
        </w:rPr>
        <w:t xml:space="preserve">of spawning </w:t>
      </w:r>
      <w:del w:id="70105" w:author="Claude (editorial pass)" w:date="2026-07-26T00:00:00Z">
        <w:r w:rsidRPr="00FA3BFA">
          <w:rPr>
            <w:rFonts w:cs="Times New Roman"/>
          </w:rPr>
          <w:delText xml:space="preserve">sites. Such </w:delText>
        </w:r>
      </w:del>
      <w:ins w:id="70106" w:author="Claude (editorial pass)" w:date="2026-07-26T00:00:00Z">
        <w:r w:rsidRPr="00FA3BFA">
          <w:rPr>
            <w:rFonts w:cs="Times New Roman"/>
          </w:rPr>
          <w:t xml:space="preserve">shift among years, so a fixed study site captures the pulse in some years and misses it in others, whereas a record tied to wherever spawn was surveyed follows it. Taxonomic breadth matters as much as duration. Targeted </w:t>
        </w:r>
      </w:ins>
      <w:r w:rsidRPr="00FA3BFA">
        <w:rPr>
          <w:rFonts w:cs="Times New Roman"/>
        </w:rPr>
        <w:t xml:space="preserve">work </w:t>
      </w:r>
      <w:del w:id="70107" w:author="Claude (editorial pass)" w:date="2026-07-26T00:00:00Z">
        <w:r w:rsidRPr="00FA3BFA">
          <w:rPr>
            <w:rFonts w:cs="Times New Roman"/>
          </w:rPr>
          <w:delText xml:space="preserve">can establish </w:delText>
        </w:r>
      </w:del>
      <w:ins w:id="70108" w:author="Claude (editorial pass)" w:date="2026-07-26T00:00:00Z">
        <w:r w:rsidRPr="00FA3BFA">
          <w:rPr>
            <w:rFonts w:cs="Times New Roman"/>
          </w:rPr>
          <w:t xml:space="preserve">begins from species already believed to respond. Its conclusions are conditioned on </w:t>
        </w:r>
      </w:ins>
      <w:r w:rsidRPr="00FA3BFA">
        <w:rPr>
          <w:rFonts w:cs="Times New Roman"/>
        </w:rPr>
        <w:t xml:space="preserve">that </w:t>
      </w:r>
      <w:ins w:id="70109" w:author="Claude (editorial pass)" w:date="2026-07-26T00:00:00Z">
        <w:r w:rsidRPr="00FA3BFA">
          <w:rPr>
            <w:rFonts w:cs="Times New Roman"/>
          </w:rPr>
          <w:t xml:space="preserve">choice. A complete checklist records every species the observer identified, so birds with no expected herring association enter on the same footing as scoters and gulls. Absences become measurable rather than assumed. Two decades, an entire coastal community, and every surveyed event is </w:t>
        </w:r>
      </w:ins>
      <w:r w:rsidRPr="00FA3BFA">
        <w:rPr>
          <w:rFonts w:cs="Times New Roman"/>
        </w:rPr>
        <w:t xml:space="preserve">a </w:t>
      </w:r>
      <w:del w:id="70110" w:author="Claude (editorial pass)" w:date="2026-07-26T00:00:00Z">
        <w:r w:rsidRPr="00FA3BFA">
          <w:rPr>
            <w:rFonts w:cs="Times New Roman"/>
          </w:rPr>
          <w:delText xml:space="preserve">bird consumes herring, alters its foraging, or moves toward a spawn; it cannot establish which species carry a detectable association across many events and many years. Neither can it indicate whether the published specialists show the strongest regional signal, whether feeding groups respond at different points within an event, or which plausible consumers show </w:delText>
        </w:r>
      </w:del>
      <w:ins w:id="70111" w:author="Claude (editorial pass)" w:date="2026-07-26T00:00:00Z">
        <w:r w:rsidRPr="00FA3BFA">
          <w:rPr>
            <w:rFonts w:cs="Times New Roman"/>
          </w:rPr>
          <w:t xml:space="preserve">combination </w:t>
        </w:r>
      </w:ins>
      <w:r w:rsidRPr="00FA3BFA">
        <w:rPr>
          <w:rFonts w:cs="Times New Roman"/>
        </w:rPr>
        <w:t xml:space="preserve">no </w:t>
      </w:r>
      <w:del w:id="70112" w:author="Claude (editorial pass)" w:date="2026-07-26T00:00:00Z">
        <w:r w:rsidRPr="00FA3BFA">
          <w:rPr>
            <w:rFonts w:cs="Times New Roman"/>
          </w:rPr>
          <w:delText xml:space="preserve">response at all.</w:delText>
        </w:r>
      </w:del>
      <w:ins w:id="70113" w:author="Claude (editorial pass)" w:date="2026-07-26T00:00:00Z">
        <w:r w:rsidRPr="00FA3BFA">
          <w:rPr>
            <w:rFonts w:cs="Times New Roman"/>
          </w:rPr>
          <w:t xml:space="preserve">field programme has been funded to produce.</w:t>
        </w:r>
      </w:ins>
    </w:p>
    <w:p w14:paraId="6C369F43" w14:textId="7B5D0A45" w:rsidR="00762553" w:rsidRPr="00672F92" w:rsidRDefault="00000000">
      <w:pPr>
        <w:rPr>
          <w:rFonts w:cs="Times New Roman"/>
          <w:strike/>
        </w:rPr>
      </w:pPr>
      <w:del w:id="70114" w:author="Claude (editorial pass)" w:date="2026-07-26T00:00:00Z">
        <w:r w:rsidRPr="00FA3BFA">
          <w:rPr>
            <w:rFonts w:cs="Times New Roman"/>
          </w:rPr>
          <w:delText xml:space="preserve">Two long-running </w:delText>
        </w:r>
      </w:del>
      <w:ins w:id="70115" w:author="Claude (editorial pass)" w:date="2026-07-26T00:00:00Z">
        <w:r w:rsidRPr="00FA3BFA">
          <w:rPr>
            <w:rFonts w:cs="Times New Roman"/>
          </w:rPr>
          <w:t xml:space="preserve">These </w:t>
        </w:r>
      </w:ins>
      <w:r w:rsidRPr="00FA3BFA">
        <w:rPr>
          <w:rFonts w:cs="Times New Roman"/>
        </w:rPr>
        <w:t xml:space="preserve">records </w:t>
      </w:r>
      <w:del w:id="70116" w:author="Claude (editorial pass)" w:date="2026-07-26T00:00:00Z">
        <w:r w:rsidRPr="00FA3BFA">
          <w:rPr>
            <w:rFonts w:cs="Times New Roman"/>
          </w:rPr>
          <w:delText xml:space="preserve">overlap in the Strait of Georgia more completely than anywhere else </w:delText>
        </w:r>
      </w:del>
      <w:ins w:id="70117" w:author="Claude (editorial pass)" w:date="2026-07-26T00:00:00Z">
        <w:r w:rsidRPr="00FA3BFA">
          <w:rPr>
            <w:rFonts w:cs="Times New Roman"/>
          </w:rPr>
          <w:t xml:space="preserve">are not censuses. A checklist reports what an observer detected and chose to write down, and both depend </w:t>
        </w:r>
      </w:ins>
      <w:r w:rsidRPr="00FA3BFA">
        <w:rPr>
          <w:rFonts w:cs="Times New Roman"/>
        </w:rPr>
        <w:t xml:space="preserve">on </w:t>
      </w:r>
      <w:del w:id="70118" w:author="Claude (editorial pass)" w:date="2026-07-26T00:00:00Z">
        <w:r w:rsidRPr="00FA3BFA">
          <w:rPr>
            <w:rFonts w:cs="Times New Roman"/>
          </w:rPr>
          <w:delText xml:space="preserve">this coast. Fisheries </w:delText>
        </w:r>
      </w:del>
      <w:ins w:id="70119" w:author="Claude (editorial pass)" w:date="2026-07-26T00:00:00Z">
        <w:r w:rsidRPr="00FA3BFA">
          <w:rPr>
            <w:rFonts w:cs="Times New Roman"/>
          </w:rPr>
          <w:t xml:space="preserve">effort, skill, season </w:t>
        </w:r>
      </w:ins>
      <w:r w:rsidRPr="00FA3BFA">
        <w:rPr>
          <w:rFonts w:cs="Times New Roman"/>
        </w:rPr>
        <w:t xml:space="preserve">and </w:t>
      </w:r>
      <w:del w:id="70120" w:author="Claude (editorial pass)" w:date="2026-07-26T00:00:00Z">
        <w:r w:rsidRPr="00FA3BFA">
          <w:rPr>
            <w:rFonts w:cs="Times New Roman"/>
          </w:rPr>
          <w:delText xml:space="preserve">Oceans Canada has surveyed and mapped herring spawn here for decades (Grinnell </w:delText>
        </w:r>
      </w:del>
      <w:ins w:id="70121" w:author="Claude (editorial pass)" w:date="2026-07-26T00:00:00Z">
        <w:r w:rsidRPr="00FA3BFA">
          <w:rPr>
            <w:rFonts w:cs="Times New Roman"/>
          </w:rPr>
          <w:t xml:space="preserve">weather (Bird </w:t>
        </w:r>
      </w:ins>
      <w:r w:rsidRPr="00FA3BFA">
        <w:rPr>
          <w:rFonts w:cs="Times New Roman"/>
        </w:rPr>
        <w:t xml:space="preserve">et al. </w:t>
      </w:r>
      <w:del w:id="70122" w:author="Claude (editorial pass)" w:date="2026-07-26T00:00:00Z">
        <w:r w:rsidRPr="00FA3BFA">
          <w:rPr>
            <w:rFonts w:cs="Times New Roman"/>
          </w:rPr>
          <w:delText xml:space="preserve">2023), </w:delText>
        </w:r>
      </w:del>
      <w:ins w:id="70123" w:author="Claude (editorial pass)" w:date="2026-07-26T00:00:00Z">
        <w:r w:rsidRPr="00FA3BFA">
          <w:rPr>
            <w:rFonts w:cs="Times New Roman"/>
          </w:rPr>
          <w:t xml:space="preserve">2014; Johnston et al. 2021). Complete checklists </w:t>
        </w:r>
      </w:ins>
      <w:r w:rsidRPr="00FA3BFA">
        <w:rPr>
          <w:rFonts w:cs="Times New Roman"/>
        </w:rPr>
        <w:t xml:space="preserve">and </w:t>
      </w:r>
      <w:del w:id="70124" w:author="Claude (editorial pass)" w:date="2026-07-26T00:00:00Z">
        <w:r w:rsidRPr="00FA3BFA">
          <w:rPr>
            <w:rFonts w:cs="Times New Roman"/>
          </w:rPr>
          <w:delText xml:space="preserve">contributors to eBird have recorded birds along </w:delText>
        </w:r>
      </w:del>
      <w:ins w:id="70125" w:author="Claude (editorial pass)" w:date="2026-07-26T00:00:00Z">
        <w:r w:rsidRPr="00FA3BFA">
          <w:rPr>
            <w:rFonts w:cs="Times New Roman"/>
          </w:rPr>
          <w:t xml:space="preserve">their effort information support repeated comparison once that variation is carried into </w:t>
        </w:r>
      </w:ins>
      <w:r w:rsidRPr="00FA3BFA">
        <w:rPr>
          <w:rFonts w:cs="Times New Roman"/>
        </w:rPr>
        <w:t xml:space="preserve">the </w:t>
      </w:r>
      <w:del w:id="70126" w:author="Claude (editorial pass)" w:date="2026-07-26T00:00:00Z">
        <w:r w:rsidRPr="00FA3BFA">
          <w:rPr>
            <w:rFonts w:cs="Times New Roman"/>
          </w:rPr>
          <w:delText xml:space="preserve">same shoreline over a comparable period. eBird is a citizen science programme built around semi-structured checklists that retain information on where, when and how an observer watched </w:delText>
        </w:r>
      </w:del>
      <w:ins w:id="70127" w:author="Claude (editorial pass)" w:date="2026-07-26T00:00:00Z">
        <w:r w:rsidRPr="00FA3BFA">
          <w:rPr>
            <w:rFonts w:cs="Times New Roman"/>
          </w:rPr>
          <w:t xml:space="preserve">analysis </w:t>
        </w:r>
      </w:ins>
      <w:r w:rsidRPr="00FA3BFA">
        <w:rPr>
          <w:rFonts w:cs="Times New Roman"/>
        </w:rPr>
        <w:t xml:space="preserve">(B. L. Sullivan et al. 2009; Kelling et al. </w:t>
      </w:r>
      <w:del w:id="70128" w:author="Claude (editorial pass)" w:date="2026-07-26T00:00:00Z">
        <w:r w:rsidRPr="00FA3BFA">
          <w:rPr>
            <w:rFonts w:cs="Times New Roman"/>
          </w:rPr>
          <w:delText xml:space="preserve">2019). Complete checklists </w:delText>
        </w:r>
      </w:del>
      <w:ins w:id="70129" w:author="Claude (editorial pass)" w:date="2026-07-26T00:00:00Z">
        <w:r w:rsidRPr="00FA3BFA">
          <w:rPr>
            <w:rFonts w:cs="Times New Roman"/>
          </w:rPr>
          <w:t xml:space="preserve">2019), </w:t>
        </w:r>
      </w:ins>
      <w:r w:rsidRPr="00FA3BFA">
        <w:rPr>
          <w:rFonts w:cs="Times New Roman"/>
        </w:rPr>
        <w:t xml:space="preserve">and </w:t>
      </w:r>
      <w:del w:id="70130" w:author="Claude (editorial pass)" w:date="2026-07-26T00:00:00Z">
        <w:r w:rsidRPr="00FA3BFA">
          <w:rPr>
            <w:rFonts w:cs="Times New Roman"/>
          </w:rPr>
          <w:delText xml:space="preserve">their associated effort information make repeated </w:delText>
        </w:r>
      </w:del>
      <w:ins w:id="70131" w:author="Claude (editorial pass)" w:date="2026-07-26T00:00:00Z">
        <w:r w:rsidRPr="00FA3BFA">
          <w:rPr>
            <w:rFonts w:cs="Times New Roman"/>
          </w:rPr>
          <w:t xml:space="preserve">the properties that allow </w:t>
        </w:r>
      </w:ins>
      <w:r w:rsidRPr="00FA3BFA">
        <w:rPr>
          <w:rFonts w:cs="Times New Roman"/>
        </w:rPr>
        <w:t xml:space="preserve">comparison </w:t>
      </w:r>
      <w:del w:id="70132" w:author="Claude (editorial pass)" w:date="2026-07-26T00:00:00Z">
        <w:r w:rsidRPr="00FA3BFA">
          <w:rPr>
            <w:rFonts w:cs="Times New Roman"/>
          </w:rPr>
          <w:delText xml:space="preserve">possible </w:delText>
        </w:r>
      </w:del>
      <w:r w:rsidRPr="00FA3BFA">
        <w:rPr>
          <w:rFonts w:cs="Times New Roman"/>
        </w:rPr>
        <w:t xml:space="preserve">across sites and </w:t>
      </w:r>
      <w:del w:id="70133" w:author="Claude (editorial pass)" w:date="2026-07-26T00:00:00Z">
        <w:r w:rsidRPr="00FA3BFA">
          <w:rPr>
            <w:rFonts w:cs="Times New Roman"/>
          </w:rPr>
          <w:delText xml:space="preserve">years, provided </w:delText>
        </w:r>
      </w:del>
      <w:ins w:id="70134" w:author="Claude (editorial pass)" w:date="2026-07-26T00:00:00Z">
        <w:r w:rsidRPr="00FA3BFA">
          <w:rPr>
            <w:rFonts w:cs="Times New Roman"/>
          </w:rPr>
          <w:t xml:space="preserve">years also allow it across the days surrounding a single event. Whether a food-web signal is resolvable at </w:t>
        </w:r>
      </w:ins>
      <w:r w:rsidRPr="00FA3BFA">
        <w:rPr>
          <w:rFonts w:cs="Times New Roman"/>
        </w:rPr>
        <w:t xml:space="preserve">that </w:t>
      </w:r>
      <w:del w:id="70135" w:author="Claude (editorial pass)" w:date="2026-07-26T00:00:00Z">
        <w:r w:rsidRPr="00FA3BFA">
          <w:rPr>
            <w:rFonts w:cs="Times New Roman"/>
          </w:rPr>
          <w:delText xml:space="preserve">variation among observers </w:delText>
        </w:r>
      </w:del>
      <w:ins w:id="70136" w:author="Claude (editorial pass)" w:date="2026-07-26T00:00:00Z">
        <w:r w:rsidRPr="00FA3BFA">
          <w:rPr>
            <w:rFonts w:cs="Times New Roman"/>
          </w:rPr>
          <w:t xml:space="preserve">scale, rather than at the seasonal </w:t>
        </w:r>
      </w:ins>
      <w:r w:rsidRPr="00FA3BFA">
        <w:rPr>
          <w:rFonts w:cs="Times New Roman"/>
        </w:rPr>
        <w:t xml:space="preserve">and </w:t>
      </w:r>
      <w:del w:id="70137" w:author="Claude (editorial pass)" w:date="2026-07-26T00:00:00Z">
        <w:r w:rsidRPr="00FA3BFA">
          <w:rPr>
            <w:rFonts w:cs="Times New Roman"/>
          </w:rPr>
          <w:delText xml:space="preserve">visits </w:delText>
        </w:r>
      </w:del>
      <w:ins w:id="70138" w:author="Claude (editorial pass)" w:date="2026-07-26T00:00:00Z">
        <w:r w:rsidRPr="00FA3BFA">
          <w:rPr>
            <w:rFonts w:cs="Times New Roman"/>
          </w:rPr>
          <w:t xml:space="preserve">regional scales for which these data are normally used, </w:t>
        </w:r>
      </w:ins>
      <w:r w:rsidRPr="00FA3BFA">
        <w:rPr>
          <w:rFonts w:cs="Times New Roman"/>
        </w:rPr>
        <w:t xml:space="preserve">is </w:t>
      </w:r>
      <w:del w:id="70139" w:author="Claude (editorial pass)" w:date="2026-07-26T00:00:00Z">
        <w:r w:rsidRPr="00FA3BFA">
          <w:rPr>
            <w:rFonts w:cs="Times New Roman"/>
          </w:rPr>
          <w:delText xml:space="preserve">carried explicitly into the analysis (Bird et al. 2014; Johnston et al. 2021).</w:delText>
        </w:r>
      </w:del>
      <w:ins w:id="70140" w:author="Claude (editorial pass)" w:date="2026-07-26T00:00:00Z">
        <w:r w:rsidRPr="00FA3BFA">
          <w:rPr>
            <w:rFonts w:cs="Times New Roman"/>
          </w:rPr>
          <w:t xml:space="preserve">unknown.</w:t>
        </w:r>
      </w:ins>
    </w:p>
    <w:p w14:paraId="0688C7DA" w14:textId="7A26E8B3" w:rsidR="00BF0BAC" w:rsidRPr="00FA3BFA" w:rsidRDefault="00000000">
      <w:pPr>
        <w:rPr>
          <w:rFonts w:cs="Times New Roman"/>
        </w:rPr>
      </w:pPr>
      <w:r w:rsidRPr="00FA3BFA">
        <w:rPr>
          <w:rFonts w:cs="Times New Roman"/>
        </w:rPr>
        <w:t xml:space="preserve">This study links </w:t>
      </w:r>
      <w:ins w:id="70141" w:author="Claude (editorial pass)" w:date="2026-07-26T00:00:00Z">
        <w:r w:rsidRPr="00FA3BFA">
          <w:rPr>
            <w:rFonts w:cs="Times New Roman"/>
          </w:rPr>
          <w:t xml:space="preserve">1,120 recorded spawning events to 217,200 complete eBird checklists collected in </w:t>
        </w:r>
      </w:ins>
      <w:r w:rsidRPr="00FA3BFA">
        <w:rPr>
          <w:rFonts w:cs="Times New Roman"/>
        </w:rPr>
        <w:t xml:space="preserve">the </w:t>
      </w:r>
      <w:del w:id="70142" w:author="Claude (editorial pass)" w:date="2026-07-26T00:00:00Z">
        <w:r w:rsidRPr="00FA3BFA">
          <w:rPr>
            <w:rFonts w:cs="Times New Roman"/>
          </w:rPr>
          <w:delText xml:space="preserve">two records for </w:delText>
        </w:r>
      </w:del>
      <w:ins w:id="70143" w:author="Claude (editorial pass)" w:date="2026-07-26T00:00:00Z">
        <w:r w:rsidRPr="00FA3BFA">
          <w:rPr>
            <w:rFonts w:cs="Times New Roman"/>
          </w:rPr>
          <w:t xml:space="preserve">Strait of Georgia between 2005 and 2025. For each of </w:t>
        </w:r>
      </w:ins>
      <w:r w:rsidRPr="00FA3BFA">
        <w:rPr>
          <w:rFonts w:cs="Times New Roman"/>
        </w:rPr>
        <w:t xml:space="preserve">49 coastal bird </w:t>
      </w:r>
      <w:del w:id="70144" w:author="Claude (editorial pass)" w:date="2026-07-26T00:00:00Z">
        <w:r w:rsidRPr="00FA3BFA">
          <w:rPr>
            <w:rFonts w:cs="Times New Roman"/>
          </w:rPr>
          <w:delText xml:space="preserve">species and asks whether the difference between </w:delText>
        </w:r>
      </w:del>
      <w:ins w:id="70145" w:author="Claude (editorial pass)" w:date="2026-07-26T00:00:00Z">
        <w:r w:rsidRPr="00FA3BFA">
          <w:rPr>
            <w:rFonts w:cs="Times New Roman"/>
          </w:rPr>
          <w:t xml:space="preserve">species, </w:t>
        </w:r>
      </w:ins>
      <w:r w:rsidRPr="00FA3BFA">
        <w:rPr>
          <w:rFonts w:cs="Times New Roman"/>
        </w:rPr>
        <w:t xml:space="preserve">checklists within 5 km of a recorded </w:t>
      </w:r>
      <w:del w:id="70146" w:author="Claude (editorial pass)" w:date="2026-07-26T00:00:00Z">
        <w:r w:rsidRPr="00FA3BFA">
          <w:rPr>
            <w:rFonts w:cs="Times New Roman"/>
          </w:rPr>
          <w:delText xml:space="preserve">spawning </w:delText>
        </w:r>
      </w:del>
      <w:r w:rsidRPr="00FA3BFA">
        <w:rPr>
          <w:rFonts w:cs="Times New Roman"/>
        </w:rPr>
        <w:t xml:space="preserve">event </w:t>
      </w:r>
      <w:del w:id="70147" w:author="Claude (editorial pass)" w:date="2026-07-26T00:00:00Z">
        <w:r w:rsidRPr="00FA3BFA">
          <w:rPr>
            <w:rFonts w:cs="Times New Roman"/>
          </w:rPr>
          <w:delText xml:space="preserve">and those </w:delText>
        </w:r>
      </w:del>
      <w:ins w:id="70148" w:author="Claude (editorial pass)" w:date="2026-07-26T00:00:00Z">
        <w:r w:rsidRPr="00FA3BFA">
          <w:rPr>
            <w:rFonts w:cs="Times New Roman"/>
          </w:rPr>
          <w:t xml:space="preserve">were compared with checklists </w:t>
        </w:r>
      </w:ins>
      <w:r w:rsidRPr="00FA3BFA">
        <w:rPr>
          <w:rFonts w:cs="Times New Roman"/>
        </w:rPr>
        <w:t xml:space="preserve">5 to 20 km </w:t>
      </w:r>
      <w:del w:id="70149" w:author="Claude (editorial pass)" w:date="2026-07-26T00:00:00Z">
        <w:r w:rsidRPr="00FA3BFA">
          <w:rPr>
            <w:rFonts w:cs="Times New Roman"/>
          </w:rPr>
          <w:delText xml:space="preserve">away widened </w:delText>
        </w:r>
      </w:del>
      <w:ins w:id="70150" w:author="Claude (editorial pass)" w:date="2026-07-26T00:00:00Z">
        <w:r w:rsidRPr="00FA3BFA">
          <w:rPr>
            <w:rFonts w:cs="Times New Roman"/>
          </w:rPr>
          <w:t xml:space="preserve">away, before and </w:t>
        </w:r>
      </w:ins>
      <w:r w:rsidRPr="00FA3BFA">
        <w:rPr>
          <w:rFonts w:cs="Times New Roman"/>
        </w:rPr>
        <w:t xml:space="preserve">after the event date, </w:t>
      </w:r>
      <w:del w:id="70151" w:author="Claude (editorial pass)" w:date="2026-07-26T00:00:00Z">
        <w:r w:rsidRPr="00FA3BFA">
          <w:rPr>
            <w:rFonts w:cs="Times New Roman"/>
          </w:rPr>
          <w:delText xml:space="preserve">relative to </w:delText>
        </w:r>
      </w:del>
      <w:ins w:id="70152" w:author="Claude (editorial pass)" w:date="2026-07-26T00:00:00Z">
        <w:r w:rsidRPr="00FA3BFA">
          <w:rPr>
            <w:rFonts w:cs="Times New Roman"/>
          </w:rPr>
          <w:t xml:space="preserve">so that seasonal change shared by both zones and standing differences between shorelines fall out of </w:t>
        </w:r>
      </w:ins>
      <w:r w:rsidRPr="00FA3BFA">
        <w:rPr>
          <w:rFonts w:cs="Times New Roman"/>
        </w:rPr>
        <w:t xml:space="preserve">the </w:t>
      </w:r>
      <w:del w:id="70153" w:author="Claude (editorial pass)" w:date="2026-07-26T00:00:00Z">
        <w:r w:rsidRPr="00FA3BFA">
          <w:rPr>
            <w:rFonts w:cs="Times New Roman"/>
          </w:rPr>
          <w:delText xml:space="preserve">preceding two weeks. Whether </w:delText>
        </w:r>
      </w:del>
      <w:ins w:id="70154" w:author="Claude (editorial pass)" w:date="2026-07-26T00:00:00Z">
        <w:r w:rsidRPr="00FA3BFA">
          <w:rPr>
            <w:rFonts w:cs="Times New Roman"/>
          </w:rPr>
          <w:t xml:space="preserve">comparison. Two parts of the record were treated separately: whether </w:t>
        </w:r>
      </w:ins>
      <w:r w:rsidRPr="00FA3BFA">
        <w:rPr>
          <w:rFonts w:cs="Times New Roman"/>
        </w:rPr>
        <w:t xml:space="preserve">a species </w:t>
      </w:r>
      <w:del w:id="70155" w:author="Claude (editorial pass)" w:date="2026-07-26T00:00:00Z">
        <w:r w:rsidRPr="00FA3BFA">
          <w:rPr>
            <w:rFonts w:cs="Times New Roman"/>
          </w:rPr>
          <w:delText xml:space="preserve">appeared on a checklist </w:delText>
        </w:r>
      </w:del>
      <w:ins w:id="70156" w:author="Claude (editorial pass)" w:date="2026-07-26T00:00:00Z">
        <w:r w:rsidRPr="00FA3BFA">
          <w:rPr>
            <w:rFonts w:cs="Times New Roman"/>
          </w:rPr>
          <w:t xml:space="preserve">was reported at all, </w:t>
        </w:r>
      </w:ins>
      <w:r w:rsidRPr="00FA3BFA">
        <w:rPr>
          <w:rFonts w:cs="Times New Roman"/>
        </w:rPr>
        <w:t xml:space="preserve">and how many individuals were counted when </w:t>
      </w:r>
      <w:del w:id="70157" w:author="Claude (editorial pass)" w:date="2026-07-26T00:00:00Z">
        <w:r w:rsidRPr="00FA3BFA">
          <w:rPr>
            <w:rFonts w:cs="Times New Roman"/>
          </w:rPr>
          <w:delText xml:space="preserve">an observer supplied </w:delText>
        </w:r>
      </w:del>
      <w:r w:rsidRPr="00FA3BFA">
        <w:rPr>
          <w:rFonts w:cs="Times New Roman"/>
        </w:rPr>
        <w:t xml:space="preserve">a number </w:t>
      </w:r>
      <w:del w:id="70158" w:author="Claude (editorial pass)" w:date="2026-07-26T00:00:00Z">
        <w:r w:rsidRPr="00FA3BFA">
          <w:rPr>
            <w:rFonts w:cs="Times New Roman"/>
          </w:rPr>
          <w:delText xml:space="preserve">are treated as separate outcomes, since a species may become more widespread among checklists without forming larger recorded groups, or the reverse. </w:delText>
        </w:r>
      </w:del>
      <w:ins w:id="70159" w:author="Claude (editorial pass)" w:date="2026-07-26T00:00:00Z">
        <w:r w:rsidRPr="00FA3BFA">
          <w:rPr>
            <w:rFonts w:cs="Times New Roman"/>
          </w:rPr>
          <w:t xml:space="preserve">was supplied. </w:t>
        </w:r>
      </w:ins>
      <w:r w:rsidRPr="00FA3BFA">
        <w:rPr>
          <w:rFonts w:cs="Times New Roman"/>
        </w:rPr>
        <w:t xml:space="preserve">Species </w:t>
      </w:r>
      <w:del w:id="70160" w:author="Claude (editorial pass)" w:date="2026-07-26T00:00:00Z">
        <w:r w:rsidRPr="00FA3BFA">
          <w:rPr>
            <w:rFonts w:cs="Times New Roman"/>
          </w:rPr>
          <w:delText xml:space="preserve">with established or plausible herring associations </w:delText>
        </w:r>
      </w:del>
      <w:r w:rsidRPr="00FA3BFA">
        <w:rPr>
          <w:rFonts w:cs="Times New Roman"/>
        </w:rPr>
        <w:t xml:space="preserve">were </w:t>
      </w:r>
      <w:del w:id="70161" w:author="Claude (editorial pass)" w:date="2026-07-26T00:00:00Z">
        <w:r w:rsidRPr="00FA3BFA">
          <w:rPr>
            <w:rFonts w:cs="Times New Roman"/>
          </w:rPr>
          <w:delText xml:space="preserve">expected </w:delText>
        </w:r>
      </w:del>
      <w:ins w:id="70162" w:author="Claude (editorial pass)" w:date="2026-07-26T00:00:00Z">
        <w:r w:rsidRPr="00FA3BFA">
          <w:rPr>
            <w:rFonts w:cs="Times New Roman"/>
          </w:rPr>
          <w:t xml:space="preserve">assigned </w:t>
        </w:r>
      </w:ins>
      <w:r w:rsidRPr="00FA3BFA">
        <w:rPr>
          <w:rFonts w:cs="Times New Roman"/>
        </w:rPr>
        <w:t xml:space="preserve">to </w:t>
      </w:r>
      <w:del w:id="70163" w:author="Claude (editorial pass)" w:date="2026-07-26T00:00:00Z">
        <w:r w:rsidRPr="00FA3BFA">
          <w:rPr>
            <w:rFonts w:cs="Times New Roman"/>
          </w:rPr>
          <w:delText xml:space="preserve">be reported more often, counted in larger numbers, or both, once spawning began; </w:delText>
        </w:r>
      </w:del>
      <w:r w:rsidRPr="00FA3BFA">
        <w:rPr>
          <w:rFonts w:cs="Times New Roman"/>
        </w:rPr>
        <w:t xml:space="preserve">feeding groups </w:t>
      </w:r>
      <w:del w:id="70164" w:author="Claude (editorial pass)" w:date="2026-07-26T00:00:00Z">
        <w:r w:rsidRPr="00FA3BFA">
          <w:rPr>
            <w:rFonts w:cs="Times New Roman"/>
          </w:rPr>
          <w:delText xml:space="preserve">were further expected to differ in the timing of </w:delText>
        </w:r>
      </w:del>
      <w:ins w:id="70165" w:author="Claude (editorial pass)" w:date="2026-07-26T00:00:00Z">
        <w:r w:rsidRPr="00FA3BFA">
          <w:rPr>
            <w:rFonts w:cs="Times New Roman"/>
          </w:rPr>
          <w:t xml:space="preserve">before </w:t>
        </w:r>
      </w:ins>
      <w:r w:rsidRPr="00FA3BFA">
        <w:rPr>
          <w:rFonts w:cs="Times New Roman"/>
        </w:rPr>
        <w:t xml:space="preserve">any </w:t>
      </w:r>
      <w:del w:id="70166" w:author="Claude (editorial pass)" w:date="2026-07-26T00:00:00Z">
        <w:r w:rsidRPr="00FA3BFA">
          <w:rPr>
            <w:rFonts w:cs="Times New Roman"/>
          </w:rPr>
          <w:delText xml:space="preserve">response. Gulls and shoreline scavengers should respond near the event date, diving ducks that feed on attached roe once eggs are available, and alcids, which feed away from the shoreline deposit, hardly at all. Testing all 49 species places the well-studied birds within a broader coastal community and identifies which species, and which time windows, would repay focused fieldwork. Sustained management and conservation of herring spawn is a priority for retaining coastal ecosystem function, and a regional account of which birds track spawning, and when, would give fisheries management and coastal bird conservation a shared basis for describing what a spawning event supports.</w:delText>
        </w:r>
      </w:del>
      <w:ins w:id="70167" w:author="Claude (editorial pass)" w:date="2026-07-26T00:00:00Z">
        <w:r w:rsidRPr="00FA3BFA">
          <w:rPr>
            <w:rFonts w:cs="Times New Roman"/>
          </w:rPr>
          <w:t xml:space="preserve">model was fitted.</w:t>
        </w:r>
      </w:ins>
    </w:p>
    <w:p w14:paraId="0688C7DA" w14:textId="7A26E8B3" w:rsidR="00BF0BAC" w:rsidRPr="00FA3BFA" w:rsidRDefault="00000000">
      <w:pPr>
        <w:rPr>
          <w:rFonts w:cs="Times New Roman"/>
          <w:ins w:id="70169" w:author="Claude (editorial pass)" w:date="2026-07-26T00:00:00Z"/>
        </w:rPr>
      </w:pPr>
      <w:ins w:id="70168" w:author="Claude (editorial pass)" w:date="2026-07-26T00:00:00Z">
        <w:r w:rsidRPr="00FA3BFA">
          <w:rPr>
            <w:rFonts w:cs="Times New Roman"/>
          </w:rPr>
          <w:t xml:space="preserve">The two explanations predict different patterns. If birds track the spawn, responses should concentrate near events in space and time, should separate among feeding groups in the order that adult fish, attached eggs and stranded material become available, and should be absent in birds that cannot reach a shoreline deposit. If the pattern instead reflects where observers looked, responses should appear across conspicuous taxa regardless of feeding mode, should not separate in time, and should extend to terrestrial birds recorded on the same checklists.</w:t>
        </w:r>
      </w:ins>
    </w:p>
    <w:p w14:paraId="389D71CC"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2 Methods</w:t>
      </w:r>
    </w:p>
    <w:p w14:paraId="0B236A5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2.1 Study Area</w:t>
      </w:r>
    </w:p>
    <w:p w14:paraId="68B34D2A" w14:textId="77777777" w:rsidR="00C15184" w:rsidRPr="00FA3BFA" w:rsidRDefault="00000000">
      <w:pPr>
        <w:rPr>
          <w:rFonts w:cs="Times New Roman"/>
        </w:rPr>
      </w:pPr>
      <w:r w:rsidRPr="00FA3BFA">
        <w:rPr>
          <w:rFonts w:cs="Times New Roman"/>
        </w:rPr>
        <w:t>Fieldwork and observation both concentrate in the Strait of Georgia, British Columbia, Canada, a semi-enclosed coastal sea between Vancouver Island and the mainland. The region was chosen because it has the largest overlap between the long-running DFO spawn record and eBird checklist coverage.</w:t>
      </w:r>
    </w:p>
    <w:p w14:paraId="41A441FD" w14:textId="77777777" w:rsidR="00C15184" w:rsidRPr="00FA3BFA" w:rsidRDefault="00000000">
      <w:pPr>
        <w:rPr>
          <w:rFonts w:cs="Times New Roman"/>
        </w:rPr>
      </w:pPr>
      <w:r w:rsidRPr="00FA3BFA">
        <w:rPr>
          <w:rFonts w:cs="Times New Roman"/>
        </w:rPr>
        <w:t>[[AUTHOR INPUT REQUIRED: insert a study-area map showing the Strait of Georgia, recorded spawning areas, and verified seasonal timing of major coastal bird movements, including shorebirds.]]</w:t>
      </w:r>
    </w:p>
    <w:p w14:paraId="558458C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2.2 Data Sources</w:t>
      </w:r>
    </w:p>
    <w:p w14:paraId="514FC521" w14:textId="77777777" w:rsidR="00C15184" w:rsidRPr="00FA3BFA" w:rsidRDefault="00000000">
      <w:pPr>
        <w:pStyle w:val="Heading3"/>
        <w:rPr>
          <w:rFonts w:cs="Times New Roman"/>
        </w:rPr>
      </w:pPr>
      <w:r w:rsidRPr="00FA3BFA">
        <w:rPr>
          <w:rFonts w:cs="Times New Roman"/>
        </w:rPr>
        <w:t>2.2.1 eBird Data</w:t>
      </w:r>
    </w:p>
    <w:p w14:paraId="4DFFE9DB" w14:textId="5CB92EE4" w:rsidR="00C15184" w:rsidRPr="00FA3BFA" w:rsidRDefault="00000000">
      <w:pPr>
        <w:rPr>
          <w:rFonts w:cs="Times New Roman"/>
        </w:rPr>
      </w:pPr>
      <w:r w:rsidRPr="00FA3BFA">
        <w:rPr>
          <w:rFonts w:cs="Times New Roman"/>
        </w:rPr>
        <w:t>eBird is a global citizen-science platform. Volunteers submit checklists recording the birds they encountered, the number of individuals when they choose to count, and the location, date and effort of the visit (B. L. Sullivan et al. 2009). Standard protocols and recorded duration, distance and party size make these submissions a semi-structured survey (Kelling et al. 2019).</w:t>
      </w:r>
      <w:r w:rsidRPr="00FA3BFA">
        <w:rPr>
          <w:rFonts w:cs="Times New Roman"/>
        </w:rPr>
        <w:t>Records came from the eBird Basic Dataset released in May 2026 and covered 2005 to 2025 (eBird 2026). Eligible checklists used stationary or travelling protocols, lasted 5 to 300 minutes, covered no more than 5 km, and had one to ten observers. Only complete checklists were retained, because marking a checklist complete means the observer reported every species they detected and identified, so a species that does not appear on one can be treated as a genuine non-detection rather than as missing information.</w:t>
      </w:r>
    </w:p>
    <w:p w14:paraId="6DBB5E7B" w14:textId="77777777" w:rsidR="00C15184" w:rsidRPr="00FA3BFA" w:rsidDel="00403A7E" w:rsidRDefault="00000000">
      <w:pPr>
        <w:pStyle w:val="Heading3"/>
        <w:rPr>
          <w:rFonts w:cs="Times New Roman"/>
        </w:rPr>
      </w:pPr>
      <w:r w:rsidRPr="00FA3BFA">
        <w:rPr>
          <w:rFonts w:cs="Times New Roman"/>
        </w:rPr>
        <w:t>2.2.2 Herring Data</w:t>
      </w:r>
    </w:p>
    <w:p w14:paraId="4824926A" w14:textId="09BF97DB" w:rsidR="00C15184" w:rsidRPr="00FA3BFA" w:rsidRDefault="00000000">
      <w:pPr>
        <w:rPr>
          <w:rFonts w:cs="Times New Roman"/>
        </w:rPr>
      </w:pPr>
      <w:r w:rsidRPr="00FA3BFA">
        <w:rPr>
          <w:rFonts w:cs="Times New Roman"/>
        </w:rPr>
        <w:t xml:space="preserve">Herring records came from the Pacific Herring Spawn Index, compiled by Fisheries and Oceans Canada (Fisheries and Oceans Canada 2026; Grinnell et al. 2023). Surveyors work the coast through the spawning season and record where spawn has been deposited, using surface surveys that measure the length of shoreline spawned and the extent of eggs on vegetation, and dive surveys that additionally record egg layering and depth. Each record therefore carries a location together with the dates over which spawn was observed at that place. The resulting index is relative rather than absolute, because it describes what surveyors found, and coastline that was not surveyed yields no record rather than a zero. Only the </w:t>
      </w:r>
      <w:r w:rsidRPr="00FA3BFA">
        <w:rPr>
          <w:rFonts w:cs="Times New Roman"/>
        </w:rPr>
        <w:lastRenderedPageBreak/>
        <w:t>presence, location and timing of a recorded event entered the models</w:t>
      </w:r>
      <w:r w:rsidR="0006516A">
        <w:rPr>
          <w:rFonts w:cs="Times New Roman"/>
        </w:rPr>
        <w:t xml:space="preserve"> – estimated spawner biomass was not included.</w:t>
      </w:r>
    </w:p>
    <w:p w14:paraId="3E11BE8E" w14:textId="77777777" w:rsidR="00C15184" w:rsidRPr="00FA3BFA" w:rsidRDefault="00000000">
      <w:pPr>
        <w:pStyle w:val="Heading3"/>
        <w:rPr>
          <w:rFonts w:cs="Times New Roman"/>
        </w:rPr>
      </w:pPr>
      <w:r w:rsidRPr="00FA3BFA">
        <w:rPr>
          <w:rFonts w:cs="Times New Roman"/>
        </w:rPr>
        <w:t>2.2.3 Linking Bird and Herring Records</w:t>
      </w:r>
    </w:p>
    <w:p w14:paraId="49C82374" w14:textId="7AB0BEB8" w:rsidR="00C15184" w:rsidRPr="00FA3BFA" w:rsidDel="00FA3BFA" w:rsidRDefault="00000000">
      <w:pPr>
        <w:rPr>
          <w:rFonts w:cs="Times New Roman"/>
        </w:rPr>
      </w:pPr>
      <w:r w:rsidRPr="00FA3BFA">
        <w:rPr>
          <w:rFonts w:cs="Times New Roman"/>
        </w:rPr>
        <w:t>Linking the two</w:t>
      </w:r>
      <w:r w:rsidR="002C176F">
        <w:rPr>
          <w:rFonts w:cs="Times New Roman"/>
        </w:rPr>
        <w:t xml:space="preserve"> data</w:t>
      </w:r>
      <w:r w:rsidRPr="00FA3BFA">
        <w:rPr>
          <w:rFonts w:cs="Times New Roman"/>
        </w:rPr>
        <w:t xml:space="preserve"> sources produced 217,200 complete eBird checklists and 1,120 recorded spawning events, which fell into 58 event blocks, 29,248 observer clusters and 22,980 generalized location clusters. An event block groups recorded spawning events that are connected because they link to the same checklists at the same time, which keeps those events and the checklists that reach them under a single random effect. Two events in the same block need not belong to one spawning population. A checklist linked to several events remained one row in the model and carried the random effect for its block. </w:t>
      </w:r>
    </w:p>
    <w:p w14:paraId="3FD60E40" w14:textId="77777777" w:rsidR="00C15184" w:rsidRPr="00FA3BFA" w:rsidRDefault="00000000">
      <w:pPr>
        <w:rPr>
          <w:rFonts w:cs="Times New Roman"/>
        </w:rPr>
      </w:pPr>
      <w:r w:rsidRPr="00FA3BFA">
        <w:rPr>
          <w:rFonts w:cs="Times New Roman"/>
        </w:rPr>
        <w:t>Day 0 was the midpoint between the first and last dates on which spawn was recorded at a location, rounded down to a whole day, or that single date where only one was available. It is an event-date anchor and not an observed biological onset, and it is dated more precisely for some events than for others: among the 1,144 events in the wider linked frame, 466 had spawn recorded on a single day and the median span between first and last date was one day. Six periods were defined around that anchor, and Table 1 gives their limits, their durations and the food expected to be available in each.</w:t>
      </w:r>
    </w:p>
    <w:tbl>
      <w:tblPr>
        <w:tblStyle w:val="TableGrid"/>
        <w:tblW w:w="0" w:type="auto"/>
        <w:tblLook w:val="04A0" w:firstRow="1" w:lastRow="0" w:firstColumn="1" w:lastColumn="0" w:noHBand="0" w:noVBand="1"/>
      </w:tblPr>
      <w:tblGrid>
        <w:gridCol w:w="2338"/>
        <w:gridCol w:w="2337"/>
        <w:gridCol w:w="2337"/>
        <w:gridCol w:w="2338"/>
      </w:tblGrid>
      <w:tr w:rsidR="000E15C6" w14:paraId="6DF39B36" w14:textId="77777777">
        <w:tc>
          <w:tcPr>
            <w:tcW w:w="2340" w:type="dxa"/>
          </w:tcPr>
          <w:p w14:paraId="6FBC0146" w14:textId="77777777" w:rsidR="000E15C6" w:rsidRDefault="00000000">
            <w:r>
              <w:rPr>
                <w:b/>
                <w:sz w:val="18"/>
              </w:rPr>
              <w:t>Period</w:t>
            </w:r>
          </w:p>
        </w:tc>
        <w:tc>
          <w:tcPr>
            <w:tcW w:w="2340" w:type="dxa"/>
          </w:tcPr>
          <w:p w14:paraId="1A89C0EF" w14:textId="77777777" w:rsidR="000E15C6" w:rsidRDefault="00000000">
            <w:r>
              <w:rPr>
                <w:b/>
                <w:sz w:val="18"/>
              </w:rPr>
              <w:t>Days from anchor</w:t>
            </w:r>
          </w:p>
        </w:tc>
        <w:tc>
          <w:tcPr>
            <w:tcW w:w="2340" w:type="dxa"/>
          </w:tcPr>
          <w:p w14:paraId="31BB56E2" w14:textId="77777777" w:rsidR="000E15C6" w:rsidRDefault="00000000">
            <w:r>
              <w:rPr>
                <w:b/>
                <w:sz w:val="18"/>
              </w:rPr>
              <w:t>Days</w:t>
            </w:r>
          </w:p>
        </w:tc>
        <w:tc>
          <w:tcPr>
            <w:tcW w:w="2340" w:type="dxa"/>
          </w:tcPr>
          <w:p w14:paraId="7B00EF92" w14:textId="77777777" w:rsidR="000E15C6" w:rsidRDefault="00000000">
            <w:r>
              <w:rPr>
                <w:b/>
                <w:sz w:val="18"/>
              </w:rPr>
              <w:t>Expected food</w:t>
            </w:r>
          </w:p>
        </w:tc>
      </w:tr>
      <w:tr w:rsidR="000E15C6" w14:paraId="74FD374C" w14:textId="77777777">
        <w:tc>
          <w:tcPr>
            <w:tcW w:w="2340" w:type="dxa"/>
          </w:tcPr>
          <w:p w14:paraId="35966B77" w14:textId="77777777" w:rsidR="000E15C6" w:rsidRDefault="00000000">
            <w:r>
              <w:rPr>
                <w:sz w:val="18"/>
              </w:rPr>
              <w:t>Baseline</w:t>
            </w:r>
          </w:p>
        </w:tc>
        <w:tc>
          <w:tcPr>
            <w:tcW w:w="2340" w:type="dxa"/>
          </w:tcPr>
          <w:p w14:paraId="66A59004" w14:textId="77777777" w:rsidR="000E15C6" w:rsidRDefault="00000000">
            <w:r>
              <w:rPr>
                <w:sz w:val="18"/>
              </w:rPr>
              <w:t>−28 to −15</w:t>
            </w:r>
          </w:p>
        </w:tc>
        <w:tc>
          <w:tcPr>
            <w:tcW w:w="2340" w:type="dxa"/>
          </w:tcPr>
          <w:p w14:paraId="7892D6D8" w14:textId="77777777" w:rsidR="000E15C6" w:rsidRDefault="00000000">
            <w:r>
              <w:rPr>
                <w:sz w:val="18"/>
              </w:rPr>
              <w:t>14</w:t>
            </w:r>
          </w:p>
        </w:tc>
        <w:tc>
          <w:tcPr>
            <w:tcW w:w="2340" w:type="dxa"/>
          </w:tcPr>
          <w:p w14:paraId="3449242A" w14:textId="77777777" w:rsidR="000E15C6" w:rsidRDefault="00000000">
            <w:r>
              <w:rPr>
                <w:sz w:val="18"/>
              </w:rPr>
              <w:t>No spawn recorded</w:t>
            </w:r>
          </w:p>
        </w:tc>
      </w:tr>
      <w:tr w:rsidR="000E15C6" w14:paraId="06B887CE" w14:textId="77777777">
        <w:tc>
          <w:tcPr>
            <w:tcW w:w="2340" w:type="dxa"/>
          </w:tcPr>
          <w:p w14:paraId="313F48DC" w14:textId="77777777" w:rsidR="000E15C6" w:rsidRDefault="00000000">
            <w:r>
              <w:rPr>
                <w:sz w:val="18"/>
              </w:rPr>
              <w:t>Early pre-spawn</w:t>
            </w:r>
          </w:p>
        </w:tc>
        <w:tc>
          <w:tcPr>
            <w:tcW w:w="2340" w:type="dxa"/>
          </w:tcPr>
          <w:p w14:paraId="63DAE946" w14:textId="77777777" w:rsidR="000E15C6" w:rsidRDefault="00000000">
            <w:r>
              <w:rPr>
                <w:sz w:val="18"/>
              </w:rPr>
              <w:t>−14 to −8</w:t>
            </w:r>
          </w:p>
        </w:tc>
        <w:tc>
          <w:tcPr>
            <w:tcW w:w="2340" w:type="dxa"/>
          </w:tcPr>
          <w:p w14:paraId="60341BF6" w14:textId="77777777" w:rsidR="000E15C6" w:rsidRDefault="00000000">
            <w:r>
              <w:rPr>
                <w:sz w:val="18"/>
              </w:rPr>
              <w:t>7</w:t>
            </w:r>
          </w:p>
        </w:tc>
        <w:tc>
          <w:tcPr>
            <w:tcW w:w="2340" w:type="dxa"/>
          </w:tcPr>
          <w:p w14:paraId="4A219E08" w14:textId="77777777" w:rsidR="000E15C6" w:rsidRDefault="00000000">
            <w:r>
              <w:rPr>
                <w:sz w:val="18"/>
              </w:rPr>
              <w:t>No spawn recorded</w:t>
            </w:r>
          </w:p>
        </w:tc>
      </w:tr>
      <w:tr w:rsidR="000E15C6" w14:paraId="5C00B852" w14:textId="77777777">
        <w:tc>
          <w:tcPr>
            <w:tcW w:w="2340" w:type="dxa"/>
          </w:tcPr>
          <w:p w14:paraId="703E96B7" w14:textId="77777777" w:rsidR="000E15C6" w:rsidRDefault="00000000">
            <w:r>
              <w:rPr>
                <w:sz w:val="18"/>
              </w:rPr>
              <w:t>Immediate pre-spawn</w:t>
            </w:r>
          </w:p>
        </w:tc>
        <w:tc>
          <w:tcPr>
            <w:tcW w:w="2340" w:type="dxa"/>
          </w:tcPr>
          <w:p w14:paraId="2C28E31E" w14:textId="77777777" w:rsidR="000E15C6" w:rsidRDefault="00000000">
            <w:r>
              <w:rPr>
                <w:sz w:val="18"/>
              </w:rPr>
              <w:t>−7 to −1</w:t>
            </w:r>
          </w:p>
        </w:tc>
        <w:tc>
          <w:tcPr>
            <w:tcW w:w="2340" w:type="dxa"/>
          </w:tcPr>
          <w:p w14:paraId="379DBA75" w14:textId="77777777" w:rsidR="000E15C6" w:rsidRDefault="00000000">
            <w:r>
              <w:rPr>
                <w:sz w:val="18"/>
              </w:rPr>
              <w:t>7</w:t>
            </w:r>
          </w:p>
        </w:tc>
        <w:tc>
          <w:tcPr>
            <w:tcW w:w="2340" w:type="dxa"/>
          </w:tcPr>
          <w:p w14:paraId="3906FC10" w14:textId="36F32E65" w:rsidR="000E15C6" w:rsidRDefault="00D61221">
            <w:r>
              <w:rPr>
                <w:sz w:val="18"/>
              </w:rPr>
              <w:t>Adults aggregating nearshore.</w:t>
            </w:r>
          </w:p>
        </w:tc>
      </w:tr>
      <w:tr w:rsidR="000E15C6" w14:paraId="7B19B4BF" w14:textId="77777777">
        <w:tc>
          <w:tcPr>
            <w:tcW w:w="2340" w:type="dxa"/>
          </w:tcPr>
          <w:p w14:paraId="22ABF8B5" w14:textId="77777777" w:rsidR="000E15C6" w:rsidRDefault="00000000">
            <w:r>
              <w:rPr>
                <w:sz w:val="18"/>
              </w:rPr>
              <w:t>Spawn</w:t>
            </w:r>
          </w:p>
        </w:tc>
        <w:tc>
          <w:tcPr>
            <w:tcW w:w="2340" w:type="dxa"/>
          </w:tcPr>
          <w:p w14:paraId="3A710634" w14:textId="77777777" w:rsidR="000E15C6" w:rsidRDefault="00000000">
            <w:r>
              <w:rPr>
                <w:sz w:val="18"/>
              </w:rPr>
              <w:t>0 to 3</w:t>
            </w:r>
          </w:p>
        </w:tc>
        <w:tc>
          <w:tcPr>
            <w:tcW w:w="2340" w:type="dxa"/>
          </w:tcPr>
          <w:p w14:paraId="1D07D98D" w14:textId="77777777" w:rsidR="000E15C6" w:rsidRDefault="00000000">
            <w:r>
              <w:rPr>
                <w:sz w:val="18"/>
              </w:rPr>
              <w:t>4</w:t>
            </w:r>
          </w:p>
        </w:tc>
        <w:tc>
          <w:tcPr>
            <w:tcW w:w="2340" w:type="dxa"/>
          </w:tcPr>
          <w:p w14:paraId="5131B5D6" w14:textId="77777777" w:rsidR="000E15C6" w:rsidRDefault="00000000">
            <w:r>
              <w:rPr>
                <w:sz w:val="18"/>
              </w:rPr>
              <w:t>Adults in the shallows; eggs being laid</w:t>
            </w:r>
          </w:p>
        </w:tc>
      </w:tr>
      <w:tr w:rsidR="000E15C6" w14:paraId="27FAF407" w14:textId="77777777">
        <w:tc>
          <w:tcPr>
            <w:tcW w:w="2340" w:type="dxa"/>
          </w:tcPr>
          <w:p w14:paraId="2437F3B5" w14:textId="77777777" w:rsidR="000E15C6" w:rsidRDefault="00000000">
            <w:r>
              <w:rPr>
                <w:sz w:val="18"/>
              </w:rPr>
              <w:t>Early egg</w:t>
            </w:r>
          </w:p>
        </w:tc>
        <w:tc>
          <w:tcPr>
            <w:tcW w:w="2340" w:type="dxa"/>
          </w:tcPr>
          <w:p w14:paraId="118D2506" w14:textId="77777777" w:rsidR="000E15C6" w:rsidRDefault="00000000">
            <w:r>
              <w:rPr>
                <w:sz w:val="18"/>
              </w:rPr>
              <w:t>4 to 14</w:t>
            </w:r>
          </w:p>
        </w:tc>
        <w:tc>
          <w:tcPr>
            <w:tcW w:w="2340" w:type="dxa"/>
          </w:tcPr>
          <w:p w14:paraId="6ED2087B" w14:textId="77777777" w:rsidR="000E15C6" w:rsidRDefault="00000000">
            <w:r>
              <w:rPr>
                <w:sz w:val="18"/>
              </w:rPr>
              <w:t>11</w:t>
            </w:r>
          </w:p>
        </w:tc>
        <w:tc>
          <w:tcPr>
            <w:tcW w:w="2340" w:type="dxa"/>
          </w:tcPr>
          <w:p w14:paraId="0A9C4475" w14:textId="77777777" w:rsidR="000E15C6" w:rsidRDefault="00000000">
            <w:r>
              <w:rPr>
                <w:sz w:val="18"/>
              </w:rPr>
              <w:t>Eggs on vegetation and along the shore</w:t>
            </w:r>
          </w:p>
        </w:tc>
      </w:tr>
      <w:tr w:rsidR="000E15C6" w14:paraId="46149166" w14:textId="77777777">
        <w:tc>
          <w:tcPr>
            <w:tcW w:w="2340" w:type="dxa"/>
          </w:tcPr>
          <w:p w14:paraId="61707ADF" w14:textId="77777777" w:rsidR="000E15C6" w:rsidRDefault="00000000">
            <w:r>
              <w:rPr>
                <w:sz w:val="18"/>
              </w:rPr>
              <w:t>Late egg</w:t>
            </w:r>
          </w:p>
        </w:tc>
        <w:tc>
          <w:tcPr>
            <w:tcW w:w="2340" w:type="dxa"/>
          </w:tcPr>
          <w:p w14:paraId="33269E0C" w14:textId="77777777" w:rsidR="000E15C6" w:rsidRDefault="00000000">
            <w:r>
              <w:rPr>
                <w:sz w:val="18"/>
              </w:rPr>
              <w:t>15 to 28</w:t>
            </w:r>
          </w:p>
        </w:tc>
        <w:tc>
          <w:tcPr>
            <w:tcW w:w="2340" w:type="dxa"/>
          </w:tcPr>
          <w:p w14:paraId="6B89EE73" w14:textId="77777777" w:rsidR="000E15C6" w:rsidRDefault="00000000">
            <w:r>
              <w:rPr>
                <w:sz w:val="18"/>
              </w:rPr>
              <w:t>14</w:t>
            </w:r>
          </w:p>
        </w:tc>
        <w:tc>
          <w:tcPr>
            <w:tcW w:w="2340" w:type="dxa"/>
          </w:tcPr>
          <w:p w14:paraId="258DA58B" w14:textId="77777777" w:rsidR="000E15C6" w:rsidRDefault="00000000">
            <w:r>
              <w:rPr>
                <w:sz w:val="18"/>
              </w:rPr>
              <w:t>Eggs largely hatched or washed away</w:t>
            </w:r>
          </w:p>
        </w:tc>
      </w:tr>
    </w:tbl>
    <w:p w14:paraId="1E1ACFF9" w14:textId="77777777" w:rsidR="000E15C6" w:rsidRDefault="00000000">
      <w:r>
        <w:rPr>
          <w:sz w:val="18"/>
        </w:rPr>
        <w:t>Table 1. Periods defined relative to the recorded event date. The pre-spawn summary weights the two pre-spawn periods equally. The active summary weights the spawn and early egg periods by their durations, 4/15 and 11/15.</w:t>
      </w:r>
    </w:p>
    <w:p w14:paraId="11ED8DFC" w14:textId="46AF9916" w:rsidR="00C15184" w:rsidRPr="00FA3BFA" w:rsidRDefault="00D61221">
      <w:pPr>
        <w:rPr>
          <w:rFonts w:cs="Times New Roman"/>
        </w:rPr>
      </w:pPr>
      <w:r w:rsidR="00000000" w:rsidRPr="00FA3BFA">
        <w:rPr>
          <w:rFonts w:cs="Times New Roman"/>
        </w:rPr>
        <w:t>A checklist was defined as “near” when it lay within 5 km of a recorded event and in the reference zone at 5 to 20 km. The reference zone is not assumed to be spawn-free. The distance between a checklist and spawn, however, can be fuzzy. Checklists are often assigned a location at a “hotspot” but can in reality traverse several km over the checklist duration. Herring spawning locations are also not precise, as their locations are assigned to nearest pre-defined locations typically on the size range of a bay or point. Moreover herring spawns can range in length, further confounding distance linking. Distances ran from the checklist point location to the event point, including for travelling checklists. About 12% of near-zone checklists travelled more than 2.5 km and about 3% more than 4 km. A route that crossed a zone boundary was still represented by one point, which blurs the zones. Because that blur does not depend on event timing, it is expected to weaken a localized response more often than create one</w:t>
      </w:r>
    </w:p>
    <w:p w14:paraId="616CC321" w14:textId="77777777" w:rsidR="00C15184" w:rsidRPr="00FA3BFA" w:rsidRDefault="00000000">
      <w:pPr>
        <w:rPr>
          <w:rFonts w:cs="Times New Roman"/>
        </w:rPr>
      </w:pPr>
      <w:r w:rsidRPr="00FA3BFA">
        <w:rPr>
          <w:rFonts w:cs="Times New Roman"/>
        </w:rPr>
        <w:t xml:space="preserve">A checklist could link to several events at different distances and dates. All eligible links were counted in the period and zone where they fell, giving twelve exposure variables from six periods and two zones. Each checklist stayed one row however many links it carried. Baseline and active exposure were not </w:t>
      </w:r>
      <w:r w:rsidRPr="00FA3BFA">
        <w:rPr>
          <w:rFonts w:cs="Times New Roman"/>
        </w:rPr>
        <w:lastRenderedPageBreak/>
        <w:t>mutually exclusive: 5,163 checklists, 5.5% of those with any exposure, contributed to both through different events. Variance inflation among the twelve exposure variables ranged from 1.22 to 1.26.</w:t>
      </w:r>
    </w:p>
    <w:p w14:paraId="2486A6E0" w14:textId="359892B5" w:rsidR="00C15184" w:rsidRPr="00FA3BFA" w:rsidDel="00D61221" w:rsidRDefault="00000000">
      <w:pPr>
        <w:rPr>
          <w:rFonts w:cs="Times New Roman"/>
        </w:rPr>
      </w:pPr>
      <w:r w:rsidRPr="00FA3BFA">
        <w:rPr>
          <w:rFonts w:cs="Times New Roman"/>
        </w:rPr>
        <w:t>The models did not require every event or block to contain checklists in both zones. Of 1,120 events, 850 contributed links in both zones, as did 51 of 58 blocks. In total, 99.8% of exposed checklists were in a block represented in both zones, so most of the comparison was made within blocks.</w:t>
      </w:r>
      <w:r w:rsidR="00D61221">
        <w:rPr>
          <w:rStyle w:val="CommentReference"/>
          <w:rFonts w:cs="Times New Roman"/>
          <w:sz w:val="22"/>
          <w:szCs w:val="24"/>
        </w:rPr>
        <w:t xml:space="preserve"> </w:t>
      </w:r>
    </w:p>
    <w:p w14:paraId="4CC73F6C" w14:textId="77777777" w:rsidR="00C15184" w:rsidRPr="00FA3BFA" w:rsidRDefault="00000000">
      <w:pPr>
        <w:keepNext/>
        <w:rPr>
          <w:rFonts w:cs="Times New Roman"/>
        </w:rPr>
      </w:pPr>
      <w:r w:rsidRPr="00FA3BFA">
        <w:rPr>
          <w:rFonts w:cs="Times New Roman"/>
          <w:noProof/>
          <w:color w:val="000000"/>
        </w:rPr>
        <w:drawing>
          <wp:inline distT="0" distB="0" distL="0" distR="0" wp14:anchorId="546BF892" wp14:editId="4D2BD62D">
            <wp:extent cx="5302908" cy="4562825"/>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11"/>
                    <a:stretch>
                      <a:fillRect/>
                    </a:stretch>
                  </pic:blipFill>
                  <pic:spPr bwMode="auto">
                    <a:xfrm>
                      <a:off x="0" y="0"/>
                      <a:ext cx="5302908" cy="4562825"/>
                    </a:xfrm>
                    <a:prstGeom prst="rect">
                      <a:avLst/>
                    </a:prstGeom>
                    <a:noFill/>
                    <a:ln w="9525">
                      <a:noFill/>
                      <a:headEnd/>
                      <a:tailEnd/>
                    </a:ln>
                  </pic:spPr>
                </pic:pic>
              </a:graphicData>
            </a:graphic>
          </wp:inline>
        </w:drawing>
      </w:r>
    </w:p>
    <w:p w14:paraId="12D8F4B1" w14:textId="77777777" w:rsidR="00C15184" w:rsidRPr="00FA3BFA" w:rsidRDefault="00000000">
      <w:pPr>
        <w:rPr>
          <w:rFonts w:cs="Times New Roman"/>
        </w:rPr>
      </w:pPr>
      <w:r w:rsidRPr="00FA3BFA">
        <w:rPr>
          <w:rFonts w:cs="Times New Roman"/>
        </w:rPr>
        <w:t>Figure 1. The design in ecological terms. Complete eBird checklists were linked to recorded spawning events by distance and by date relative to the event-date anchor. Whether a species was reported and how many were counted were modelled separately. The main comparison asks whether the near-to-reference relationship during days 0 to 14 became stronger than during days −14 to −1. The days −28 to −15 baseline enters through the model and not through that comparison, in which its two terms cancel.</w:t>
      </w:r>
    </w:p>
    <w:p w14:paraId="282FF7B4" w14:textId="77777777" w:rsidR="00BF0BAC" w:rsidRPr="00FA3BFA" w:rsidRDefault="00000000">
      <w:pPr>
        <w:pStyle w:val="Heading2"/>
        <w:rPr>
          <w:rFonts w:ascii="Times New Roman" w:hAnsi="Times New Roman" w:cs="Times New Roman"/>
        </w:rPr>
      </w:pPr>
      <w:r w:rsidRPr="00FA3BFA">
        <w:rPr>
          <w:rFonts w:ascii="Times New Roman" w:hAnsi="Times New Roman" w:cs="Times New Roman"/>
        </w:rPr>
        <w:t>2.3 Response Variables</w:t>
      </w:r>
    </w:p>
    <w:p w14:paraId="533E8038" w14:textId="33950148" w:rsidR="00BF0BAC" w:rsidRPr="00FA3BFA" w:rsidRDefault="00000000">
      <w:pPr>
        <w:rPr>
          <w:rFonts w:cs="Times New Roman"/>
        </w:rPr>
      </w:pPr>
      <w:r w:rsidRPr="00FA3BFA">
        <w:rPr>
          <w:rFonts w:cs="Times New Roman"/>
        </w:rPr>
        <w:t xml:space="preserve">Two outcomes represent different parts of the checklist record. Checklist reporting was </w:t>
      </w:r>
      <w:r w:rsidR="00D61221">
        <w:rPr>
          <w:rFonts w:cs="Times New Roman"/>
        </w:rPr>
        <w:t>equal to one</w:t>
      </w:r>
      <w:r w:rsidR="00D61221" w:rsidRPr="00FA3BFA">
        <w:rPr>
          <w:rFonts w:cs="Times New Roman"/>
        </w:rPr>
        <w:t xml:space="preserve"> </w:t>
      </w:r>
      <w:r w:rsidRPr="00FA3BFA">
        <w:rPr>
          <w:rFonts w:cs="Times New Roman"/>
        </w:rPr>
        <w:t>when a species was reported on an eligible complete checklist and</w:t>
      </w:r>
      <w:r w:rsidR="00D61221">
        <w:rPr>
          <w:rFonts w:cs="Times New Roman"/>
        </w:rPr>
        <w:t xml:space="preserve"> was equal to</w:t>
      </w:r>
      <w:r w:rsidRPr="00FA3BFA">
        <w:rPr>
          <w:rFonts w:cs="Times New Roman"/>
        </w:rPr>
        <w:t xml:space="preserve"> zero when it was omitted </w:t>
      </w:r>
      <w:r w:rsidR="00D61221">
        <w:rPr>
          <w:rFonts w:cs="Times New Roman"/>
        </w:rPr>
        <w:t>(</w:t>
      </w:r>
      <w:r w:rsidRPr="00FA3BFA">
        <w:rPr>
          <w:rFonts w:cs="Times New Roman"/>
        </w:rPr>
        <w:t>although an omission is informative about reporting it does not prove that the species was absent</w:t>
      </w:r>
      <w:r w:rsidR="00D61221">
        <w:rPr>
          <w:rFonts w:cs="Times New Roman"/>
        </w:rPr>
        <w:t>)</w:t>
      </w:r>
      <w:r w:rsidRPr="00FA3BFA">
        <w:rPr>
          <w:rFonts w:cs="Times New Roman"/>
        </w:rPr>
        <w:t xml:space="preserve">. Every positive report kept its count state, so a finite number contributed to both outcomes while an unquantified </w:t>
      </w:r>
      <w:r w:rsidR="00D61221">
        <w:rPr>
          <w:rFonts w:cs="Times New Roman"/>
        </w:rPr>
        <w:t>“</w:t>
      </w:r>
      <w:r w:rsidRPr="00FA3BFA">
        <w:rPr>
          <w:rFonts w:cs="Times New Roman"/>
        </w:rPr>
        <w:t>X</w:t>
      </w:r>
      <w:r w:rsidR="00D61221">
        <w:rPr>
          <w:rFonts w:cs="Times New Roman"/>
        </w:rPr>
        <w:t>”</w:t>
      </w:r>
      <w:r w:rsidRPr="00FA3BFA">
        <w:rPr>
          <w:rFonts w:cs="Times New Roman"/>
        </w:rPr>
        <w:t xml:space="preserve"> contributed only to whether the species was reported. Observers enter </w:t>
      </w:r>
      <w:r w:rsidR="00D61221">
        <w:rPr>
          <w:rFonts w:cs="Times New Roman"/>
        </w:rPr>
        <w:t>“</w:t>
      </w:r>
      <w:r w:rsidRPr="00FA3BFA">
        <w:rPr>
          <w:rFonts w:cs="Times New Roman"/>
        </w:rPr>
        <w:t>X</w:t>
      </w:r>
      <w:r w:rsidR="00D61221">
        <w:rPr>
          <w:rFonts w:cs="Times New Roman"/>
        </w:rPr>
        <w:t>”</w:t>
      </w:r>
      <w:r w:rsidRPr="00FA3BFA">
        <w:rPr>
          <w:rFonts w:cs="Times New Roman"/>
        </w:rPr>
        <w:t xml:space="preserve"> when they know a bird is present but cannot or do not want to count it, most often when the number of individuals is large.</w:t>
      </w:r>
    </w:p>
    <w:p w14:paraId="1FC9B74B" w14:textId="5BCE315E" w:rsidR="00BF0BAC" w:rsidRPr="00FA3BFA" w:rsidRDefault="00000000">
      <w:pPr>
        <w:rPr>
          <w:rFonts w:cs="Times New Roman"/>
        </w:rPr>
      </w:pPr>
      <w:r w:rsidRPr="00FA3BFA">
        <w:rPr>
          <w:rStyle w:val="CommentReference"/>
          <w:rFonts w:cs="Times New Roman"/>
          <w:sz w:val="22"/>
          <w:szCs w:val="24"/>
        </w:rPr>
        <w:lastRenderedPageBreak/>
      </w:r>
      <w:r w:rsidRPr="00FA3BFA">
        <w:rPr>
          <w:rFonts w:cs="Times New Roman"/>
        </w:rPr>
        <w:t xml:space="preserve">Reported number, the second outcome, entered the models as a natural logarithm. Exponentiated estimates therefore compare geometric mean counts among those records. The two outcomes answer different questions. The first asks whether a species appeared on a checklist at all, whereas the second asks whether the number an observer supplied was larger, and a species can change on one without changing on the other. Because the count outcome is measured only among birds that were both reported and counted, however, it is conditioned on something the reporting models themselves show to be responsive, which is a selection problem and not only a difference of question. </w:t>
      </w:r>
    </w:p>
    <w:p w14:paraId="5702D7DD"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2.4 Model Structure and the Difference-in-Differences Contrast</w:t>
      </w:r>
    </w:p>
    <w:p w14:paraId="23201620" w14:textId="77777777" w:rsidR="00C15184" w:rsidRPr="00FA3BFA" w:rsidRDefault="00000000">
      <w:pPr>
        <w:rPr>
          <w:rFonts w:cs="Times New Roman"/>
        </w:rPr>
      </w:pPr>
      <w:r w:rsidRPr="00FA3BFA">
        <w:rPr>
          <w:rFonts w:cs="Times New Roman"/>
          <w:color w:val="000000"/>
        </w:rPr>
        <w:t>For checklist (i), the model for each species was</w:t>
      </w:r>
    </w:p>
    <w:p w14:paraId="20FD7F20" w14:textId="77777777" w:rsidR="00C15184" w:rsidRPr="00FA3BFA" w:rsidRDefault="00000000">
      <w:pPr>
        <w:rPr>
          <w:rFonts w:cs="Times New Roman"/>
        </w:rPr>
      </w:pPr>
      <m:oMathPara>
        <m:oMathParaPr>
          <m:jc m:val="center"/>
        </m:oMathParaPr>
        <m:oMath>
          <m:r>
            <w:rPr>
              <w:rFonts w:ascii="Cambria Math" w:hAnsi="Cambria Math" w:cs="Times New Roman"/>
            </w:rPr>
            <m:t>g</m:t>
          </m:r>
          <m:d>
            <m:dPr>
              <m:begChr m:val="["/>
              <m:endChr m:val="]"/>
              <m:ctrlPr>
                <w:rPr>
                  <w:rFonts w:ascii="Cambria Math" w:hAnsi="Cambria Math" w:cs="Times New Roman"/>
                </w:rPr>
              </m:ctrlPr>
            </m:dPr>
            <m:e>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d>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e>
          </m:nary>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γ</m:t>
              </m: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b</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o</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oMath>
      </m:oMathPara>
    </w:p>
    <w:p w14:paraId="3802BCA0" w14:textId="77777777" w:rsidR="00C15184" w:rsidRPr="00FA3BFA" w:rsidRDefault="00000000">
      <w:pPr>
        <w:rPr>
          <w:rFonts w:cs="Times New Roman"/>
        </w:rPr>
      </w:pPr>
      <w:r w:rsidRPr="00FA3BFA">
        <w:rPr>
          <w:rFonts w:cs="Times New Roman"/>
          <w:color w:val="000000"/>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FA3BFA">
        <w:rPr>
          <w:rFonts w:cs="Times New Roman"/>
          <w:color w:val="000000"/>
        </w:rPr>
        <w:t xml:space="preserve"> is checklist reporting or log reported count; </w:t>
      </w:r>
      <m:oMath>
        <m:r>
          <w:rPr>
            <w:rFonts w:ascii="Cambria Math" w:hAnsi="Cambria Math" w:cs="Times New Roman"/>
          </w:rPr>
          <m:t>g</m:t>
        </m:r>
      </m:oMath>
      <w:r w:rsidRPr="00FA3BFA">
        <w:rPr>
          <w:rFonts w:cs="Times New Roman"/>
          <w:color w:val="000000"/>
        </w:rPr>
        <w:t xml:space="preserve"> is the logit link for checklist reporting and the identity link for log count;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number of recorded source-event links for checklist </w:t>
      </w:r>
      <m:oMath>
        <m:r>
          <w:rPr>
            <w:rFonts w:ascii="Cambria Math" w:hAnsi="Cambria Math" w:cs="Times New Roman"/>
          </w:rPr>
          <m:t>i</m:t>
        </m:r>
      </m:oMath>
      <w:r w:rsidRPr="00FA3BFA">
        <w:rPr>
          <w:rFonts w:cs="Times New Roman"/>
          <w:color w:val="000000"/>
        </w:rPr>
        <w:t xml:space="preserve"> in period </w:t>
      </w:r>
      <m:oMath>
        <m:r>
          <w:rPr>
            <w:rFonts w:ascii="Cambria Math" w:hAnsi="Cambria Math" w:cs="Times New Roman"/>
          </w:rPr>
          <m:t>p</m:t>
        </m:r>
      </m:oMath>
      <w:r w:rsidRPr="00FA3BFA">
        <w:rPr>
          <w:rFonts w:cs="Times New Roman"/>
          <w:color w:val="000000"/>
        </w:rPr>
        <w:t xml:space="preserve"> and zone </w:t>
      </w:r>
      <m:oMath>
        <m:r>
          <w:rPr>
            <w:rFonts w:ascii="Cambria Math" w:hAnsi="Cambria Math" w:cs="Times New Roman"/>
          </w:rPr>
          <m:t>z</m:t>
        </m:r>
      </m:oMath>
      <w:r w:rsidRPr="00FA3BFA">
        <w:rPr>
          <w:rFonts w:cs="Times New Roman"/>
          <w:color w:val="000000"/>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slope for one additional link in that cell; </w:t>
      </w: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i</m:t>
            </m:r>
          </m:sub>
        </m:sSub>
      </m:oMath>
      <w:r w:rsidRPr="00FA3BFA">
        <w:rPr>
          <w:rFonts w:cs="Times New Roman"/>
          <w:color w:val="000000"/>
        </w:rPr>
        <w:t xml:space="preserve"> contains the adjustment variables; and the three </w:t>
      </w:r>
      <m:oMath>
        <m:r>
          <w:rPr>
            <w:rFonts w:ascii="Cambria Math" w:hAnsi="Cambria Math" w:cs="Times New Roman"/>
          </w:rPr>
          <m:t>u</m:t>
        </m:r>
      </m:oMath>
      <w:r w:rsidRPr="00FA3BFA">
        <w:rPr>
          <w:rFonts w:cs="Times New Roman"/>
          <w:color w:val="000000"/>
        </w:rPr>
        <w:t xml:space="preserve"> terms are random intercepts for event block, observer cluster, and generalized location cluster.</w:t>
      </w:r>
    </w:p>
    <w:p w14:paraId="5C0B2356" w14:textId="77777777" w:rsidR="00C15184" w:rsidRPr="00FA3BFA" w:rsidRDefault="00000000">
      <w:pPr>
        <w:rPr>
          <w:rFonts w:cs="Times New Roman"/>
        </w:rPr>
      </w:pPr>
      <w:r w:rsidRPr="00FA3BFA">
        <w:rPr>
          <w:rFonts w:cs="Times New Roman"/>
          <w:color w:val="000000"/>
        </w:rPr>
        <w:t>For a period (p), the reported baseline-adjusted near/reference contrast was</w:t>
      </w:r>
    </w:p>
    <w:p w14:paraId="32577295" w14:textId="77777777" w:rsidR="00C15184" w:rsidRPr="00FA3BFA" w:rsidRDefault="00000000">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oMath>
      </m:oMathPara>
    </w:p>
    <w:p w14:paraId="5FD39DE3" w14:textId="77777777" w:rsidR="00C15184" w:rsidRPr="00FA3BFA" w:rsidRDefault="00000000">
      <w:pPr>
        <w:rPr>
          <w:rFonts w:cs="Times New Roman"/>
        </w:rPr>
      </w:pPr>
      <w:r w:rsidRPr="00FA3BFA">
        <w:rPr>
          <w:rFonts w:cs="Times New Roman"/>
          <w:color w:val="000000"/>
        </w:rPr>
        <w:t>This compares the near-to-reference relationship in a given period against the same relationship at baseline. In plain terms, it asks whether a checklist's association with one more nearby spawning event grew stronger after onset than before it, allowing for the same change in the reference zone. It is not a percentage change in the number of birds present.</w:t>
      </w:r>
    </w:p>
    <w:p w14:paraId="545CEC8C" w14:textId="20CF0394" w:rsidR="00C15184" w:rsidRPr="00FA3BFA" w:rsidRDefault="006E4209">
      <w:pPr>
        <w:rPr>
          <w:rFonts w:cs="Times New Roman"/>
        </w:rPr>
      </w:pPr>
      <w:r w:rsidRPr="00FA3BFA">
        <w:rPr>
          <w:rStyle w:val="CommentReference"/>
          <w:rFonts w:cs="Times New Roman"/>
          <w:color w:val="000000"/>
          <w:sz w:val="22"/>
          <w:szCs w:val="24"/>
        </w:rPr>
        <w:t>Because the comparison is a difference of differences in event time, it rests on an assumption that cannot be verified directly</w:t>
      </w:r>
      <w:r w:rsidR="005C7EE5">
        <w:rPr>
          <w:rStyle w:val="CommentReference"/>
          <w:rFonts w:cs="Times New Roman"/>
          <w:color w:val="000000"/>
          <w:sz w:val="22"/>
          <w:szCs w:val="24"/>
        </w:rPr>
        <w:t>. However,</w:t>
      </w:r>
      <w:r w:rsidRPr="00FA3BFA">
        <w:rPr>
          <w:rStyle w:val="CommentReference"/>
          <w:rFonts w:cs="Times New Roman"/>
          <w:color w:val="000000"/>
          <w:sz w:val="22"/>
          <w:szCs w:val="24"/>
        </w:rPr>
        <w:t xml:space="preserve">it can be probed: without spawning, the near-to-reference gap would have carried on evolving the same way in both zones. This is the parallel-trends assumption familiar from quasi-experimental designs in ecology and policy evaluation (Larsen, Meng, and Kendall 2019; Wing, Simon, and Bello-Gomez 2018). The baseline period is there so that a standing difference between near and far shorelines cannot masquerade as a response to spawning. </w:t>
      </w:r>
    </w:p>
    <w:p w14:paraId="0BEBA3F5" w14:textId="3B8EC759" w:rsidR="00C15184" w:rsidRPr="00FA3BFA" w:rsidRDefault="00000000">
      <w:pPr>
        <w:rPr>
          <w:rFonts w:cs="Times New Roman"/>
        </w:rPr>
      </w:pPr>
      <w:r w:rsidRPr="00FA3BFA">
        <w:rPr>
          <w:rFonts w:cs="Times New Roman"/>
          <w:color w:val="000000"/>
        </w:rPr>
        <w:t>Whether a species was reported was fitted with a binomial mixed model, and log count with a Gaussian mixed model, both using the nAGQ = 0 approximation for the binomial fits (Bates et al. 2015). Confidence intervals are Wald intervals on the model scale, built from the exact variance of each comparison against the full fixed-effect covariance matrix and then exponentiated</w:t>
      </w:r>
      <w:r w:rsidR="005C7EE5">
        <w:rPr>
          <w:rFonts w:cs="Times New Roman"/>
          <w:color w:val="000000"/>
        </w:rPr>
        <w:t>.</w:t>
      </w:r>
      <w:r w:rsidRPr="00FA3BFA">
        <w:rPr>
          <w:rFonts w:cs="Times New Roman"/>
          <w:color w:val="000000"/>
        </w:rPr>
        <w:t xml:space="preserve"> </w:t>
      </w:r>
      <w:r w:rsidR="005C7EE5">
        <w:rPr>
          <w:rFonts w:cs="Times New Roman"/>
          <w:color w:val="000000"/>
        </w:rPr>
        <w:t>B</w:t>
      </w:r>
      <w:r w:rsidRPr="00FA3BFA">
        <w:rPr>
          <w:rFonts w:cs="Times New Roman"/>
          <w:color w:val="000000"/>
        </w:rPr>
        <w:t>oth the estimates and their intervals inherit that approximation.</w:t>
      </w:r>
    </w:p>
    <w:p w14:paraId="69FDB376" w14:textId="0550166F" w:rsidR="00C15184" w:rsidRPr="00FA3BFA" w:rsidRDefault="00000000">
      <w:pPr>
        <w:rPr>
          <w:rFonts w:cs="Times New Roman"/>
        </w:rPr>
      </w:pPr>
      <w:r w:rsidRPr="00FA3BFA">
        <w:rPr>
          <w:rFonts w:cs="Times New Roman"/>
          <w:color w:val="000000"/>
        </w:rPr>
        <w:t>Models adjusted for year as a factor, protocol, log duration, log of one plus distance travelled, and number of observers</w:t>
      </w:r>
      <w:r w:rsidR="005C7EE5">
        <w:rPr>
          <w:rFonts w:cs="Times New Roman"/>
          <w:color w:val="000000"/>
        </w:rPr>
        <w:t>. Random intercepts were included</w:t>
      </w:r>
      <w:r w:rsidRPr="00FA3BFA">
        <w:rPr>
          <w:rFonts w:cs="Times New Roman"/>
          <w:color w:val="000000"/>
        </w:rPr>
        <w:t xml:space="preserve">for event block, observer and location. DThe three effort terms </w:t>
      </w:r>
      <w:r w:rsidR="005C7EE5">
        <w:rPr>
          <w:rFonts w:cs="Times New Roman"/>
          <w:color w:val="000000"/>
        </w:rPr>
        <w:t>warrant</w:t>
      </w:r>
      <w:r w:rsidR="005C7EE5" w:rsidRPr="00FA3BFA">
        <w:rPr>
          <w:rFonts w:cs="Times New Roman"/>
          <w:color w:val="000000"/>
        </w:rPr>
        <w:t xml:space="preserve"> </w:t>
      </w:r>
      <w:r w:rsidRPr="00FA3BFA">
        <w:rPr>
          <w:rFonts w:cs="Times New Roman"/>
          <w:color w:val="000000"/>
        </w:rPr>
        <w:t xml:space="preserve">their own caution. </w:t>
      </w:r>
      <w:r w:rsidRPr="00FA3BFA">
        <w:rPr>
          <w:rFonts w:cs="Times New Roman"/>
          <w:color w:val="000000"/>
        </w:rPr>
        <w:t xml:space="preserve">Duration, distance and observer count are measured on the same checklist as the outcome. A conspicuous flock may itself lengthen a visit, extend a route or draw a second observer, in which case adjusting for them removes part of the response. Their distributions barely move across the event date, however: median near-zone duration rises by one minute and median near-zone distance by 0.04 km between the two windows, with slightly larger shifts in the reference zone. That is </w:t>
      </w:r>
      <w:r w:rsidRPr="00FA3BFA">
        <w:rPr>
          <w:rFonts w:cs="Times New Roman"/>
          <w:color w:val="000000"/>
        </w:rPr>
        <w:lastRenderedPageBreak/>
        <w:t>reassuring without being decisive, since a covariate can respond to exposure without its marginal distribution shifting.</w:t>
      </w:r>
    </w:p>
    <w:p w14:paraId="11F86B3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2.5 Multiple Testing and Sensitivity Analyses</w:t>
      </w:r>
    </w:p>
    <w:p w14:paraId="0235ABAC" w14:textId="5718BA71" w:rsidR="00C15184" w:rsidRPr="00FA3BFA" w:rsidRDefault="005C7EE5">
      <w:pPr>
        <w:rPr>
          <w:rFonts w:cs="Times New Roman"/>
        </w:rPr>
      </w:pPr>
      <w:r w:rsidR="00000000" w:rsidRPr="00FA3BFA">
        <w:rPr>
          <w:rFonts w:cs="Times New Roman"/>
          <w:color w:val="000000"/>
        </w:rPr>
        <w:t>For each period and outcome, Benjamini and Hochberg (1995) correction was applied across all 49 species. Every adjusted p-value reported below belongs to that set. The main test compares the duration-weighted days 0 to 14 estimate directly against the mean estimate for days −14 to −1, using the full fixed-effect covariance matrix; it is therefore not a naive difference of two independent ratios. The two baseline terms enter with equal and opposite weight. They thus cancel exactly and the baseline period acts through the model and not through the comparison. Models for whether a record carried a number instead of an “X” formed a separate exploratory set.</w:t>
      </w:r>
    </w:p>
    <w:p w14:paraId="600789AC" w14:textId="46B37030" w:rsidR="00C15184" w:rsidRPr="00FA3BFA" w:rsidRDefault="00000000">
      <w:pPr>
        <w:rPr>
          <w:rFonts w:cs="Times New Roman"/>
        </w:rPr>
      </w:pPr>
      <w:r>
        <w:rPr/>
        <w:t>Released counts below 20 are suppressed, and no figure quoted in this article falls under that threshold.</w:t>
      </w:r>
    </w:p>
    <w:p w14:paraId="1C39816D" w14:textId="77777777" w:rsidR="00C15184" w:rsidRPr="00FA3BFA" w:rsidRDefault="00000000">
      <w:pPr>
        <w:rPr>
          <w:rFonts w:cs="Times New Roman"/>
        </w:rPr>
      </w:pPr>
      <w:r w:rsidRPr="00FA3BFA">
        <w:rPr>
          <w:rFonts w:cs="Times New Roman"/>
          <w:color w:val="000000"/>
        </w:rPr>
        <w:t>Exponentiated estimates are ratios of near-to-reference slopes per additional recorded event link. A value above one means the near-to-reference relationship grew stronger after onset than before. These are per-link quantities and not percentage changes in how many birds were present.</w:t>
      </w:r>
    </w:p>
    <w:p w14:paraId="6526F954" w14:textId="77777777" w:rsidR="00C15184" w:rsidRPr="00FA3BFA" w:rsidRDefault="00000000">
      <w:pPr>
        <w:rPr>
          <w:rFonts w:cs="Times New Roman"/>
        </w:rPr>
      </w:pPr>
      <w:r w:rsidRPr="00FA3BFA">
        <w:rPr>
          <w:rFonts w:cs="Times New Roman"/>
          <w:color w:val="000000"/>
        </w:rPr>
        <w:t>Predictions on the natural scale were standardized over the observed checklist covariates with random intercepts set to zero, so they describe a typical site, observer and event. The per-link form carries an assumption worth naming, since every ratio here is expressed per additional link: each further link is taken to add the same amount on the model scale. That is what makes a ratio comparable between species whose checklists carry different numbers of links, and if the response saturates instead, the fitted slope averages over an unmodelled curve. Multiple links are common. Between 29% and 44% of exposed checklists carry two or more, and the largest carries 23. A binary any-link version was fitted as a sensitivity and is reported in Section 3.7, but no spline, quadratic or capped alternative, so the shape of that response is described and not estimated. One conventional alternative encoding was also chosen before fitting, on support and geometry alone. Restricting the data to checklists linked to a single event left 72,443 checklists and supported count models for only 19 of the 49 species, so deterministic nearest-event assignment was used instead, which retained all 217,200 checklists and supported count models for 41. All other terms and procedures were unchanged.</w:t>
      </w:r>
    </w:p>
    <w:p w14:paraId="2337F757" w14:textId="5CD5BDF3" w:rsidR="00BF0BAC" w:rsidRPr="00FA3BFA" w:rsidRDefault="00000000">
      <w:pPr>
        <w:rPr>
          <w:rFonts w:cs="Times New Roman"/>
        </w:rPr>
      </w:pPr>
      <w:r>
        <w:rPr/>
        <w:t>To test whether the 5 km near-zone boundary concealed a shorter-range pattern, Bald Eagle and Glaucous-winged Gull (</w:t>
      </w:r>
      <w:r>
        <w:rPr>
          <w:i/>
        </w:rPr>
        <w:t>Larus glaucescens</w:t>
      </w:r>
      <w:r>
        <w:rPr/>
        <w:t>) were examined in thirteen 2 km bands from 0 to 26 km, with American Robin (</w:t>
      </w:r>
      <w:r>
        <w:rPr>
          <w:i/>
        </w:rPr>
        <w:t>Turdus migratorius</w:t>
      </w:r>
      <w:r>
        <w:rPr/>
        <w:t xml:space="preserve">) as a terrestrial control. Each band was compared with its own days −28 to −15 baseline. Separate comparisons tested days 0 to 3 against days −7 to −1, and a 13-coefficient test compared the full days 0 to 3 profile with the two equally weighted pre-spawn windows. Benjamini-Hochberg correction was applied within each species, outcome and period across the 13 bands. </w:t>
      </w:r>
    </w:p>
    <w:p w14:paraId="16FFFF0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3 Results</w:t>
      </w:r>
    </w:p>
    <w:p w14:paraId="75E8138C" w14:textId="77FEBFAD" w:rsidR="00C15184" w:rsidRPr="00FA3BFA" w:rsidRDefault="00A35A94">
      <w:pPr>
        <w:pStyle w:val="Heading2"/>
        <w:rPr>
          <w:rFonts w:ascii="Times New Roman" w:hAnsi="Times New Roman" w:cs="Times New Roman"/>
        </w:rPr>
      </w:pPr>
      <w:r w:rsidR="00000000" w:rsidRPr="00FA3BFA">
        <w:rPr>
          <w:rFonts w:ascii="Times New Roman" w:hAnsi="Times New Roman" w:cs="Times New Roman"/>
        </w:rPr>
        <w:t>3.1 Model Support and Fit Status</w:t>
      </w:r>
    </w:p>
    <w:p w14:paraId="6342D7CB" w14:textId="181F41DD" w:rsidR="00C15184" w:rsidRPr="00FA3BFA" w:rsidRDefault="00000000">
      <w:pPr>
        <w:rPr>
          <w:rFonts w:cs="Times New Roman"/>
        </w:rPr>
      </w:pPr>
      <w:r>
        <w:rPr/>
        <w:t xml:space="preserve">In total, 217,200 complete eBird checklists collected between 2005 and 2025 entered the analysis, linked to 1,120 recorded spawning events that formed 58 blocks. </w:t>
      </w:r>
      <w:r w:rsidR="00A35A94">
        <w:rPr/>
        <w:t>The degree of evidence</w:t>
      </w:r>
      <w:r>
        <w:rPr/>
        <w:t xml:space="preserve"> behind each species varies enormously, since American Crow (</w:t>
      </w:r>
      <w:r>
        <w:rPr>
          <w:i/>
        </w:rPr>
        <w:t>Corvus brachyrhynchos</w:t>
      </w:r>
      <w:r>
        <w:rPr/>
        <w:t xml:space="preserve">) appeared on 53.5% of checklists and </w:t>
      </w:r>
      <w:r>
        <w:rPr/>
        <w:lastRenderedPageBreak/>
        <w:t>carried 112,180 counted records, whereas</w:t>
      </w:r>
      <w:r w:rsidR="00A35A94">
        <w:rPr/>
        <w:t xml:space="preserve"> in contrast,</w:t>
      </w:r>
      <w:r>
        <w:rPr/>
        <w:t xml:space="preserve"> Glaucous Gull (</w:t>
      </w:r>
      <w:r>
        <w:rPr>
          <w:i/>
        </w:rPr>
        <w:t>L. hyperboreus</w:t>
      </w:r>
      <w:r>
        <w:rPr/>
        <w:t>) appeared on 0.09% and carried 185.</w:t>
      </w:r>
    </w:p>
    <w:p w14:paraId="165D835B" w14:textId="3E822F14" w:rsidR="00C15184" w:rsidRPr="00FA3BFA" w:rsidRDefault="00000000">
      <w:pPr>
        <w:rPr>
          <w:rFonts w:cs="Times New Roman"/>
        </w:rPr>
      </w:pPr>
      <w:r>
        <w:rPr/>
        <w:t>Of 98 models across 49 species and two outcomes, 94 fitted. Whether a species was reported (presence/absence) could be estimated for 48 of the 49, and how many were counted for 46. The four failures were both models for Glaucous Gull, a scarce visitor with 185 counted records, and the count models for Surfbird (</w:t>
      </w:r>
      <w:r>
        <w:rPr>
          <w:i/>
        </w:rPr>
        <w:t>Calidris virgata</w:t>
      </w:r>
      <w:r>
        <w:rPr/>
        <w:t>) and Rhinoceros Auklet (</w:t>
      </w:r>
      <w:r>
        <w:rPr>
          <w:i/>
        </w:rPr>
        <w:t>Cerorhinca monocerata</w:t>
      </w:r>
      <w:r>
        <w:rPr/>
        <w:t>), with 1,063 and 1,816. One further count model, Western Gull (</w:t>
      </w:r>
      <w:r>
        <w:rPr>
          <w:i/>
        </w:rPr>
        <w:t>L. occidentalis</w:t>
      </w:r>
      <w:r>
        <w:rPr/>
        <w:t>), converged but is statistically insignificant (p&gt;0.05). All four failures fall among the least frequently counted birds in the family.Per-species estimates, intervals, adjusted p-values, sample sizes and fit status for all 49 species and both outcomes are available in the supplementary material.</w:t>
      </w:r>
    </w:p>
    <w:p w14:paraId="1C84F02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3.2 Responses During the Active Spawning Period</w:t>
      </w:r>
    </w:p>
    <w:p w14:paraId="32FE0DEB" w14:textId="77777777" w:rsidR="00C15184" w:rsidRPr="00FA3BFA" w:rsidRDefault="00000000">
      <w:pPr>
        <w:rPr>
          <w:rFonts w:cs="Times New Roman"/>
        </w:rPr>
      </w:pPr>
      <w:r w:rsidRPr="00FA3BFA">
        <w:rPr>
          <w:rFonts w:cs="Times New Roman"/>
          <w:color w:val="000000"/>
        </w:rPr>
        <w:t>Birds were counted in larger numbers far more consistently than they were reported more often (Figure 2). Reporting rose for 28 of 48 species and fell for 20, with 13 of those increases surviving correction for multiple testing. Counts rose for 42 of 46 and fell for four, with 18 increases surviving. No decrease survived in either outcome. The gap between the two outcomes is wider than those tallies suggest. Among the 46 species with both models, 27 rose in both and 15 rose only in counts. Four rose in neither. None rose only in reporting, so every species that disagreed with itself disagreed in the same direction. An exact paired test on those 15 gives p = 0.00006, although species share checklists, events and observers, so the figure describes how lopsided the pattern is more than it tests it.</w:t>
      </w:r>
    </w:p>
    <w:p w14:paraId="5768AC9D" w14:textId="77777777" w:rsidR="00C15184" w:rsidRPr="00FA3BFA" w:rsidRDefault="00000000">
      <w:pPr>
        <w:rPr>
          <w:rFonts w:cs="Times New Roman"/>
        </w:rPr>
      </w:pPr>
      <w:r>
        <w:rPr/>
        <w:t>Gulls dominated the reporting results, with Bonaparte's Gull (</w:t>
      </w:r>
      <w:r>
        <w:rPr>
          <w:i/>
        </w:rPr>
        <w:t>Chroicocephalus philadelphia</w:t>
      </w:r>
      <w:r>
        <w:rPr/>
        <w:t>) reported 1.48 times as often per nearby spawn (95% CI 1.22–1.79), American Herring Gull (</w:t>
      </w:r>
      <w:r>
        <w:rPr>
          <w:i/>
        </w:rPr>
        <w:t>L. smithsonianus</w:t>
      </w:r>
      <w:r>
        <w:rPr/>
        <w:t>) 1.39 (1.23–1.57), California Gull (</w:t>
      </w:r>
      <w:r>
        <w:rPr>
          <w:i/>
        </w:rPr>
        <w:t>L. californicus</w:t>
      </w:r>
      <w:r>
        <w:rPr/>
        <w:t>) 1.32 (1.21–1.43), Iceland Gull (</w:t>
      </w:r>
      <w:r>
        <w:rPr>
          <w:i/>
        </w:rPr>
        <w:t>L. glaucoides</w:t>
      </w:r>
      <w:r>
        <w:rPr/>
        <w:t>) 1.29 (1.18–1.41) and Short-billed Gull (</w:t>
      </w:r>
      <w:r>
        <w:rPr>
          <w:i/>
        </w:rPr>
        <w:t>L. brachyrhynchus</w:t>
      </w:r>
      <w:r>
        <w:rPr/>
        <w:t>) 1.25 (1.17–1.34). These are not 48% or 39% increases in the number of gulls on the coast, since each describes how much more strongly a checklist's reporting of that species tracked a nearby spawning event after the event date than before it. Outside the gulls the largest reporting increases came from Lesser Scaup (</w:t>
      </w:r>
      <w:r>
        <w:rPr>
          <w:i/>
        </w:rPr>
        <w:t>Aythya affinis</w:t>
      </w:r>
      <w:r>
        <w:rPr/>
        <w:t>) at 1.26 (1.11–1.44) and Northern Pintail (</w:t>
      </w:r>
      <w:r>
        <w:rPr>
          <w:i/>
        </w:rPr>
        <w:t>Anas acuta</w:t>
      </w:r>
      <w:r>
        <w:rPr/>
        <w:t>) at 1.21 (1.10–1.32), neither of which is a bird the herring literature would nominate first.</w:t>
      </w:r>
    </w:p>
    <w:p w14:paraId="65B2DE5F" w14:textId="77777777" w:rsidR="00C15184" w:rsidRPr="00FA3BFA" w:rsidRDefault="00000000">
      <w:pPr>
        <w:rPr>
          <w:rFonts w:cs="Times New Roman"/>
        </w:rPr>
      </w:pPr>
      <w:r>
        <w:rPr/>
        <w:t>The largest count increases were Long-tailed Duck (</w:t>
      </w:r>
      <w:r>
        <w:rPr>
          <w:i/>
        </w:rPr>
        <w:t>Clangula hyemalis</w:t>
      </w:r>
      <w:r>
        <w:rPr/>
        <w:t>) at 1.43 (1.29–1.60), Surf Scoter at 1.30 (1.21–1.40), Short-billed Gull at 1.30 (1.23–1.37), Harlequin Duck at 1.20 (1.15–1.26) and Common Goldeneye (</w:t>
      </w:r>
      <w:r>
        <w:rPr>
          <w:i/>
        </w:rPr>
        <w:t>Bucephala clangula</w:t>
      </w:r>
      <w:r>
        <w:rPr/>
        <w:t>) at 1.20 (1.15–1.25), although increases were far more widespread than that significant subset conveys. Of 46 species, only Common Murre (</w:t>
      </w:r>
      <w:r>
        <w:rPr>
          <w:i/>
        </w:rPr>
        <w:t>Uria aalge</w:t>
      </w:r>
      <w:r>
        <w:rPr/>
        <w:t>), Black-bellied Plover (</w:t>
      </w:r>
      <w:r>
        <w:rPr>
          <w:i/>
        </w:rPr>
        <w:t>Pluvialis squatarola</w:t>
      </w:r>
      <w:r>
        <w:rPr/>
        <w:t>), Black Oystercatcher (</w:t>
      </w:r>
      <w:r>
        <w:rPr>
          <w:i/>
        </w:rPr>
        <w:t>Haematopus bachmani</w:t>
      </w:r>
      <w:r>
        <w:rPr/>
        <w:t>) and Great Blue Heron (</w:t>
      </w:r>
      <w:r>
        <w:rPr>
          <w:i/>
        </w:rPr>
        <w:t>Ardea herodias</w:t>
      </w:r>
      <w:r>
        <w:rPr/>
        <w:t>) were counted in smaller numbers at all, and none of those four significantly. Precision tracks how often a species is counted rather than how large its estimate is. Bald Eagle's count increase of 1.063 (1.045–1.080) is modest in size and among the most precise in the family, resting on 83,359 counted records, whereas Bonaparte's Gull's count increase of 1.16 spans 0.87 to 1.56 on 4,025.</w:t>
      </w:r>
    </w:p>
    <w:p w14:paraId="1A09CC77" w14:textId="77777777" w:rsidR="00C15184" w:rsidRPr="00FA3BFA" w:rsidRDefault="00000000">
      <w:pPr>
        <w:keepNext/>
        <w:rPr>
          <w:rFonts w:cs="Times New Roman"/>
        </w:rPr>
      </w:pPr>
      <w:r w:rsidRPr="00FA3BFA">
        <w:rPr>
          <w:rFonts w:cs="Times New Roman"/>
          <w:noProof/>
          <w:color w:val="000000"/>
        </w:rPr>
        <w:lastRenderedPageBreak/>
        <w:drawing>
          <wp:inline distT="0" distB="0" distL="0" distR="0" wp14:anchorId="25C44DB9" wp14:editId="76E66FB8">
            <wp:extent cx="5074920" cy="5844371"/>
            <wp:effectExtent l="0" t="0" r="0" b="0"/>
            <wp:docPr id="36" name="Picture" descr="Complete-family active-minus-pre-onset contrasts for checklist reporting and reported number when quantified."/>
            <wp:cNvGraphicFramePr/>
            <a:graphic xmlns:a="http://schemas.openxmlformats.org/drawingml/2006/main">
              <a:graphicData uri="http://schemas.openxmlformats.org/drawingml/2006/picture">
                <pic:pic xmlns:pic="http://schemas.openxmlformats.org/drawingml/2006/picture">
                  <pic:nvPicPr>
                    <pic:cNvPr id="37" name="Picture" descr="figures/v12/figure3_primary_results_v12.png"/>
                    <pic:cNvPicPr>
                      <a:picLocks noChangeAspect="1" noChangeArrowheads="1"/>
                    </pic:cNvPicPr>
                  </pic:nvPicPr>
                  <pic:blipFill>
                    <a:blip r:embed="rId12"/>
                    <a:stretch>
                      <a:fillRect/>
                    </a:stretch>
                  </pic:blipFill>
                  <pic:spPr bwMode="auto">
                    <a:xfrm>
                      <a:off x="0" y="0"/>
                      <a:ext cx="5074920" cy="5844371"/>
                    </a:xfrm>
                    <a:prstGeom prst="rect">
                      <a:avLst/>
                    </a:prstGeom>
                    <a:noFill/>
                    <a:ln w="9525">
                      <a:noFill/>
                      <a:headEnd/>
                      <a:tailEnd/>
                    </a:ln>
                  </pic:spPr>
                </pic:pic>
              </a:graphicData>
            </a:graphic>
          </wp:inline>
        </w:drawing>
      </w:r>
    </w:p>
    <w:p w14:paraId="04F59E91" w14:textId="77777777" w:rsidR="00C15184" w:rsidRPr="00FA3BFA" w:rsidRDefault="00000000">
      <w:pPr>
        <w:rPr>
          <w:rFonts w:cs="Times New Roman"/>
        </w:rPr>
      </w:pPr>
      <w:r w:rsidRPr="00FA3BFA">
        <w:rPr>
          <w:rFonts w:cs="Times New Roman"/>
          <w:color w:val="000000"/>
        </w:rPr>
        <w:t>Figure 2. Before-and-after change for all 49 species. Points and 95% intervals compare the duration-weighted active period (days 0 to 14) with the preceding 14 days. The days −28 to −15 baseline enters through the model and not through this comparison, in which its two terms cancel exactly. Filled points survive correction for multiple testing within the 49 species for that outcome; open points do not. Blue marks whether a species was reported, orange how many were counted. Species whose model would not estimate have no point. Ratios refer to one additional recorded spawning event nearby. Figure 3 uses a different reference point, plotting each period against the days −28 to −15 baseline.</w:t>
      </w:r>
    </w:p>
    <w:p w14:paraId="5DD0D007" w14:textId="77777777" w:rsidR="00762553" w:rsidRPr="00FA3BFA" w:rsidRDefault="00000000">
      <w:pPr>
        <w:pStyle w:val="Heading2"/>
        <w:rPr>
          <w:rFonts w:ascii="Times New Roman" w:hAnsi="Times New Roman" w:cs="Times New Roman"/>
        </w:rPr>
      </w:pPr>
      <w:r w:rsidRPr="00FA3BFA">
        <w:rPr>
          <w:rFonts w:ascii="Times New Roman" w:hAnsi="Times New Roman" w:cs="Times New Roman"/>
        </w:rPr>
        <w:t>3.3 Responses by Feeding Group</w:t>
      </w:r>
    </w:p>
    <w:p w14:paraId="06642A83" w14:textId="77777777" w:rsidR="00762553" w:rsidRPr="00FA3BFA" w:rsidRDefault="00000000">
      <w:pPr>
        <w:rPr>
          <w:rFonts w:cs="Times New Roman"/>
        </w:rPr>
      </w:pPr>
      <w:r>
        <w:rPr/>
        <w:t xml:space="preserve">The 49 species were sorted into seven feeding groups in the species registry before any model was fitted, and those groups diverged sharply, with two producing nothing at all. Roe-feeding diving sea ducks, the group with the strongest prior expectation, gave the clearest count result, since seven of ten were counted </w:t>
      </w:r>
      <w:r>
        <w:rPr/>
        <w:lastRenderedPageBreak/>
        <w:t>in significantly larger numbers: Long-tailed Duck 1.43 (1.29–1.60), Surf Scoter 1.30 (1.21–1.40), Harlequin Duck 1.20 (1.15–1.26), Common Goldeneye 1.20 (1.15–1.25), White-winged Scoter 1.17 (1.06–1.30), Greater Scaup (</w:t>
      </w:r>
      <w:r>
        <w:rPr>
          <w:i/>
        </w:rPr>
        <w:t>A. marila</w:t>
      </w:r>
      <w:r>
        <w:rPr/>
        <w:t>) 1.16 (1.05–1.29) and Bufflehead (</w:t>
      </w:r>
      <w:r>
        <w:rPr>
          <w:i/>
        </w:rPr>
        <w:t>B. albeola</w:t>
      </w:r>
      <w:r>
        <w:rPr/>
        <w:t>) 1.12 (1.09–1.15), while Barrow's Goldeneye (</w:t>
      </w:r>
      <w:r>
        <w:rPr>
          <w:i/>
        </w:rPr>
        <w:t>B. islandica</w:t>
      </w:r>
      <w:r>
        <w:rPr/>
        <w:t>) at 1.10 (1.01–1.19) fell just outside and only Black Scoter (</w:t>
      </w:r>
      <w:r>
        <w:rPr>
          <w:i/>
        </w:rPr>
        <w:t>Melanitta americana</w:t>
      </w:r>
      <w:r>
        <w:rPr/>
        <w:t>) was flat. Reporting behaved quite differently in the same birds, because only Lesser Scaup 1.26 (1.11–1.44), Harlequin Duck 1.15 (1.05–1.26) and Greater Scaup 1.13 (1.03–1.24) cleared correction, and Surf Scoter reporting sat at 1.00. Birds that already winter on these shorelines and then concentrate where roe is reachable would produce exactly this shape.</w:t>
      </w:r>
    </w:p>
    <w:p w14:paraId="4BBF9D36" w14:textId="77777777" w:rsidR="00762553" w:rsidRPr="00FA3BFA" w:rsidRDefault="00000000">
      <w:pPr>
        <w:rPr>
          <w:rFonts w:cs="Times New Roman"/>
        </w:rPr>
      </w:pPr>
      <w:r>
        <w:rPr/>
        <w:t>Gulls were the mirror image, and the only group in which reporting was the stronger outcome. Six of eight were reported significantly more often, from Bonaparte's Gull at 1.48 down to Glaucous-winged Gull at 1.14 (1.08–1.20), with only Ring-billed and Western Gull outside, and four were also counted in larger numbers, led by Short-billed Gull at 1.30 and Glaucous-winged Gull at 1.17 (1.13–1.21). Bonaparte's Gull, which had the largest reporting increase in the study, nonetheless had a count estimate of 1.16 spanning 0.87 to 1.56, so its numbers did not detectably change. Gulls are also the group where an observation effect is hardest to rule out, because a feeding flock is visible from a long way off and easy to record without counting.</w:t>
      </w:r>
    </w:p>
    <w:p w14:paraId="10FEEE3F" w14:textId="77777777" w:rsidR="00762553" w:rsidRPr="00FA3BFA" w:rsidRDefault="00000000">
      <w:pPr>
        <w:rPr>
          <w:rFonts w:cs="Times New Roman"/>
        </w:rPr>
      </w:pPr>
      <w:r>
        <w:rPr/>
        <w:t>Fish-chasing piscivores showed a narrower version of the sea duck pattern, with five of twelve counted in larger numbers: Pacific Loon (</w:t>
      </w:r>
      <w:r>
        <w:rPr>
          <w:i/>
        </w:rPr>
        <w:t>Gavia pacifica</w:t>
      </w:r>
      <w:r>
        <w:rPr/>
        <w:t>) 1.16 (1.04–1.29), Red-breasted Merganser (</w:t>
      </w:r>
      <w:r>
        <w:rPr>
          <w:i/>
        </w:rPr>
        <w:t>Mergus serrator</w:t>
      </w:r>
      <w:r>
        <w:rPr/>
        <w:t>) 1.13 (1.07–1.19), Common Merganser (</w:t>
      </w:r>
      <w:r>
        <w:rPr>
          <w:i/>
        </w:rPr>
        <w:t>M. merganser</w:t>
      </w:r>
      <w:r>
        <w:rPr/>
        <w:t>) 1.11 (1.07–1.16), Double-crested Cormorant (</w:t>
      </w:r>
      <w:r>
        <w:rPr>
          <w:i/>
        </w:rPr>
        <w:t>Nannopterum auritum</w:t>
      </w:r>
      <w:r>
        <w:rPr/>
        <w:t>) 1.10 (1.05–1.15) and Common Loon (</w:t>
      </w:r>
      <w:r>
        <w:rPr>
          <w:i/>
        </w:rPr>
        <w:t>G. immer</w:t>
      </w:r>
      <w:r>
        <w:rPr/>
        <w:t>) 1.05 (1.01–1.08). Only Common Merganser at 1.16 (1.10–1.23) was also reported more often, and seven of the twelve, including all three grebes, showed nothing at all. Shoreline scavengers were narrower still, because Bald Eagle's count increase of 1.06 (1.05–1.08) was the group's only significant result, while American Crow, Common Raven (</w:t>
      </w:r>
      <w:r>
        <w:rPr>
          <w:i/>
        </w:rPr>
        <w:t>C. corax</w:t>
      </w:r>
      <w:r>
        <w:rPr/>
        <w:t>) and Great Blue Heron stayed flat in both outcomes despite being three of the four most frequently reported birds in the family. Since their estimates are precise, those flat results carry information.</w:t>
      </w:r>
    </w:p>
    <w:p w14:paraId="1F06A142" w14:textId="77777777" w:rsidR="00762553" w:rsidRPr="00FA3BFA" w:rsidRDefault="00000000">
      <w:pPr>
        <w:rPr>
          <w:rFonts w:cs="Times New Roman"/>
        </w:rPr>
      </w:pPr>
      <w:r>
        <w:rPr/>
        <w:t>Two groups produced nothing, and one of them had a reason to respond. No alcid cleared correction in either outcome. Pigeon Guillemot (</w:t>
      </w:r>
      <w:r>
        <w:rPr>
          <w:i/>
        </w:rPr>
        <w:t>Cepphus columba</w:t>
      </w:r>
      <w:r>
        <w:rPr/>
        <w:t>), Marbled Murrelet (</w:t>
      </w:r>
      <w:r>
        <w:rPr>
          <w:i/>
        </w:rPr>
        <w:t>Brachyramphus marmoratus</w:t>
      </w:r>
      <w:r>
        <w:rPr/>
        <w:t>), Common Murre and Rhinoceros Auklet had reporting estimates of 0.99, 0.94, 0.87 and 0.75, three of the four below one, with intervals too wide to separate from no change. Birds that chase fish in open water should not gather at a shoreline deposit, so that is the expected answer. Shorebirds are the harder case. They are documented consumers of herring eggs on exposed substrate (Bishop and Green 2001), yet Black Oystercatcher, Dunlin (</w:t>
      </w:r>
      <w:r>
        <w:rPr>
          <w:i/>
        </w:rPr>
        <w:t>C. alpina</w:t>
      </w:r>
      <w:r>
        <w:rPr/>
        <w:t>), Black Turnstone (</w:t>
      </w:r>
      <w:r>
        <w:rPr>
          <w:i/>
        </w:rPr>
        <w:t>Arenaria melanocephala</w:t>
      </w:r>
      <w:r>
        <w:rPr/>
        <w:t>) and Black-bellied Plover were all reported slightly less often, between 0.94 and 0.96 and none significantly. None was counted in larger numbers either. Surfbird had the group's largest reporting estimate at 1.37 but an interval from 0.97 to 1.94 and no count model. Egg availability to a wader depends on the tide, and these models carry no tidal or diel term. A response confined to the hours around low water would wash out across every other checklist. Shorebird use of spawn here may also be too local to register across a whole strait. The models fitted and simply found nothing.</w:t>
      </w:r>
    </w:p>
    <w:p w14:paraId="5C65278F" w14:textId="77777777" w:rsidR="00762553" w:rsidRPr="00FA3BFA" w:rsidRDefault="00000000">
      <w:pPr>
        <w:rPr>
          <w:rFonts w:cs="Times New Roman"/>
        </w:rPr>
      </w:pPr>
      <w:r>
        <w:rPr/>
        <w:t>Dabbling ducks and geese responded mainly through reporting, with Northern Pintail 1.21 (1.10–1.32), Brant (</w:t>
      </w:r>
      <w:r>
        <w:rPr>
          <w:i/>
        </w:rPr>
        <w:t>B. bernicla</w:t>
      </w:r>
      <w:r>
        <w:rPr/>
        <w:t>) 1.16 (1.04–1.30) and American Wigeon (</w:t>
      </w:r>
      <w:r>
        <w:rPr>
          <w:i/>
        </w:rPr>
        <w:t>Mareca americana</w:t>
      </w:r>
      <w:r>
        <w:rPr/>
        <w:t>) 1.11 (1.04–1.17) clearing correction, as did Mallard (</w:t>
      </w:r>
      <w:r>
        <w:rPr>
          <w:i/>
        </w:rPr>
        <w:t>A. platyrhynchos</w:t>
      </w:r>
      <w:r>
        <w:rPr/>
        <w:t xml:space="preserve">)'s count increase of 1.07 (1.04–1.10), while Canada </w:t>
      </w:r>
      <w:r>
        <w:rPr/>
        <w:lastRenderedPageBreak/>
        <w:t>Goose (</w:t>
      </w:r>
      <w:r>
        <w:rPr>
          <w:i/>
        </w:rPr>
        <w:t>Branta canadensis</w:t>
      </w:r>
      <w:r>
        <w:rPr/>
        <w:t>) stayed flat. This is the group in which a herring-specific reading of the family is hardest to defend.</w:t>
      </w:r>
    </w:p>
    <w:p w14:paraId="2FAB76D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3.4 Timing of Response</w:t>
      </w:r>
    </w:p>
    <w:p w14:paraId="5FFABA12" w14:textId="77777777" w:rsidR="00C15184" w:rsidRPr="00FA3BFA" w:rsidRDefault="00000000">
      <w:pPr>
        <w:rPr>
          <w:rFonts w:cs="Times New Roman"/>
        </w:rPr>
      </w:pPr>
      <w:r w:rsidRPr="00FA3BFA">
        <w:rPr>
          <w:rFonts w:cs="Times New Roman"/>
          <w:color w:val="000000"/>
        </w:rPr>
        <w:t>Averaging over the active period hides patterns that differ through time (Figure 3), and the difference between groups can be tested. For each species, the estimate at the event date minus the estimate during early egg gives a timing score, with its variance taken from the fitted covariance matrix. Regressing that score on the feeding groups, weighted by precision, tests whether the groups differ. Those groups were fixed before any model was run. Both outcomes say they do, counts far more decisively than reporting (Q = 117.3 and Q = 15.0, each on 6 degrees of freedom, p &lt; 0.001 and p = 0.02). The two outcomes separate different groups. In counts the result comes from roe-feeding divers, which peak once eggs are available, and from shoreline scavengers, which peak at the event date. In reporting the two groups whose intervals exclude zero are gulls and shoreline scavengers, both peaking early. The divers that dominate the count result are flat. Feeding group therefore explains part of the variation and not most of it, leaving 76% of the residual heterogeneity unexplained for counts and 39% for reporting.</w:t>
      </w:r>
    </w:p>
    <w:p w14:paraId="30C12593" w14:textId="77777777" w:rsidR="00C15184" w:rsidRPr="00FA3BFA" w:rsidRDefault="00000000">
      <w:pPr>
        <w:rPr>
          <w:rFonts w:cs="Times New Roman"/>
        </w:rPr>
      </w:pPr>
      <w:r w:rsidRPr="00FA3BFA">
        <w:rPr>
          <w:rFonts w:cs="Times New Roman"/>
          <w:color w:val="000000"/>
        </w:rPr>
        <w:t>Adult fish and spent carcasses come first, attached eggs later, and the groups separate in that order. Shoreline scavengers are the only group peaking at onset in both outcomes, which is when adult fish are present and when spent adults first wash up. Gulls peak at onset in reporting but show no timing difference in counts, the pattern expected if they arrive abruptly and their flock sizes are recorded too inconsistently to carry a timing signal. Roe-feeding divers are the only group counted in larger numbers later, once the eggs are attached and the adult fish have gone. Piscivores, alcids, shorebirds and dabbling ducks were flat in both outcomes. Three groups of seven carry the separation, and its shape follows how a bird feeds and not how large its response was.</w:t>
      </w:r>
    </w:p>
    <w:p w14:paraId="7CCB347E" w14:textId="77777777" w:rsidR="00C15184" w:rsidRPr="00FA3BFA" w:rsidRDefault="00000000">
      <w:pPr>
        <w:rPr>
          <w:rFonts w:cs="Times New Roman"/>
        </w:rPr>
      </w:pPr>
      <w:r w:rsidRPr="00FA3BFA">
        <w:rPr>
          <w:rFonts w:cs="Times New Roman"/>
          <w:color w:val="000000"/>
        </w:rPr>
        <w:t>Individual species show the same division. Common Merganser rose in both outcomes with both peaks close to the event date, Glaucous-winged and Short-billed Gull rose in both with the reporting change concentrated early, and Bald Eagle rose briefly near the event date in both. Surf Scoter reporting stayed at one throughout while its counts peaked during early egg availability, and White-winged Scoter and Harlequin Duck traced the same shape with smaller amplitude. Figure 3 shows these eight, chosen to span the feeding groups.</w:t>
      </w:r>
    </w:p>
    <w:p w14:paraId="1AA9B98A" w14:textId="77777777" w:rsidR="00C15184" w:rsidRPr="00FA3BFA" w:rsidRDefault="00000000">
      <w:pPr>
        <w:rPr>
          <w:rFonts w:cs="Times New Roman"/>
        </w:rPr>
      </w:pPr>
      <w:r w:rsidRPr="00FA3BFA">
        <w:rPr>
          <w:rFonts w:cs="Times New Roman"/>
          <w:color w:val="000000"/>
        </w:rPr>
        <w:t>American Wigeon appears in Figure 3 as a counterpoint, since its estimates were modestly positive after the event date even though no direct herring link is established for it, and its profile lacks the late peak that the roe-feeding divers show.</w:t>
      </w:r>
    </w:p>
    <w:p w14:paraId="7C3FAF08" w14:textId="77777777" w:rsidR="00C15184" w:rsidRPr="00FA3BFA" w:rsidRDefault="00000000">
      <w:pPr>
        <w:keepNext/>
        <w:rPr>
          <w:rFonts w:cs="Times New Roman"/>
        </w:rPr>
      </w:pPr>
      <w:r w:rsidRPr="00FA3BFA">
        <w:rPr>
          <w:rFonts w:cs="Times New Roman"/>
          <w:noProof/>
          <w:color w:val="000000"/>
        </w:rPr>
        <w:lastRenderedPageBreak/>
        <w:drawing>
          <wp:inline distT="0" distB="0" distL="0" distR="0" wp14:anchorId="0158EAEC" wp14:editId="4B3903A0">
            <wp:extent cx="5623560" cy="3518038"/>
            <wp:effectExtent l="0" t="0" r="0" b="0"/>
            <wp:docPr id="40" name="Picture" descr="Period-specific associations for eight ecologically illustrative species."/>
            <wp:cNvGraphicFramePr/>
            <a:graphic xmlns:a="http://schemas.openxmlformats.org/drawingml/2006/main">
              <a:graphicData uri="http://schemas.openxmlformats.org/drawingml/2006/picture">
                <pic:pic xmlns:pic="http://schemas.openxmlformats.org/drawingml/2006/picture">
                  <pic:nvPicPr>
                    <pic:cNvPr id="41" name="Picture" descr="figures/v12/figure2_temporal_patterns_v12.png"/>
                    <pic:cNvPicPr>
                      <a:picLocks noChangeAspect="1" noChangeArrowheads="1"/>
                    </pic:cNvPicPr>
                  </pic:nvPicPr>
                  <pic:blipFill>
                    <a:blip r:embed="rId13"/>
                    <a:stretch>
                      <a:fillRect/>
                    </a:stretch>
                  </pic:blipFill>
                  <pic:spPr bwMode="auto">
                    <a:xfrm>
                      <a:off x="0" y="0"/>
                      <a:ext cx="5623560" cy="3518038"/>
                    </a:xfrm>
                    <a:prstGeom prst="rect">
                      <a:avLst/>
                    </a:prstGeom>
                    <a:noFill/>
                    <a:ln w="9525">
                      <a:noFill/>
                      <a:headEnd/>
                      <a:tailEnd/>
                    </a:ln>
                  </pic:spPr>
                </pic:pic>
              </a:graphicData>
            </a:graphic>
          </wp:inline>
        </w:drawing>
      </w:r>
    </w:p>
    <w:p w14:paraId="322AC62F" w14:textId="77777777" w:rsidR="00C15184" w:rsidRPr="00FA3BFA" w:rsidRDefault="00000000">
      <w:pPr>
        <w:rPr>
          <w:rFonts w:cs="Times New Roman"/>
        </w:rPr>
      </w:pPr>
      <w:r w:rsidRPr="00FA3BFA">
        <w:rPr>
          <w:rFonts w:cs="Times New Roman"/>
          <w:color w:val="000000"/>
        </w:rPr>
        <w:t>Figure 3. Change through time for eight species chosen to span the feeding groups. Blue dashed lines with open squares show whether a species was reported; orange solid lines with filled circles show how many were counted. Points are exponentiated estimates against the days −28 to −15 baseline, per additional recorded event link, with 95% intervals. The horizontal line at one means no change relative to baseline. Periods are days −14 to −1 before onset, days 0 to 3 at spawn start, days 4 to 14 during early egg availability and days 15 to 28 during late egg availability. These describe timing; the formal before-and-after test is the quantity shown in Figure 2.</w:t>
      </w:r>
    </w:p>
    <w:p w14:paraId="2E01D1B7" w14:textId="77777777" w:rsidR="00762553" w:rsidRPr="00FA3BFA" w:rsidRDefault="00000000">
      <w:pPr>
        <w:rPr>
          <w:rFonts w:cs="Times New Roman"/>
        </w:rPr>
      </w:pPr>
      <w:r w:rsidRPr="00FA3BFA">
        <w:rPr>
          <w:rFonts w:cs="Times New Roman"/>
        </w:rPr>
        <w:t>Widening from eight species to the whole family gives the same shape. Averaging across the 46 species with an estimable count model, each species carrying equal weight, reported numbers sat at the baseline through early pre-spawn, at a geometric mean ratio of 1.00 against days −28 to −15, rose to 1.03 in the week before onset and 1.06 at spawn start, peaked at 1.11 during early egg availability, then fell back to 1.07 during late egg availability (Figure 4). The share of species above one moved the same way, from 24 of 46 in early pre-spawn to 39 of 46 during early egg availability. The rise belongs to the family and not to a handful of large responders.</w:t>
      </w:r>
    </w:p>
    <w:p w14:paraId="16D72EC0" w14:textId="77777777" w:rsidR="00762553" w:rsidRPr="00FA3BFA" w:rsidRDefault="00000000">
      <w:pPr>
        <w:rPr>
          <w:rFonts w:cs="Times New Roman"/>
        </w:rPr>
      </w:pPr>
      <w:r w:rsidRPr="00FA3BFA">
        <w:rPr>
          <w:rFonts w:cs="Times New Roman"/>
        </w:rPr>
        <w:t>Species do not, however, fall into discrete response types. Residual heterogeneity after fitting the feeding groups remains large in both outcomes, so the group differences reported above describe average timing and not a partition of the family.</w:t>
      </w:r>
    </w:p>
    <w:p w14:paraId="58294A59" w14:textId="77777777" w:rsidR="00762553" w:rsidRPr="00FA3BFA" w:rsidRDefault="00000000">
      <w:pPr>
        <w:jc w:val="center"/>
        <w:rPr>
          <w:rFonts w:cs="Times New Roman"/>
        </w:rPr>
      </w:pPr>
      <w:r w:rsidRPr="00FA3BFA">
        <w:rPr>
          <w:rFonts w:cs="Times New Roman"/>
          <w:noProof/>
        </w:rPr>
        <w:lastRenderedPageBreak/>
        <w:drawing>
          <wp:inline distT="0" distB="0" distL="0" distR="0" wp14:anchorId="30773A32" wp14:editId="69006A9A">
            <wp:extent cx="5486400" cy="379827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_period_distribution_ratio.png"/>
                    <pic:cNvPicPr/>
                  </pic:nvPicPr>
                  <pic:blipFill>
                    <a:blip r:embed="rId14"/>
                    <a:stretch>
                      <a:fillRect/>
                    </a:stretch>
                  </pic:blipFill>
                  <pic:spPr>
                    <a:xfrm>
                      <a:off x="0" y="0"/>
                      <a:ext cx="5486400" cy="3798277"/>
                    </a:xfrm>
                    <a:prstGeom prst="rect">
                      <a:avLst/>
                    </a:prstGeom>
                  </pic:spPr>
                </pic:pic>
              </a:graphicData>
            </a:graphic>
          </wp:inline>
        </w:drawing>
      </w:r>
    </w:p>
    <w:p w14:paraId="431626ED" w14:textId="77777777" w:rsidR="00762553" w:rsidRPr="00FA3BFA" w:rsidRDefault="00000000">
      <w:pPr>
        <w:rPr>
          <w:rFonts w:cs="Times New Roman"/>
        </w:rPr>
      </w:pPr>
      <w:r w:rsidRPr="00FA3BFA">
        <w:rPr>
          <w:rFonts w:cs="Times New Roman"/>
        </w:rPr>
        <w:t>Figure 4. Reported-number ratios across the five event periods, one point per species, for the 46 species with an estimable count model. Each species carries equal weight and diamonds mark means. Ratios are relative to the days −28 to −15 baseline on a logarithmic axis. The final box is the duration-weighted composite of spawn start and early egg availability, not a sixth period.</w:t>
      </w:r>
    </w:p>
    <w:p w14:paraId="6BF40C20" w14:textId="77777777" w:rsidR="00BF0BAC" w:rsidRPr="00FA3BFA" w:rsidRDefault="00000000">
      <w:pPr>
        <w:pStyle w:val="Heading3"/>
        <w:rPr>
          <w:rFonts w:cs="Times New Roman"/>
        </w:rPr>
      </w:pPr>
      <w:r w:rsidRPr="00FA3BFA">
        <w:rPr>
          <w:rFonts w:cs="Times New Roman"/>
        </w:rPr>
        <w:t>Fine-Scale Timing in Two Waterbirds and a Terrestrial Control</w:t>
      </w:r>
    </w:p>
    <w:p w14:paraId="0C8205F7" w14:textId="77777777" w:rsidR="00BF0BAC" w:rsidRPr="00FA3BFA" w:rsidRDefault="00000000">
      <w:pPr>
        <w:rPr>
          <w:rFonts w:cs="Times New Roman"/>
        </w:rPr>
      </w:pPr>
      <w:r w:rsidRPr="00FA3BFA">
        <w:rPr>
          <w:rFonts w:cs="Times New Roman"/>
        </w:rPr>
        <w:t>The three species separate a localized waterbird response from broader event-time structure (Figure 5). The 0 to 2 km days 0 to 3 cell contained 1,166 exposed checklists, about half the support in the 8 to 12 km bands. Across 312 waterbird comparisons, 84 survived correction.</w:t>
      </w:r>
    </w:p>
    <w:p w14:paraId="732B7C37" w14:textId="77777777" w:rsidR="00BF0BAC" w:rsidRPr="00FA3BFA" w:rsidRDefault="00000000">
      <w:pPr>
        <w:rPr>
          <w:rFonts w:cs="Times New Roman"/>
        </w:rPr>
      </w:pPr>
      <w:r w:rsidRPr="00FA3BFA">
        <w:rPr>
          <w:rFonts w:cs="Times New Roman"/>
        </w:rPr>
        <w:t>Within 2 km, Glaucous-winged Gull reporting rose 1.31-fold and counts rose 1.40-fold from days −7 to −1 to days 0 to 3. Bald Eagle counts rose 1.22-fold and reporting rose 1.23-fold. Both gull changes and the eagle count change survived Benjamini-Hochberg correction within their respective 13-band sets; eagle reporting did not. The full 13-band profile changed at the anchor for both outcomes in both waterbirds.</w:t>
      </w:r>
    </w:p>
    <w:p w14:paraId="66493F9E" w14:textId="77777777" w:rsidR="00BF0BAC" w:rsidRPr="00FA3BFA" w:rsidRDefault="00000000">
      <w:pPr>
        <w:rPr>
          <w:rFonts w:cs="Times New Roman"/>
        </w:rPr>
      </w:pPr>
      <w:r w:rsidRPr="00FA3BFA">
        <w:rPr>
          <w:rFonts w:cs="Times New Roman"/>
        </w:rPr>
        <w:t>American Robin showed neither an upward nor a downward 0 to 2 km spike at the anchor under the same rule. Robin reporting instead was 1.149-fold above its same-band baseline during days −7 to −1 (BH q = 0.039). Its full reporting profile changed at the anchor (p = 0.00349), while its count profile did not (p = 0.458).</w:t>
      </w:r>
    </w:p>
    <w:p w14:paraId="1D5B8236" w14:textId="77777777" w:rsidR="00C15184" w:rsidRPr="00FA3BFA" w:rsidRDefault="00000000">
      <w:pPr>
        <w:keepNext/>
        <w:rPr>
          <w:rFonts w:cs="Times New Roman"/>
        </w:rPr>
      </w:pPr>
      <w:r w:rsidRPr="00FA3BFA">
        <w:rPr>
          <w:rFonts w:cs="Times New Roman"/>
          <w:noProof/>
          <w:color w:val="000000"/>
        </w:rPr>
        <w:lastRenderedPageBreak/>
        <w:drawing>
          <wp:inline distT="0" distB="0" distL="0" distR="0" wp14:anchorId="546BF892" wp14:editId="4D2BD62D">
            <wp:extent cx="5486400" cy="3048000"/>
            <wp:effectExtent l="0" t="0" r="0" b="0"/>
            <wp:docPr id="859980321"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15"/>
                    <a:stretch>
                      <a:fillRect/>
                    </a:stretch>
                  </pic:blipFill>
                  <pic:spPr bwMode="auto">
                    <a:xfrm>
                      <a:off x="0" y="0"/>
                      <a:ext cx="5486400" cy="3048000"/>
                    </a:xfrm>
                    <a:prstGeom prst="rect">
                      <a:avLst/>
                    </a:prstGeom>
                    <a:noFill/>
                    <a:ln w="9525">
                      <a:noFill/>
                      <a:headEnd/>
                      <a:tailEnd/>
                    </a:ln>
                  </pic:spPr>
                </pic:pic>
              </a:graphicData>
            </a:graphic>
          </wp:inline>
        </w:drawing>
      </w:r>
    </w:p>
    <w:p w14:paraId="5A9F06BD" w14:textId="77777777" w:rsidR="00762553" w:rsidRPr="00FA3BFA" w:rsidRDefault="00000000">
      <w:pPr>
        <w:rPr>
          <w:rFonts w:cs="Times New Roman"/>
        </w:rPr>
      </w:pPr>
      <w:r w:rsidRPr="00FA3BFA">
        <w:rPr>
          <w:rFonts w:cs="Times New Roman"/>
        </w:rPr>
        <w:t>Figure 5. Placeholder. Event-time profiles at 2 km resolution for Bald Eagle, Glaucous-winged Gull and American Robin across the 13 distance bands from 0 to 2 km out to 24 to 26 km. Reporting and count ratios are shown against the same-band baseline, so each band carries its own reference and the comparison is within band rather than between bands. The final figure will be produced from the distance-band output.</w:t>
      </w:r>
    </w:p>
    <w:p w14:paraId="43E02FD5"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3.5 Effect Sizes on the Observed Scale</w:t>
      </w:r>
    </w:p>
    <w:p w14:paraId="0A97E123" w14:textId="77777777" w:rsidR="00C15184" w:rsidRPr="00FA3BFA" w:rsidRDefault="00000000">
      <w:pPr>
        <w:rPr>
          <w:rFonts w:cs="Times New Roman"/>
        </w:rPr>
      </w:pPr>
      <w:r w:rsidRPr="00FA3BFA">
        <w:rPr>
          <w:rFonts w:cs="Times New Roman"/>
          <w:color w:val="000000"/>
        </w:rPr>
        <w:t>Standardized predictions convert several of these ratios into birds on a checklist and percentage points. For Glaucous-winged Gull, the predicted chance of appearing on a near-zone checklist rose from 21.6% before onset to 22.6% after, while the reference-zone prediction fell from 20.8% to 19.8%, a net change of 2.00 percentage points (95% CI 1.10–2.91). For Short-billed Gull the predicted count on a near-zone checklist rose from 10.7 to 14.5 birds against a reference change from 10.8 to 11.3, a net difference of 3.34 birds (2.59–4.09). For Surf Scoter the predicted change in reporting was effectively zero, while the predicted count rose from 34.2 to 46.7 birds near a spawn against 33.0 to 34.6 further away, a net difference of 10.94 birds (7.43–14.46).</w:t>
      </w:r>
    </w:p>
    <w:p w14:paraId="7FA4BE9F" w14:textId="77777777" w:rsidR="00C15184" w:rsidRPr="00FA3BFA" w:rsidRDefault="00000000">
      <w:pPr>
        <w:rPr>
          <w:rFonts w:cs="Times New Roman"/>
        </w:rPr>
      </w:pPr>
      <w:r w:rsidRPr="00FA3BFA">
        <w:rPr>
          <w:rFonts w:cs="Times New Roman"/>
          <w:color w:val="000000"/>
        </w:rPr>
        <w:t>These numbers show why the two outcomes should not be collapsed into one. A species can appear on much the same proportion of checklists while turning up in larger flocks where it is seen, which is what Surf Scoter did, or appear on more checklists with no detectable change in flock size, which is what Bonaparte's Gull did. The predictions are standardized comparisons for a typical site and observer. They do not estimate how many birds the Strait gained.</w:t>
      </w:r>
    </w:p>
    <w:p w14:paraId="6E31E1D4"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3.6 Results Inconsistent with a Herring-Specific Response</w:t>
      </w:r>
    </w:p>
    <w:p w14:paraId="0AB17CD4" w14:textId="0D7C0BC1" w:rsidR="00C15184" w:rsidRPr="00FA3BFA" w:rsidRDefault="00000000">
      <w:pPr>
        <w:rPr>
          <w:rFonts w:cs="Times New Roman"/>
        </w:rPr>
      </w:pPr>
      <w:r w:rsidRPr="00FA3BFA">
        <w:rPr>
          <w:rFonts w:cs="Times New Roman"/>
        </w:rPr>
        <w:t>Dabbling ducks and geese also responded. Northern Pintail and American Wigeon were reported more often, Mallard was counted in larger numbers, and Brant was reported more often.</w:t>
      </w:r>
    </w:p>
    <w:p w14:paraId="560E7967" w14:textId="6ADBA6E7" w:rsidR="00C15184" w:rsidRPr="00FA3BFA" w:rsidRDefault="00000000">
      <w:pPr>
        <w:rPr>
          <w:rFonts w:cs="Times New Roman"/>
        </w:rPr>
      </w:pPr>
      <w:r w:rsidRPr="00FA3BFA">
        <w:rPr>
          <w:rFonts w:cs="Times New Roman"/>
          <w:color w:val="000000"/>
        </w:rPr>
        <w:t xml:space="preserve">Mallard, American Wigeon and Northern Pintail were assigned before fitting to a weak surface-feeding roe-use group, and dabbling ducks have been seen taking stranded and drifting eggs on spawning beaches </w:t>
      </w:r>
      <w:r w:rsidRPr="00FA3BFA">
        <w:rPr>
          <w:rFonts w:cs="Times New Roman"/>
          <w:color w:val="000000"/>
        </w:rPr>
        <w:lastRenderedPageBreak/>
        <w:t>in this region (J. T. Dingwall, personal observation), so a feeding route is open to them even though the published record does not document it. The group responded through reporting and not counts, the opposite of the sea ducks, and its timing was flat, without the late peak the divers show.</w:t>
      </w:r>
    </w:p>
    <w:p w14:paraId="04543A9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3.7 Sensitivity Analyses</w:t>
      </w:r>
    </w:p>
    <w:p w14:paraId="2E5861FD" w14:textId="079EEA2D" w:rsidR="00C15184" w:rsidRPr="00FA3BFA" w:rsidRDefault="00000000">
      <w:pPr>
        <w:rPr>
          <w:rFonts w:cs="Times New Roman"/>
        </w:rPr>
      </w:pPr>
      <w:r w:rsidRPr="00FA3BFA">
        <w:rPr>
          <w:rFonts w:cs="Times New Roman"/>
          <w:color w:val="000000"/>
        </w:rPr>
        <w:t>Without spawning, the design assumes, the gap between near and reference shorelines would have gone on evolving the same way in both. That cannot be verified, but the two pre-onset windows offer a partial check. If the gap were already drifting, the estimates for days −14 to −8 and days −7 to −1 should depart from the baseline. They did not. No reporting estimate in either window survived correction, and the largest median across species in any window and outcome was 1.021, for counts during days −7 to −1. Two count estimates did survive in that window, Great Blue Heron at 1.07 and Iceland Gull at 1.25, both at q = 0.009. Iceland Gull also rose during the active period, so part of its post-onset pattern may have begun before recorded onset. Within the 49 species the pre-onset windows show no systematic drift.</w:t>
      </w:r>
    </w:p>
    <w:p w14:paraId="0FB3E40E" w14:textId="77777777" w:rsidR="00C15184" w:rsidRPr="00FA3BFA" w:rsidRDefault="00000000">
      <w:pPr>
        <w:rPr>
          <w:rFonts w:cs="Times New Roman"/>
        </w:rPr>
      </w:pPr>
      <w:r w:rsidRPr="00FA3BFA">
        <w:rPr>
          <w:rFonts w:cs="Times New Roman"/>
          <w:color w:val="000000"/>
        </w:rPr>
        <w:t>Whether an observer wrote a number instead of an X was examined as a third observation process. It could be estimated for 41 species: 18 estimates were positive and 23 negative, none survived correction, and 30 fits were singular. Those singular fits belong to this exploratory set alone and do not affect the primary models. There is no sign of a family-wide shift in whether observers counted their birds, though with that many singular fits the check has little power.</w:t>
      </w:r>
    </w:p>
    <w:p w14:paraId="0340A8F5" w14:textId="77777777" w:rsidR="00C15184" w:rsidRPr="00FA3BFA" w:rsidRDefault="00000000">
      <w:pPr>
        <w:rPr>
          <w:rFonts w:cs="Times New Roman"/>
        </w:rPr>
      </w:pPr>
      <w:r w:rsidRPr="00FA3BFA">
        <w:rPr>
          <w:rFonts w:cs="Times New Roman"/>
          <w:color w:val="000000"/>
        </w:rPr>
        <w:t>Every eligible link between a checklist and an event entered the main models, so those models were compared against the alternative encoding chosen in advance and described in Section 2.5, which assigns each checklist to its nearest event.</w:t>
      </w:r>
    </w:p>
    <w:p w14:paraId="629E7780" w14:textId="77777777" w:rsidR="00C15184" w:rsidRPr="00FA3BFA" w:rsidRDefault="00000000">
      <w:pPr>
        <w:rPr>
          <w:rFonts w:cs="Times New Roman"/>
        </w:rPr>
      </w:pPr>
      <w:r w:rsidRPr="00FA3BFA">
        <w:rPr>
          <w:rFonts w:cs="Times New Roman"/>
          <w:color w:val="000000"/>
        </w:rPr>
        <w:t>Counts held up well under that change. Signs agreed for 34 of 41 paired estimates (82.9%), all 18 significant directions were preserved, and 17 stayed significant. Reporting was less stable: signs agreed for 34 of 48 (70.8%), 11 of 13 significant directions were preserved, and seven stayed significant. Four species changed materially. Surf Scoter reporting moved from 1.00 to 0.71, Harlequin Duck reporting from 1.15 to 0.84, American Wigeon reporting from 1.11 to 0.99, and Barrow's Goldeneye counts from 1.10 to 0.95. Those four mark conclusions that depend heavily on how overlapping events are represented.</w:t>
      </w:r>
    </w:p>
    <w:p w14:paraId="745B41B1" w14:textId="77777777" w:rsidR="00762553" w:rsidRPr="00FA3BFA" w:rsidRDefault="00000000">
      <w:pPr>
        <w:rPr>
          <w:rFonts w:cs="Times New Roman"/>
        </w:rPr>
      </w:pPr>
      <w:r w:rsidRPr="00FA3BFA">
        <w:rPr>
          <w:rFonts w:cs="Times New Roman"/>
        </w:rPr>
        <w:t>Replacing the link count with a simple present-or-absent indicator changed every estimate in size, as it must, but left the adjusted conclusions largely intact. Signs agreed for 40 of 46 species in counts and 35 of 48 in reporting. All 18 significant count directions held and 17 stayed significant; all 13 reporting directions held and nine stayed significant. Every species quoted above kept its direction. Counts were again the more stable outcome, the same asymmetry the nearest-event comparison produced.</w:t>
      </w:r>
    </w:p>
    <w:p w14:paraId="231A712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4 Discussion</w:t>
      </w:r>
    </w:p>
    <w:p w14:paraId="4872EBEF"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4.1 Principal Findings</w:t>
      </w:r>
    </w:p>
    <w:p w14:paraId="7BD20DB5" w14:textId="77777777" w:rsidR="00C15184" w:rsidRPr="00FA3BFA" w:rsidRDefault="00000000">
      <w:pPr>
        <w:rPr>
          <w:rFonts w:cs="Times New Roman"/>
        </w:rPr>
      </w:pPr>
      <w:r w:rsidRPr="00FA3BFA">
        <w:rPr>
          <w:rFonts w:cs="Times New Roman"/>
          <w:color w:val="000000"/>
        </w:rPr>
        <w:t xml:space="preserve">Coastal birds were recorded differently around herring spawning events, and the clearest signal was in how many birds observers wrote down rather than in how often they wrote anything at all. That distinction is the main result. It survived every change in how overlapping events were represented, and it is the outcome for which the timing test is most decisive. It is also the harder of the two to produce </w:t>
      </w:r>
      <w:r w:rsidRPr="00FA3BFA">
        <w:rPr>
          <w:rFonts w:cs="Times New Roman"/>
          <w:color w:val="000000"/>
        </w:rPr>
        <w:lastRenderedPageBreak/>
        <w:t>through observer behaviour alone, since writing a larger number means seeing more birds. Writing a species name does not.</w:t>
      </w:r>
    </w:p>
    <w:p w14:paraId="4464C972" w14:textId="77777777" w:rsidR="00C15184" w:rsidRPr="00FA3BFA" w:rsidRDefault="00000000">
      <w:pPr>
        <w:rPr>
          <w:rFonts w:cs="Times New Roman"/>
        </w:rPr>
      </w:pPr>
      <w:r w:rsidRPr="00FA3BFA">
        <w:rPr>
          <w:rFonts w:cs="Times New Roman"/>
          <w:color w:val="000000"/>
        </w:rPr>
        <w:t>Timing adds detail that a single before-and-after number cannot. Diving sea ducks reached their largest counts once eggs were available, whereas shoreline scavengers peaked as spawning began in both outcomes, and gulls peaked early in reporting while showing no timing difference in counts. A test on feeding groups fixed before fitting rejects equal timing in both outcomes, and the groups it separates differ between them. This is what a spawn should look like if it is not one uniform meal, because adult fish, attached eggs, dislodged eggs, carcasses and the scavengers those attract become available to different birds at different times and depths, and because a gull flock is conspicuous enough to change whether a checklist mentions the species while a raft of scoters changes how many get counted. The count evidence is much the stronger of the two, however, and the reporting result should be read as its weaker companion.</w:t>
      </w:r>
    </w:p>
    <w:p w14:paraId="6990FB72" w14:textId="77777777" w:rsidR="00C15184" w:rsidRPr="00FA3BFA" w:rsidRDefault="00000000">
      <w:pPr>
        <w:rPr>
          <w:rFonts w:cs="Times New Roman"/>
        </w:rPr>
      </w:pPr>
      <w:r w:rsidRPr="00FA3BFA">
        <w:rPr>
          <w:rFonts w:cs="Times New Roman"/>
          <w:color w:val="000000"/>
        </w:rPr>
        <w:t>The analysis remains observational. It accounts for seasonal change shared by near and far shorelines and for their average difference before the event date, and it never observes a bird eating herring or moving toward a spawn. What it observes is what people wrote on checklists.</w:t>
      </w:r>
    </w:p>
    <w:p w14:paraId="7A0B26D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4.2 Ecological Interpretation by Feeding Group</w:t>
      </w:r>
    </w:p>
    <w:p w14:paraId="18DF066A" w14:textId="77777777" w:rsidR="00C15184" w:rsidRPr="00FA3BFA" w:rsidRDefault="00000000">
      <w:pPr>
        <w:pStyle w:val="Heading3"/>
        <w:rPr>
          <w:rFonts w:cs="Times New Roman"/>
        </w:rPr>
      </w:pPr>
      <w:r w:rsidRPr="00FA3BFA">
        <w:rPr>
          <w:rFonts w:cs="Times New Roman"/>
        </w:rPr>
        <w:t>Sea Ducks</w:t>
      </w:r>
    </w:p>
    <w:p w14:paraId="3F05DC69" w14:textId="77777777" w:rsidR="00C15184" w:rsidRPr="00FA3BFA" w:rsidRDefault="00000000">
      <w:pPr>
        <w:rPr>
          <w:rFonts w:cs="Times New Roman"/>
        </w:rPr>
      </w:pPr>
      <w:r w:rsidRPr="00FA3BFA">
        <w:rPr>
          <w:rFonts w:cs="Times New Roman"/>
          <w:color w:val="000000"/>
        </w:rPr>
        <w:t>Scoters fit local aggregation most closely. Surf and White-winged Scoters were counted in larger numbers, 1.30 and 1.17, without being reported more often, and both peaked once eggs were available instead of at onset. That is what birds already in the area concentrating over accessible roe would look like, and it matches the diving and foraging behaviour recorded during spawning events elsewhere on this coast (Lewis, Esler, and Boyd 2007; Lok et al. 2008). Whether the same individuals then move on to later spawns, as the resource-wave reading suggests (Lok et al. 2012; Armstrong et al. 2016), is a question about trajectories this design cannot answer. A bird that followed successive spawns and a bird that gathered locally at each one would leave the same trace here.</w:t>
      </w:r>
    </w:p>
    <w:p w14:paraId="5EE5820F" w14:textId="77777777" w:rsidR="00C15184" w:rsidRPr="00FA3BFA" w:rsidRDefault="00000000">
      <w:pPr>
        <w:rPr>
          <w:rFonts w:cs="Times New Roman"/>
        </w:rPr>
      </w:pPr>
      <w:r w:rsidRPr="00FA3BFA">
        <w:rPr>
          <w:rFonts w:cs="Times New Roman"/>
          <w:color w:val="000000"/>
        </w:rPr>
        <w:t>Scoter reporting depended on how concurrent events were encoded. Surf Scoter reporting was flat in the main analysis and negative under nearest-event assignment, so that component should not be treated as settled. The count result held under both encodings and under the binary version, which is the pattern across the whole family and the reason counts carry more of the argument here.</w:t>
      </w:r>
    </w:p>
    <w:p w14:paraId="25BB5217" w14:textId="77777777" w:rsidR="00C15184" w:rsidRPr="00FA3BFA" w:rsidRDefault="00000000">
      <w:pPr>
        <w:rPr>
          <w:rFonts w:cs="Times New Roman"/>
        </w:rPr>
      </w:pPr>
      <w:r w:rsidRPr="00FA3BFA">
        <w:rPr>
          <w:rFonts w:cs="Times New Roman"/>
          <w:color w:val="000000"/>
        </w:rPr>
        <w:t>Harlequin Duck responded strongly in both outcomes, 1.20 in counts and 1.15 in reporting, with increases around spawn start and early egg availability. Earlier work in this strait documented aggregation and site use by this species during spawning (Rodway et al. 2003), and it is the bird for which the regional record and the focused fieldwork agree most closely. Long-tailed Duck produced the largest count increase in the study at 1.43, which is more surprising. It is scarce here, on 1.4% of checklists, and the regional herring literature does not nominate it.</w:t>
      </w:r>
    </w:p>
    <w:p w14:paraId="1E4911A0" w14:textId="77777777" w:rsidR="00C15184" w:rsidRPr="00FA3BFA" w:rsidRDefault="00000000">
      <w:pPr>
        <w:rPr>
          <w:rFonts w:cs="Times New Roman"/>
        </w:rPr>
      </w:pPr>
      <w:r w:rsidRPr="00FA3BFA">
        <w:rPr>
          <w:rFonts w:cs="Times New Roman"/>
          <w:color w:val="000000"/>
        </w:rPr>
        <w:t xml:space="preserve">Bufflehead, Common Goldeneye and Greater Scaup were also counted in larger numbers, 1.12, 1.20 and 1.16, which extends the pattern well beyond the three best-known roe feeders and gives the group seven significant count results out of ten. Two readings are available and these data do not separate them. These birds may be reaching the same roe by the same route, which their diving habit makes physically possible, or they may simply share the sheltered shallows where spawn is deposited during the same weeks. The </w:t>
      </w:r>
      <w:r w:rsidRPr="00FA3BFA">
        <w:rPr>
          <w:rFonts w:cs="Times New Roman"/>
          <w:color w:val="000000"/>
        </w:rPr>
        <w:lastRenderedPageBreak/>
        <w:t>timing result gives weak support to the first, since the late peak belongs to the group and not to the scoters alone.</w:t>
      </w:r>
    </w:p>
    <w:p w14:paraId="7435F5B9" w14:textId="77777777" w:rsidR="00C15184" w:rsidRPr="00FA3BFA" w:rsidRDefault="00000000">
      <w:pPr>
        <w:pStyle w:val="Heading3"/>
        <w:rPr>
          <w:rFonts w:cs="Times New Roman"/>
        </w:rPr>
      </w:pPr>
      <w:r w:rsidRPr="00FA3BFA">
        <w:rPr>
          <w:rFonts w:cs="Times New Roman"/>
        </w:rPr>
        <w:t>Piscivores, Gulls and Raptors</w:t>
      </w:r>
    </w:p>
    <w:p w14:paraId="5520A8CD" w14:textId="77777777" w:rsidR="00C15184" w:rsidRPr="00FA3BFA" w:rsidRDefault="00000000">
      <w:pPr>
        <w:rPr>
          <w:rFonts w:cs="Times New Roman"/>
        </w:rPr>
      </w:pPr>
      <w:r w:rsidRPr="00FA3BFA">
        <w:rPr>
          <w:rFonts w:cs="Times New Roman"/>
          <w:color w:val="000000"/>
        </w:rPr>
        <w:t>Common Merganser rose in both outcomes with both peaks close to onset, and Red-breasted Merganser, Pacific Loon, Common Loon and Double-crested Cormorant were counted in larger numbers. That is what pursuit divers meeting adult herring, or prey concentrated around a spawn, would produce in the first days of an event, and several profiles decline afterwards as a short opportunity would. The dates alone cannot say whether the fish stayed accessible or the birds left. What weakens the reading is that seven of the twelve species in this group showed nothing, including all three grebes, and the group's timing was flat, so the early peak belongs to particular species and not to pursuit-diving as a strategy.</w:t>
      </w:r>
    </w:p>
    <w:p w14:paraId="60F89E35" w14:textId="77777777" w:rsidR="00C15184" w:rsidRPr="00FA3BFA" w:rsidRDefault="00000000">
      <w:pPr>
        <w:rPr>
          <w:rFonts w:cs="Times New Roman"/>
        </w:rPr>
      </w:pPr>
      <w:r w:rsidRPr="00FA3BFA">
        <w:rPr>
          <w:rFonts w:cs="Times New Roman"/>
        </w:rPr>
        <w:t>Gulls produced the strongest reporting changes in the study. Bonaparte's, American Herring, California, Iceland, Short-billed and Glaucous-winged Gull were all reported significantly more often, and four were also counted in larger numbers. Gulls take eggs, adults, carcasses and displaced invertebrates, they feed at the surface and along the strandline without diving, and they are the largest avian consumers of deposited spawn in comparable systems (Haegele 1993; Bishop and Green 2001). A response concentrated at onset, which is what the timing test finds for reporting, fits birds arriving quickly at a conspicuous event.</w:t>
      </w:r>
    </w:p>
    <w:p w14:paraId="3CDA3A03" w14:textId="77777777" w:rsidR="00C15184" w:rsidRPr="00FA3BFA" w:rsidRDefault="00000000">
      <w:pPr>
        <w:rPr>
          <w:rFonts w:cs="Times New Roman"/>
        </w:rPr>
      </w:pPr>
      <w:r w:rsidRPr="00FA3BFA">
        <w:rPr>
          <w:rFonts w:cs="Times New Roman"/>
          <w:color w:val="000000"/>
        </w:rPr>
        <w:t>Gulls show the limits of community-science data as clearly as its strengths. A large feeding flock is conspicuous, it may draw observers and generate extra checklists, and a gull flock is far easier to report than to count. Bonaparte's Gull, with the largest reporting increase in the study at 1.48, has a count estimate spanning 0.87 to 1.56, so nothing about its recorded flock sizes changed detectably. A reporting increase with no matching count increase is what an observation effect would produce. It is also what a genuine increase in the number of sites holding a few birds would produce.</w:t>
      </w:r>
    </w:p>
    <w:p w14:paraId="1AF04801" w14:textId="77777777" w:rsidR="00C15184" w:rsidRPr="00FA3BFA" w:rsidRDefault="00000000">
      <w:pPr>
        <w:rPr>
          <w:rFonts w:cs="Times New Roman"/>
        </w:rPr>
      </w:pPr>
      <w:r w:rsidRPr="00FA3BFA">
        <w:rPr>
          <w:rFonts w:cs="Times New Roman"/>
        </w:rPr>
        <w:t>Bald Eagle rose briefly near onset and was counted in larger numbers, 1.06, a small increase and among the most precise in the family. Eagles take spawning herring directly, scavenge carcasses and displaced fish, and gather where other predators concentrate prey (Willson and Womble 2006). They were the only one of four shoreline scavengers to show anything, which matters because American Crow, Common Raven and Great Blue Heron are among the most frequently reported birds in the family and their flat estimates are precise. If strandline scavenging drove a broad response, those three are the birds best placed to show it.</w:t>
      </w:r>
    </w:p>
    <w:p w14:paraId="0F0709B6" w14:textId="77777777" w:rsidR="00BF0BAC" w:rsidRPr="00FA3BFA" w:rsidRDefault="00000000">
      <w:pPr>
        <w:rPr>
          <w:rFonts w:cs="Times New Roman"/>
        </w:rPr>
      </w:pPr>
      <w:r w:rsidRPr="00FA3BFA">
        <w:rPr>
          <w:rFonts w:cs="Times New Roman"/>
        </w:rPr>
        <w:t>At 2 km resolution, the eagle, robin and gull comparison narrows what observer behaviour can explain. Both waterbirds changed at the recorded event-date midpoint in the innermost band, and counts rose for each. The robin did not show an anchor spike under the same rule, which weighs against a general increase on all checklists close to recorded spawning points. Its reporting rose during the preceding week and its wider profile changed, so the control does not remove species-specific seasonality or every change in observer behaviour. The result is a localized waterbird pattern, not a causal distance threshold.</w:t>
      </w:r>
    </w:p>
    <w:p w14:paraId="1C0C3933" w14:textId="77777777" w:rsidR="00762553" w:rsidRPr="00FA3BFA" w:rsidRDefault="00000000">
      <w:pPr>
        <w:pStyle w:val="Heading3"/>
        <w:rPr>
          <w:rFonts w:cs="Times New Roman"/>
        </w:rPr>
      </w:pPr>
      <w:r w:rsidRPr="00FA3BFA">
        <w:rPr>
          <w:rFonts w:cs="Times New Roman"/>
        </w:rPr>
        <w:t>Expected Responders That Did Not Respond</w:t>
      </w:r>
    </w:p>
    <w:p w14:paraId="1BFB2834" w14:textId="77777777" w:rsidR="00762553" w:rsidRPr="00FA3BFA" w:rsidRDefault="00000000">
      <w:pPr>
        <w:rPr>
          <w:rFonts w:cs="Times New Roman"/>
        </w:rPr>
      </w:pPr>
      <w:r w:rsidRPr="00FA3BFA">
        <w:rPr>
          <w:rFonts w:cs="Times New Roman"/>
        </w:rPr>
        <w:t xml:space="preserve">Shorebirds take herring eggs from exposed substrate (Bishop and Green 2001), yet Black Oystercatcher, Dunlin, Black Turnstone and Black-bellied Plover were all reported slightly less often, none significantly, and none was counted in larger numbers. Surfbird's apparently large reporting estimate of 1.37 spans 0.97 to 1.94. Two explanations fit and these data cannot choose between them. Eggs reach a wader only when the tide uncovers them, and these models carry no tidal or diel term, so a response confined to a few hours </w:t>
      </w:r>
      <w:r w:rsidRPr="00FA3BFA">
        <w:rPr>
          <w:rFonts w:cs="Times New Roman"/>
        </w:rPr>
        <w:lastRenderedPageBreak/>
        <w:t>around low water would be diluted across every checklist submitted at other states of the tide. Alternatively, shorebird use of spawn here may be real but too localized to appear in a comparison drawn across a whole strait. Either way this is a limit on what a regional record can detect, not evidence that shorebirds ignore spawn.</w:t>
      </w:r>
    </w:p>
    <w:p w14:paraId="0D422218" w14:textId="77777777" w:rsidR="00762553" w:rsidRPr="00FA3BFA" w:rsidRDefault="00000000">
      <w:pPr>
        <w:rPr>
          <w:rFonts w:cs="Times New Roman"/>
        </w:rPr>
      </w:pPr>
      <w:r w:rsidRPr="00FA3BFA">
        <w:rPr>
          <w:rFonts w:cs="Times New Roman"/>
        </w:rPr>
        <w:t>Alcids are the cleaner negative. None of Pigeon Guillemot, Marbled Murrelet, Common Murre or Rhinoceros Auklet came close to significance in either outcome, and three of the four were reported slightly less often. These birds chase fish in open water instead of working a shoreline deposit, so the absence of a response is what their ecology predicts. A design that found something in every group would be more troubling than one that finds nothing here.</w:t>
      </w:r>
    </w:p>
    <w:p w14:paraId="3D22A5F8" w14:textId="77777777" w:rsidR="00C15184" w:rsidRPr="00FA3BFA" w:rsidRDefault="00000000">
      <w:pPr>
        <w:pStyle w:val="Heading3"/>
        <w:rPr>
          <w:rFonts w:cs="Times New Roman"/>
        </w:rPr>
      </w:pPr>
      <w:r w:rsidRPr="00FA3BFA">
        <w:rPr>
          <w:rFonts w:cs="Times New Roman"/>
        </w:rPr>
        <w:t>Taxa Without an Established Herring Association</w:t>
      </w:r>
    </w:p>
    <w:p w14:paraId="7545FE39" w14:textId="38EBF2EE" w:rsidR="00C15184" w:rsidRPr="00FA3BFA" w:rsidRDefault="00000000">
      <w:pPr>
        <w:rPr>
          <w:rFonts w:cs="Times New Roman"/>
        </w:rPr>
      </w:pPr>
      <w:r w:rsidRPr="00FA3BFA">
        <w:rPr>
          <w:rFonts w:cs="Times New Roman"/>
          <w:color w:val="000000"/>
        </w:rPr>
        <w:t>Positive results for American Wigeon, Northern Pintail, Mallard and Brant cannot be attributed with any confidence. Three were assigned before fitting to a weak surface-feeding roe-use group, and dabbling ducks have been seen taking stranded and drifting eggs on spawning beaches here (J. T. Dingwall, personal observation), so a feeding route is open to them even though the published record does not document it. Equally, these are abundant birds on sheltered shorelines in late winter, and a process with nothing to do with herring would put them in the same places at the same time. Their group responded through reporting and not counts, and its timing was flat, which separates it from the roe-feeding divers without identifying what produced it.</w:t>
      </w:r>
    </w:p>
    <w:p w14:paraId="63029A1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4.3 Divergence Between the Count and Reporting Outcomes</w:t>
      </w:r>
    </w:p>
    <w:p w14:paraId="75DF5526" w14:textId="77777777" w:rsidR="00C15184" w:rsidRPr="00FA3BFA" w:rsidRDefault="00000000">
      <w:pPr>
        <w:rPr>
          <w:rFonts w:cs="Times New Roman"/>
        </w:rPr>
      </w:pPr>
      <w:r w:rsidRPr="00FA3BFA">
        <w:rPr>
          <w:rFonts w:cs="Times New Roman"/>
          <w:color w:val="000000"/>
        </w:rPr>
        <w:t>Reporting and counting sit at different stages of the same process. Reporting needs a bird to be present, available, detected, identified and written down. The count model starts after all of that, and only when the observer supplied a number. A species can therefore turn up in larger flocks without appearing on more checklists, as Surf Scoter did, or the reverse. That ordering matters for the outcome carrying the main conclusion. Counts are measured among records that were made and quantified, and reporting itself rose for 13 species. For those species the checklists contributing counts after the event date are not the set that would have contributed before. Part of the count increase may therefore describe which checklists carried a number rather than how many birds were on them. The concern is weakest where reporting did not move. Surf Scoter, flat in reporting and up 1.30 in counts, is the clearest such case. Where both outcomes moved, the direction of the bias is unknown.</w:t>
      </w:r>
    </w:p>
    <w:p w14:paraId="13D2945C" w14:textId="77777777" w:rsidR="00C15184" w:rsidRPr="00FA3BFA" w:rsidRDefault="00000000">
      <w:pPr>
        <w:rPr>
          <w:rFonts w:cs="Times New Roman"/>
        </w:rPr>
      </w:pPr>
      <w:r w:rsidRPr="00FA3BFA">
        <w:rPr>
          <w:rFonts w:cs="Times New Roman"/>
          <w:color w:val="000000"/>
        </w:rPr>
        <w:t>Switching to nearest-event assignment overturned more reporting conclusions than count conclusions. One reading is that flock size at a heavily used site is a more concentrated signal than the line between reporting and not reporting across a varied coastline, while another is that reporting odds are simply more sensitive to how overlapping event footprints are assigned. These data cannot say which dominates, but they do mark the species whose results should be quoted carefully.</w:t>
      </w:r>
    </w:p>
    <w:p w14:paraId="10924326" w14:textId="77777777" w:rsidR="00C15184" w:rsidRPr="00FA3BFA" w:rsidRDefault="00000000">
      <w:pPr>
        <w:rPr>
          <w:rFonts w:cs="Times New Roman"/>
        </w:rPr>
      </w:pPr>
      <w:r w:rsidRPr="00FA3BFA">
        <w:rPr>
          <w:rFonts w:cs="Times New Roman"/>
          <w:color w:val="000000"/>
        </w:rPr>
        <w:t xml:space="preserve">An entry of X adds a third stage, because observers may write X when a flock is large, distant, mobile, mixed or simply not counted. There was no family-wide shift in that habit around spawning, which is mildly reassuring, but 30 of 41 of those fits were singular and the check has little power. Excluding X records does not make the count estimates conservative. If observers write X more often when a flock is large, the counted subset systematically misses the biggest groups, and misses them most often when the birds are most concentrated. That would pull the count estimates down. If X instead marks distant or </w:t>
      </w:r>
      <w:r w:rsidRPr="00FA3BFA">
        <w:rPr>
          <w:rFonts w:cs="Times New Roman"/>
          <w:color w:val="000000"/>
        </w:rPr>
        <w:lastRenderedPageBreak/>
        <w:t>hard-to-identify birds, the omission has no particular relationship to flock size, and these data cannot separate the two cases.</w:t>
      </w:r>
    </w:p>
    <w:p w14:paraId="5626C55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4.4 Strengths and Limitations</w:t>
      </w:r>
    </w:p>
    <w:p w14:paraId="286DB82E" w14:textId="77777777" w:rsidR="00C15184" w:rsidRPr="00FA3BFA" w:rsidRDefault="00000000">
      <w:pPr>
        <w:rPr>
          <w:rFonts w:cs="Times New Roman"/>
        </w:rPr>
      </w:pPr>
      <w:r w:rsidRPr="00FA3BFA">
        <w:rPr>
          <w:rFonts w:cs="Times New Roman"/>
          <w:color w:val="000000"/>
        </w:rPr>
        <w:t>Framing the comparison in both space and time is what keeps two confounds out of it. A before-and-after comparison at spawning sites alone would confound herring timing with spring migration and with standing differences between shorelines. Comparing near and far shorelines inside the same event window removes seasonal change common to both. The design also uses every eligible link between a checklist and an event instead of forcing overlapping events into one arbitrary exposure, at the cost of a less familiar quantity.</w:t>
      </w:r>
    </w:p>
    <w:p w14:paraId="143F962E" w14:textId="77777777" w:rsidR="00C15184" w:rsidRPr="00FA3BFA" w:rsidRDefault="00000000">
      <w:pPr>
        <w:rPr>
          <w:rFonts w:cs="Times New Roman"/>
        </w:rPr>
      </w:pPr>
      <w:r w:rsidRPr="00FA3BFA">
        <w:rPr>
          <w:rFonts w:cs="Times New Roman"/>
        </w:rPr>
        <w:t>Two limitations bear on these results. First, the 58 event blocks enter the models through a random intercept, which absorbs differences in level between blocks but not correlated departures in the period-by-zone slopes, and the comparison is defined on those slopes. The intervals reported here may therefore be narrower than a block-aware calculation would give. Two facts bound that concern without substituting for the calculation. Almost all exposed checklists, 99.8%, sit in a block represented in both zones, so the comparison is made within blocks. The one model whose block variance was separately estimable put it at zero. The counts of 13 and 18 are species-level tallies and not a test of one community-wide mean, since species share checklists, events, observers and locations. Second, the design cannot say what changed. More birds recorded near a spawn may mean that birds arrived, that birds already there gathered, or that observers looked harder and counted more carefully. Nothing here observes diet, individual movement, energetic benefit or breeding consequence.</w:t>
      </w:r>
    </w:p>
    <w:p w14:paraId="6671118A" w14:textId="77777777" w:rsidR="00C15184" w:rsidRPr="00FA3BFA" w:rsidRDefault="00000000">
      <w:pPr>
        <w:rPr>
          <w:rFonts w:cs="Times New Roman"/>
        </w:rPr>
      </w:pPr>
      <w:r w:rsidRPr="00FA3BFA">
        <w:rPr>
          <w:rFonts w:cs="Times New Roman"/>
          <w:color w:val="000000"/>
        </w:rPr>
        <w:t>Whether a species was reported was fitted with the nAGQ = 0 approximation and its intervals inherit it, which matters most where it is least comfortable, because the strongest reporting results are in gulls appearing on a small fraction of checklists, American Herring Gull at 0.9% and Iceland Gull at 2.2%. That is the sparse regime in which the approximation is least reliable. A Laplace refit across the family is not feasible at this scale. No single species fit completed within an hour on four parallel workers, so that check is outstanding. Derivative-based convergence checking was disabled to control run time, and a later reproduction run could not compute gradients at all, so no model here has passed a gradient check. One count model, Western Gull, converged to a singular fit. The counts, which carry the main conclusion, come from Gaussian models and are unaffected by the reporting approximation.</w:t>
      </w:r>
    </w:p>
    <w:p w14:paraId="1ABAC921" w14:textId="77777777" w:rsidR="00C15184" w:rsidRPr="00FA3BFA" w:rsidRDefault="00000000">
      <w:pPr>
        <w:rPr>
          <w:rFonts w:cs="Times New Roman"/>
        </w:rPr>
      </w:pPr>
      <w:r w:rsidRPr="00FA3BFA">
        <w:rPr>
          <w:rFonts w:cs="Times New Roman"/>
        </w:rPr>
        <w:t>Measurement and coverage are approximate in ways the covariates only partly absorb. Distances ran from checklist points to recorded event points, not from travelling routes to a real spawning footprint, and a point with an event-date anchor cannot describe the extent, duration, depth or intensity of eggs and fish. The 5 km and 20 km bounds were set by judgement for the primary 49-species analysis, and the 5 to 20 km reference band is not a spawn-free control. With 1,120 recorded events in a semi-enclosed sea, many reference links fall within the daily range of eagles, gulls and mergansers. A response in the reference zone would pull the comparison toward one. Shoreline access, visibility, weather, weekends and conspicuous flocks all affect whether a checklist is submitted, and neither day of year nor time of day reached the models, so seasonal balance between the zones and daily variation in detectability are unaddressed. At 2 km resolution, Bald Eagle and Glaucous-winged Gull already rose at the anchor within the innermost band despite pre-anchor spatial structure, so the 5 km near bound dilutes that local signal instead of creating it.</w:t>
      </w:r>
    </w:p>
    <w:p w14:paraId="0AC2C358"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lastRenderedPageBreak/>
        <w:t>4.5 Implications and Future Work</w:t>
      </w:r>
    </w:p>
    <w:p w14:paraId="6CCCBDF7" w14:textId="77777777" w:rsidR="00C15184" w:rsidRPr="00FA3BFA" w:rsidRDefault="00000000">
      <w:pPr>
        <w:rPr>
          <w:rFonts w:cs="Times New Roman"/>
        </w:rPr>
      </w:pPr>
      <w:r w:rsidRPr="00FA3BFA">
        <w:rPr>
          <w:rFonts w:cs="Times New Roman"/>
          <w:color w:val="000000"/>
        </w:rPr>
        <w:t>Each of the strongest candidates differs in timing and in which outcome moved, so each calls for different fieldwork. Scoters, Harlequin Duck, Common Goldeneye, Bufflehead and Long-tailed Duck want counts at known spawning sites during days 4 to 14, with flock size rather than presence as the response, because that is where and when this analysis puts the signal. Gulls want a different design. Their signal is in reporting, concentrated at onset, and theirs is the group where an observation effect is hardest to exclude from records alone, so the informative comparison is between what observers report and what a standardized count at the same site and hour finds. Bald Eagle wants attention at onset. Shorebirds want tide-stratified survey, because the null result here is exactly what a real but tidally restricted response would produce in a record carrying no tidal information. Long-tailed Duck deserves specific attention as the largest count increase in the study and the one the existing literature least anticipated.</w:t>
      </w:r>
    </w:p>
    <w:p w14:paraId="05A09303" w14:textId="77777777" w:rsidR="00C15184" w:rsidRPr="00FA3BFA" w:rsidRDefault="00000000">
      <w:pPr>
        <w:rPr>
          <w:rFonts w:cs="Times New Roman"/>
        </w:rPr>
      </w:pPr>
      <w:r w:rsidRPr="00FA3BFA">
        <w:rPr>
          <w:rFonts w:cs="Times New Roman"/>
          <w:color w:val="000000"/>
        </w:rPr>
        <w:t>Prospective work should fix the species list and both outcomes in advance, whichever way the results fall. Agreement in direction, timing and outcome between a regional record and a focused field study would be far more informative than one confirmed species, and disagreement would be more informative still, because it would show where the community-science record misleads. The feeding groups used here supply a ready set of predictions: roe-feeding divers should peak once eggs are available, scavengers at onset, and alcids not at all.</w:t>
      </w:r>
    </w:p>
    <w:p w14:paraId="7C348B50" w14:textId="77777777" w:rsidR="00762553" w:rsidRPr="00FA3BFA" w:rsidRDefault="00000000">
      <w:pPr>
        <w:rPr>
          <w:rFonts w:cs="Times New Roman"/>
        </w:rPr>
      </w:pPr>
      <w:r w:rsidRPr="00FA3BFA">
        <w:rPr>
          <w:rFonts w:cs="Times New Roman"/>
        </w:rPr>
        <w:t>Three analytical extensions would change how much weight this design can bear. Intervals that account for dependence among the 58 event blocks would show whether the counts of 13 and 18 are stable. Letting the response to link count curve would show whether the quantity means the same thing for species whose checklists carry different numbers of links, which matters because between 29% and 44% of exposed checklists carry two or more. Extending the 2 km distance-band analysis beyond Bald Eagle and Glaucous-winged Gull would show whether the same spatial concentration is shared across the 49 species. All three are computationally substantial at this scale.</w:t>
      </w:r>
    </w:p>
    <w:p w14:paraId="06D1893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5 Conclusion</w:t>
      </w:r>
    </w:p>
    <w:p w14:paraId="2F8A5801" w14:textId="77777777" w:rsidR="00C15184" w:rsidRPr="00FA3BFA" w:rsidRDefault="00000000">
      <w:pPr>
        <w:rPr>
          <w:rFonts w:cs="Times New Roman"/>
        </w:rPr>
      </w:pPr>
      <w:r w:rsidRPr="00FA3BFA">
        <w:rPr>
          <w:rFonts w:cs="Times New Roman"/>
          <w:color w:val="000000"/>
        </w:rPr>
        <w:t>Herring spawning changed what observers of these 49 coastal birds wrote down, in both which species they listed and how many they counted. The stronger and more consistent signal was in the counts: 18 species were counted in larger numbers after correction for multiple testing, and all 18 kept their direction, with 17 still significant, whether each checklist was tied to its nearest event or simply marked as near one or not. Reporting changes were narrower, more sensitive to that choice, and concentrated in gulls. Timing separated the feeding groups in both outcomes, against groups fixed before fitting: diving sea ducks were counted in their largest numbers once eggs were available, while gulls and shoreline scavengers responded as spawning began. Two groups showed nothing, and one of them, the shorebirds, had a documented reason to respond.</w:t>
      </w:r>
    </w:p>
    <w:p w14:paraId="695EE159" w14:textId="77777777" w:rsidR="00C15184" w:rsidRPr="00FA3BFA" w:rsidRDefault="00000000">
      <w:pPr>
        <w:rPr>
          <w:rFonts w:cs="Times New Roman"/>
        </w:rPr>
      </w:pPr>
      <w:r w:rsidRPr="00FA3BFA">
        <w:rPr>
          <w:rFonts w:cs="Times New Roman"/>
          <w:color w:val="000000"/>
        </w:rPr>
        <w:t>These results fit local aggregation and several routes into a herring-spawning food web. They are not specific evidence of herring consumption or of herring-induced movement. Habitat, migration, shoreline access, the encoding of overlapping events and observer behaviour could all contribute, and the dabbling ducks show that some of that structure survives the design. What the study offers is two decades of what observers actually recorded near spawning events, a difference in timing among feeding groups that was tested rather than asserted, and a short list of places to go and look.</w:t>
      </w:r>
    </w:p>
    <w:p w14:paraId="77F7FC0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lastRenderedPageBreak/>
        <w:t>Data Availability</w:t>
      </w:r>
    </w:p>
    <w:p w14:paraId="7F8BA90C" w14:textId="77777777" w:rsidR="00C15184" w:rsidRPr="00FA3BFA" w:rsidRDefault="00000000">
      <w:pPr>
        <w:rPr>
          <w:rFonts w:cs="Times New Roman"/>
        </w:rPr>
      </w:pPr>
      <w:r w:rsidRPr="00FA3BFA">
        <w:rPr>
          <w:rFonts w:cs="Times New Roman"/>
          <w:color w:val="000000"/>
        </w:rPr>
        <w:t>Bird observations were obtained from the eBird Basic Dataset released in May 2026, with analysed records restricted through 2025, and herring-spawn records were obtained from Fisheries and Oceans Canada (eBird 2026; Fisheries and Oceans Canada 2026). Record-level eBird data, identifying fields and exact coordinates cannot be redistributed under the applicable data-use terms. Privacy-safe aggregate results and analysis materials are archived at [[AUTHOR INPUT REQUIRED: repository DOI]].</w:t>
      </w:r>
    </w:p>
    <w:p w14:paraId="2BE126C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Code Availability</w:t>
      </w:r>
    </w:p>
    <w:p w14:paraId="779945AE" w14:textId="77777777" w:rsidR="00C15184" w:rsidRPr="00FA3BFA" w:rsidRDefault="00000000">
      <w:pPr>
        <w:rPr>
          <w:rFonts w:cs="Times New Roman"/>
        </w:rPr>
      </w:pPr>
      <w:r w:rsidRPr="00FA3BFA">
        <w:rPr>
          <w:rFonts w:cs="Times New Roman"/>
        </w:rPr>
        <w:t>Code for data processing, taxonomic harmonization, model fitting, statistical contrasts, diagnostics and figures is archived at [[AUTHOR INPUT REQUIRED: repository DOI]]. The archive includes the active-minus-pre-onset contrast estimates with standard errors, confidence intervals and adjusted p-values for all 49 species and both outcomes, the standardized absolute-scale predictions on both sides of each contrast, the alternative-exposure sensitivity outputs including the binary any-link encoding, the per-species timing contrasts and guild meta-regression, and the supporting distributions reported here, so every value quoted in this article can be checked directly.</w:t>
      </w:r>
    </w:p>
    <w:p w14:paraId="4E13168D"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Funding</w:t>
      </w:r>
    </w:p>
    <w:p w14:paraId="4D550041" w14:textId="77777777" w:rsidR="00C15184" w:rsidRPr="00FA3BFA" w:rsidRDefault="00000000">
      <w:pPr>
        <w:rPr>
          <w:rFonts w:cs="Times New Roman"/>
        </w:rPr>
      </w:pPr>
      <w:r w:rsidRPr="00FA3BFA">
        <w:rPr>
          <w:rFonts w:cs="Times New Roman"/>
          <w:color w:val="000000"/>
        </w:rPr>
        <w:t>[[AUTHOR INPUT REQUIRED: funding statement, including grant numbers and the role of any sponsor]]</w:t>
      </w:r>
    </w:p>
    <w:p w14:paraId="50F7A01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Competing Interest</w:t>
      </w:r>
    </w:p>
    <w:p w14:paraId="46C49FF1" w14:textId="77777777" w:rsidR="00C15184" w:rsidRPr="00FA3BFA" w:rsidRDefault="00000000">
      <w:pPr>
        <w:rPr>
          <w:rFonts w:cs="Times New Roman"/>
        </w:rPr>
      </w:pPr>
      <w:r w:rsidRPr="00FA3BFA">
        <w:rPr>
          <w:rFonts w:cs="Times New Roman"/>
          <w:color w:val="000000"/>
        </w:rPr>
        <w:t>The author declares that he has no known competing financial interests or personal relationships that could have appeared to influence the work reported in this paper.</w:t>
      </w:r>
    </w:p>
    <w:p w14:paraId="0038AC6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Ethics</w:t>
      </w:r>
    </w:p>
    <w:p w14:paraId="1939D830" w14:textId="77777777" w:rsidR="00C15184" w:rsidRPr="00FA3BFA" w:rsidRDefault="00000000">
      <w:pPr>
        <w:rPr>
          <w:rFonts w:cs="Times New Roman"/>
        </w:rPr>
      </w:pPr>
      <w:r w:rsidRPr="00FA3BFA">
        <w:rPr>
          <w:rFonts w:cs="Times New Roman"/>
          <w:color w:val="000000"/>
        </w:rPr>
        <w:t>The study used existing biodiversity and fisheries-monitoring records and involved no direct handling of animals.</w:t>
      </w:r>
    </w:p>
    <w:p w14:paraId="5B275FD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CRediT Authorship Contribution Statement</w:t>
      </w:r>
    </w:p>
    <w:p w14:paraId="10947802" w14:textId="77777777" w:rsidR="00C15184" w:rsidRPr="00FA3BFA" w:rsidRDefault="00000000">
      <w:pPr>
        <w:rPr>
          <w:rFonts w:cs="Times New Roman"/>
        </w:rPr>
      </w:pPr>
      <w:r w:rsidRPr="00FA3BFA">
        <w:rPr>
          <w:rFonts w:cs="Times New Roman"/>
          <w:color w:val="000000"/>
        </w:rPr>
        <w:t>Jacob T. Dingwall: Conceptualization, Methodology, Software, Formal analysis, Investigation, Data curation, Visualization, Writing – original draft, Writing – review and editing.</w:t>
      </w:r>
    </w:p>
    <w:p w14:paraId="2ACC938F"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Generative AI and AI-assisted Technologies in the Writing Process</w:t>
      </w:r>
    </w:p>
    <w:p w14:paraId="05459C96" w14:textId="77777777" w:rsidR="00C15184" w:rsidRPr="00FA3BFA" w:rsidRDefault="00000000">
      <w:pPr>
        <w:rPr>
          <w:rFonts w:cs="Times New Roman"/>
        </w:rPr>
      </w:pPr>
      <w:r w:rsidRPr="00FA3BFA">
        <w:rPr>
          <w:rFonts w:cs="Times New Roman"/>
          <w:color w:val="000000"/>
        </w:rPr>
        <w:t>[[AUTHOR INPUT REQUIRED: journal-compliant declaration naming each tool, its version, and the purpose for which it was used, followed by the standard statement that the author reviewed and edited the output and takes full responsibility for the content of the publication]]</w:t>
      </w:r>
    </w:p>
    <w:p w14:paraId="5A94CC7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lastRenderedPageBreak/>
        <w:t>Acknowledgements</w:t>
      </w:r>
    </w:p>
    <w:p w14:paraId="1975680C" w14:textId="77777777" w:rsidR="00C15184" w:rsidRPr="00FA3BFA" w:rsidRDefault="00000000">
      <w:pPr>
        <w:rPr>
          <w:rFonts w:cs="Times New Roman"/>
        </w:rPr>
      </w:pPr>
      <w:r w:rsidRPr="00FA3BFA">
        <w:rPr>
          <w:rFonts w:cs="Times New Roman"/>
          <w:color w:val="000000"/>
        </w:rPr>
        <w:t>I thank the eBird participants and data reviewers, and the Fisheries and Oceans Canada personnel whose spawn surveys made this analysis possible. [[AUTHOR INPUT REQUIRED: additional acknowledgements]]</w:t>
      </w:r>
    </w:p>
    <w:p w14:paraId="4825544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References</w:t>
      </w:r>
    </w:p>
    <w:p w14:paraId="5B1ED8F2" w14:textId="77777777" w:rsidR="00C15184" w:rsidRPr="00FA3BFA" w:rsidRDefault="00000000">
      <w:pPr>
        <w:rPr>
          <w:rFonts w:cs="Times New Roman"/>
        </w:rPr>
      </w:pPr>
      <w:r w:rsidRPr="00FA3BFA">
        <w:rPr>
          <w:rFonts w:cs="Times New Roman"/>
          <w:color w:val="000000"/>
        </w:rPr>
        <w:t>Armstrong, Jonathan B., Gaku Takimoto, Daniel E. Schindler, Matthew M. Hayes, and Matthew J. Kauffman. 2016. “Resource Waves: Phenological Diversity Enhances Foraging Opportunities for Mobile Consumers.” Ecology 97 (5): 1099–1112. https://doi.org/10.1890/15-0554.1.</w:t>
      </w:r>
    </w:p>
    <w:p w14:paraId="49759BBF" w14:textId="77777777" w:rsidR="00C15184" w:rsidRPr="00FA3BFA" w:rsidRDefault="00000000">
      <w:pPr>
        <w:rPr>
          <w:rFonts w:cs="Times New Roman"/>
        </w:rPr>
      </w:pPr>
      <w:r w:rsidRPr="00FA3BFA">
        <w:rPr>
          <w:rFonts w:cs="Times New Roman"/>
          <w:color w:val="000000"/>
        </w:rPr>
        <w:t>Bates, Douglas, Martin Maechler, Ben Bolker, and Steve Walker. 2015. “Fitting Linear Mixed-Effects Models Using Lme4.” J. Stat. Softw. 67 (1): 1–48. https://doi.org/10.18637/jss.v067.i01.</w:t>
      </w:r>
    </w:p>
    <w:p w14:paraId="3FE4D470" w14:textId="77777777" w:rsidR="00C15184" w:rsidRPr="00FA3BFA" w:rsidRDefault="00000000">
      <w:pPr>
        <w:rPr>
          <w:rFonts w:cs="Times New Roman"/>
        </w:rPr>
      </w:pPr>
      <w:r w:rsidRPr="00FA3BFA">
        <w:rPr>
          <w:rFonts w:cs="Times New Roman"/>
          <w:color w:val="000000"/>
        </w:rPr>
        <w:t>Benjamini, Yoav, and Yosef Hochberg. 1995. “Controlling the False Discovery Rate: A Practical and Powerful Approach to Multiple Testing.” J. R. Stat. Soc. Ser. B Stat. Methodol. 57 (1): 289–300. https://doi.org/10.1111/j.2517-6161.1995.tb02031.x.</w:t>
      </w:r>
    </w:p>
    <w:p w14:paraId="48B6B5A9" w14:textId="77777777" w:rsidR="00C15184" w:rsidRPr="00FA3BFA" w:rsidRDefault="00000000">
      <w:pPr>
        <w:rPr>
          <w:rFonts w:cs="Times New Roman"/>
        </w:rPr>
      </w:pPr>
      <w:r w:rsidRPr="00FA3BFA">
        <w:rPr>
          <w:rFonts w:cs="Times New Roman"/>
          <w:color w:val="000000"/>
        </w:rPr>
        <w:t>Bird, Tomas J., Amanda E. Bates, Jonathan S. Lefcheck, Nicole A. Hill, Russell J. Thomson, Graham J. Edgar, Rick D. Stuart-Smith, Simon Wotherspoon, Martin Krkosek, Jemina F. Stuart-Smith, Gretta T. Pecl, Neville Barrett, and Stewart Frusher. 2014. “Statistical Solutions for Error and Bias in Global Citizen Science Datasets.” Biological Conservation 173: 144–154. https://doi.org/10.1016/j.biocon.2013.07.037.</w:t>
      </w:r>
    </w:p>
    <w:p w14:paraId="24640098" w14:textId="77777777" w:rsidR="00C15184" w:rsidRPr="00FA3BFA" w:rsidRDefault="00000000">
      <w:pPr>
        <w:rPr>
          <w:rFonts w:cs="Times New Roman"/>
        </w:rPr>
      </w:pPr>
      <w:r w:rsidRPr="00FA3BFA">
        <w:rPr>
          <w:rFonts w:cs="Times New Roman"/>
          <w:color w:val="000000"/>
        </w:rPr>
        <w:t>Bishop, Mary Anne, and Shawn P. Green. 2001. “Predation on Pacific Herring (</w:t>
      </w:r>
      <w:r w:rsidRPr="00FA3BFA">
        <w:rPr>
          <w:rFonts w:cs="Times New Roman"/>
          <w:i/>
          <w:color w:val="000000"/>
        </w:rPr>
        <w:t>Clupea pallasi</w:t>
      </w:r>
      <w:r w:rsidRPr="00FA3BFA">
        <w:rPr>
          <w:rFonts w:cs="Times New Roman"/>
          <w:color w:val="000000"/>
        </w:rPr>
        <w:t>) Spawn by Birds in Prince William Sound, Alaska.” Fish. Oceanogr. 10 (s1): 149–58. https://doi.org/10.1046/j.1054-6006.2001.00038.x.</w:t>
      </w:r>
    </w:p>
    <w:p w14:paraId="2B7785C9" w14:textId="77777777" w:rsidR="00C15184" w:rsidRPr="00FA3BFA" w:rsidRDefault="00000000">
      <w:pPr>
        <w:rPr>
          <w:rFonts w:cs="Times New Roman"/>
        </w:rPr>
      </w:pPr>
      <w:r w:rsidRPr="00FA3BFA">
        <w:rPr>
          <w:rFonts w:cs="Times New Roman"/>
          <w:color w:val="000000"/>
        </w:rPr>
        <w:t>Clements, J. F., P. C. Rasmussen, T. S. Schulenberg, M. J. Iliff, T. A. Fredericks, J. A. Gerbracht, D. Lepage, A. Spencer, S. M. Billerman, B. L. Sullivan, and C. L. Wood. 2025. “The eBird/Clements Checklist of Birds of the World: v2025.” Cornell Lab of Ornithology, Ithaca, New York. https://www.birds.cornell.edu/clementschecklist/.</w:t>
      </w:r>
    </w:p>
    <w:p w14:paraId="23543D33" w14:textId="77777777" w:rsidR="00BF0BAC" w:rsidRPr="00FA3BFA" w:rsidRDefault="00000000">
      <w:pPr>
        <w:rPr>
          <w:rFonts w:cs="Times New Roman"/>
        </w:rPr>
      </w:pPr>
      <w:r w:rsidRPr="00FA3BFA">
        <w:rPr>
          <w:rFonts w:cs="Times New Roman"/>
        </w:rPr>
        <w:t>Dingwall, Jacob T., Jessica Qualley, Matthew Thompson, Sydni Long, and Amanda E. Bates. 2026. “Vegetation Preference and the Puzzle of Abandonment: High-Quality Spawning Habitat Remains Unused by Pacific Herring (</w:t>
      </w:r>
      <w:r w:rsidRPr="00FA3BFA">
        <w:rPr>
          <w:rFonts w:cs="Times New Roman"/>
          <w:i/>
        </w:rPr>
        <w:t>Clupea pallasii</w:t>
      </w:r>
      <w:r w:rsidRPr="00FA3BFA">
        <w:rPr>
          <w:rFonts w:cs="Times New Roman"/>
        </w:rPr>
        <w:t>).” Marine Environmental Research, 108067.</w:t>
      </w:r>
    </w:p>
    <w:p w14:paraId="71BC8472" w14:textId="77777777" w:rsidR="00C15184" w:rsidRPr="00FA3BFA" w:rsidRDefault="00000000">
      <w:pPr>
        <w:rPr>
          <w:rFonts w:cs="Times New Roman"/>
        </w:rPr>
      </w:pPr>
      <w:r w:rsidRPr="00FA3BFA">
        <w:rPr>
          <w:rFonts w:cs="Times New Roman"/>
          <w:color w:val="000000"/>
        </w:rPr>
        <w:t>eBird. 2026. “eBird Basic Dataset, Version EBD_relMay-2026.” Cornell Lab of Ornithology, Ithaca, New York. https://support.ebird.org/en/support/solutions/articles/48000838205-download-ebird-data.</w:t>
      </w:r>
    </w:p>
    <w:p w14:paraId="68320F16" w14:textId="77777777" w:rsidR="00C15184" w:rsidRPr="00FA3BFA" w:rsidRDefault="00000000">
      <w:pPr>
        <w:rPr>
          <w:rFonts w:cs="Times New Roman"/>
        </w:rPr>
      </w:pPr>
      <w:r w:rsidRPr="00FA3BFA">
        <w:rPr>
          <w:rFonts w:cs="Times New Roman"/>
          <w:color w:val="000000"/>
        </w:rPr>
        <w:t>Fisheries and Oceans Canada. 2026. “Pacific Herring Spawn Index Data.” Open Government Portal, record d892511c-d851-4f85-a0ec-708bc05d2810. https://open.canada.ca/data/en/dataset/d892511c-d851-4f85-a0ec-708bc05d2810.</w:t>
      </w:r>
    </w:p>
    <w:p w14:paraId="63799AA1" w14:textId="77777777" w:rsidR="00C15184" w:rsidRPr="00FA3BFA" w:rsidRDefault="00000000">
      <w:pPr>
        <w:rPr>
          <w:rFonts w:cs="Times New Roman"/>
        </w:rPr>
      </w:pPr>
      <w:r w:rsidRPr="00FA3BFA">
        <w:rPr>
          <w:rFonts w:cs="Times New Roman"/>
          <w:color w:val="000000"/>
        </w:rPr>
        <w:t>Grinnell, M. H., J. F. Schweigert, M. Thompson, S. Hawkshaw, and J. S. Cleary. 2023. “Calculating the Spawn Index for Pacific Herring (Clupea Pallasii) in British Columbia, Canada.” Canadian Technical Report of Fisheries and Aquatic Sciences 3489. Fisheries and Oceans Canada. https://publications.gc.ca/site/eng/9.912189/publication.html.</w:t>
      </w:r>
    </w:p>
    <w:p w14:paraId="4B2DF1F2" w14:textId="77777777" w:rsidR="00C15184" w:rsidRPr="00FA3BFA" w:rsidRDefault="00000000">
      <w:pPr>
        <w:rPr>
          <w:rFonts w:cs="Times New Roman"/>
        </w:rPr>
      </w:pPr>
      <w:r w:rsidRPr="00FA3BFA">
        <w:rPr>
          <w:rFonts w:cs="Times New Roman"/>
          <w:color w:val="000000"/>
        </w:rPr>
        <w:lastRenderedPageBreak/>
        <w:t>Haegele, C. W. 1993. “Seabird Predation of Pacific Herring, Clupea Pallasi, Spawn in British Columbia.” Can. Field-Nat. 107 (1): 73–82. https://doi.org/10.5962/p.357075.</w:t>
      </w:r>
    </w:p>
    <w:p w14:paraId="3CA7BA7D" w14:textId="77777777" w:rsidR="00C15184" w:rsidRPr="00FA3BFA" w:rsidRDefault="00000000">
      <w:pPr>
        <w:rPr>
          <w:rFonts w:cs="Times New Roman"/>
        </w:rPr>
      </w:pPr>
      <w:r w:rsidRPr="00FA3BFA">
        <w:rPr>
          <w:rFonts w:cs="Times New Roman"/>
          <w:color w:val="000000"/>
        </w:rPr>
        <w:t>Haegele, C. W., and J. F. Schweigert. 1985. “Distribution and Characteristics of Herring Spawning Grounds and Description of Spawning Behavior.” Can. J. Fish. Aquat. Sci. 42 (S1): s39–55. https://doi.org/10.1139/f85-261.</w:t>
      </w:r>
    </w:p>
    <w:p w14:paraId="09AA24A1" w14:textId="77777777" w:rsidR="00C15184" w:rsidRPr="00FA3BFA" w:rsidRDefault="00000000">
      <w:pPr>
        <w:rPr>
          <w:rFonts w:cs="Times New Roman"/>
        </w:rPr>
      </w:pPr>
      <w:r w:rsidRPr="00FA3BFA">
        <w:rPr>
          <w:rFonts w:cs="Times New Roman"/>
          <w:color w:val="000000"/>
        </w:rPr>
        <w:t>Hay, D. E., and A. R. Kronlund. 1987. “Factors Affecting the Distribution, Abundance, and Measurement of Pacific Herring Spawn.” Can. J. Fish. Aquat. Sci. 44 (6): 1181–94. https://doi.org/10.1139/f87-141.</w:t>
      </w:r>
    </w:p>
    <w:p w14:paraId="5F4BF872" w14:textId="77777777" w:rsidR="00C15184" w:rsidRPr="00FA3BFA" w:rsidRDefault="00000000">
      <w:pPr>
        <w:rPr>
          <w:rFonts w:cs="Times New Roman"/>
        </w:rPr>
      </w:pPr>
      <w:r w:rsidRPr="00FA3BFA">
        <w:rPr>
          <w:rFonts w:cs="Times New Roman"/>
          <w:color w:val="000000"/>
        </w:rPr>
        <w:t>Hay, Douglas E., P. Bruce McCarter, Kristen S. Daniel, and Jacob F. Schweigert. 2009. “Spatial Diversity of Pacific Herring Spawning Areas.” ICES J. Mar. Sci. 66 (8): 1662–66. https://doi.org/10.1093/icesjms/fsp139.</w:t>
      </w:r>
    </w:p>
    <w:p w14:paraId="008723F4" w14:textId="77777777" w:rsidR="00C15184" w:rsidRPr="00FA3BFA" w:rsidRDefault="00000000">
      <w:pPr>
        <w:rPr>
          <w:rFonts w:cs="Times New Roman"/>
        </w:rPr>
      </w:pPr>
      <w:r w:rsidRPr="00FA3BFA">
        <w:rPr>
          <w:rFonts w:cs="Times New Roman"/>
          <w:color w:val="000000"/>
        </w:rPr>
        <w:t>Holt, Robert D. 2008. “Theoretical Perspectives on Resource Pulses.” Ecology 89 (3): 671–681. https://doi.org/10.1890/07-0348.1.</w:t>
      </w:r>
    </w:p>
    <w:p w14:paraId="5B7B08C1" w14:textId="77777777" w:rsidR="00C15184" w:rsidRPr="00FA3BFA" w:rsidRDefault="00000000">
      <w:pPr>
        <w:rPr>
          <w:rFonts w:cs="Times New Roman"/>
        </w:rPr>
      </w:pPr>
      <w:r w:rsidRPr="00FA3BFA">
        <w:rPr>
          <w:rFonts w:cs="Times New Roman"/>
          <w:color w:val="000000"/>
        </w:rPr>
        <w:t>Isaac, Nick J. B., and Michael J. O. Pocock. 2015. “Bias and Information in Biological Records.” Biological Journal of the Linnean Society 115 (3): 522–531. https://doi.org/10.1111/bij.12532.</w:t>
      </w:r>
    </w:p>
    <w:p w14:paraId="1A0BA809" w14:textId="77777777" w:rsidR="00C15184" w:rsidRPr="00FA3BFA" w:rsidRDefault="00000000">
      <w:pPr>
        <w:rPr>
          <w:rFonts w:cs="Times New Roman"/>
        </w:rPr>
      </w:pPr>
      <w:r w:rsidRPr="00FA3BFA">
        <w:rPr>
          <w:rFonts w:cs="Times New Roman"/>
          <w:color w:val="000000"/>
        </w:rPr>
        <w:t>Johnston, Alison, Daniel Fink, Wesley M. Hochachka, and Steve Kelling. 2018. “Estimates of Observer Expertise Improve Species Distributions from Citizen Science Data.” Methods Ecol. Evol. 9 (1): 88–97. https://doi.org/10.1111/2041-210X.12838.</w:t>
      </w:r>
    </w:p>
    <w:p w14:paraId="4C3A30FE" w14:textId="77777777" w:rsidR="00C15184" w:rsidRPr="00FA3BFA" w:rsidRDefault="00000000">
      <w:pPr>
        <w:rPr>
          <w:rFonts w:cs="Times New Roman"/>
        </w:rPr>
      </w:pPr>
      <w:r w:rsidRPr="00FA3BFA">
        <w:rPr>
          <w:rFonts w:cs="Times New Roman"/>
          <w:color w:val="000000"/>
        </w:rPr>
        <w:t>Johnston, Alison, Wesley M. Hochachka, Matthew E. Strimas-Mackey, Viviana Ruiz Gutierrez, Orin J. Robinson, Eliot T. Miller, Tom Auer, Steve T. Kelling, and Daniel Fink. 2021. “Analytical Guidelines to Increase the Value of Community Science Data: An Example Using eBird Data to Estimate Species Distributions.” Divers. Distrib. 27 (7): 1265–77. https://doi.org/10.1111/ddi.13271.</w:t>
      </w:r>
    </w:p>
    <w:p w14:paraId="6F76644D" w14:textId="77777777" w:rsidR="00C15184" w:rsidRPr="00FA3BFA" w:rsidRDefault="00000000">
      <w:pPr>
        <w:rPr>
          <w:rFonts w:cs="Times New Roman"/>
        </w:rPr>
      </w:pPr>
      <w:r w:rsidRPr="00FA3BFA">
        <w:rPr>
          <w:rFonts w:cs="Times New Roman"/>
          <w:color w:val="000000"/>
        </w:rPr>
        <w:t>Kelling, Steve, Alison Johnston, Aletta Bonn, Daniel Fink, Viviana Ruiz-Gutierrez, Rick Bonney, Miguel Fernandez, et al. 2019. “Using Semistructured Surveys to Improve Citizen Science Data for Monitoring Biodiversity.” BioScience 69 (3): 170–79. https://doi.org/10.1093/biosci/biz010.</w:t>
      </w:r>
    </w:p>
    <w:p w14:paraId="2BF2CA9F" w14:textId="77777777" w:rsidR="00C15184" w:rsidRPr="00FA3BFA" w:rsidRDefault="00000000">
      <w:pPr>
        <w:rPr>
          <w:rFonts w:cs="Times New Roman"/>
        </w:rPr>
      </w:pPr>
      <w:r w:rsidRPr="00FA3BFA">
        <w:rPr>
          <w:rFonts w:cs="Times New Roman"/>
          <w:color w:val="000000"/>
        </w:rPr>
        <w:t>Kelly, Jeffrey P., Carol A. Rothenbach, and Wesley W. Weathers. 2018. “Echoes of Numerical Dependence: Responses of Wintering Waterbirds to Pacific Herring Spawns.” Mar. Ecol. Prog. Ser. 597: 243–57. https://doi.org/10.3354/meps12594.</w:t>
      </w:r>
    </w:p>
    <w:p w14:paraId="1C53F7ED" w14:textId="77777777" w:rsidR="00C15184" w:rsidRPr="00FA3BFA" w:rsidRDefault="00000000">
      <w:pPr>
        <w:rPr>
          <w:rFonts w:cs="Times New Roman"/>
        </w:rPr>
      </w:pPr>
      <w:r w:rsidRPr="00FA3BFA">
        <w:rPr>
          <w:rFonts w:cs="Times New Roman"/>
          <w:color w:val="000000"/>
        </w:rPr>
        <w:t>Laney, Jesse A., Tyler A. Hallman, Jenna R. Curtis, and W. Douglas Robinson. 2021. “The Influence of Rare Birds on Observer Effort and Subsequent Rarity Discovery in the American Birdwatching Community.” PeerJ 9: e10713. https://doi.org/10.7717/peerj.10713.</w:t>
      </w:r>
    </w:p>
    <w:p w14:paraId="5C5B017C" w14:textId="77777777" w:rsidR="00C15184" w:rsidRPr="00FA3BFA" w:rsidRDefault="00000000">
      <w:pPr>
        <w:rPr>
          <w:rFonts w:cs="Times New Roman"/>
        </w:rPr>
      </w:pPr>
      <w:r w:rsidRPr="00FA3BFA">
        <w:rPr>
          <w:rFonts w:cs="Times New Roman"/>
          <w:color w:val="000000"/>
        </w:rPr>
        <w:t>Larsen, Ashley E., Kyle Meng, and Bruce E. Kendall. 2019. “Causal Analysis in Control–Impact Ecological Studies with Observational Data.” Methods Ecol. Evol. 10 (7): 924–34. https://doi.org/10.1111/2041-210X.13190.</w:t>
      </w:r>
    </w:p>
    <w:p w14:paraId="2A54C957" w14:textId="77777777" w:rsidR="00C15184" w:rsidRPr="00FA3BFA" w:rsidRDefault="00000000">
      <w:pPr>
        <w:rPr>
          <w:rFonts w:cs="Times New Roman"/>
        </w:rPr>
      </w:pPr>
      <w:r w:rsidRPr="00FA3BFA">
        <w:rPr>
          <w:rFonts w:cs="Times New Roman"/>
          <w:color w:val="000000"/>
        </w:rPr>
        <w:t>Lewis, Tyler L., Daniel Esler, and W. Sean Boyd. 2007. “Foraging Behaviors of Surf Scoters and White-Winged Scoters During Spawning of Pacific Herring.” Condor 109 (1): 216–22. https://doi.org/10.1093/condor/109.1.216.</w:t>
      </w:r>
    </w:p>
    <w:p w14:paraId="11BCD989" w14:textId="77777777" w:rsidR="00C15184" w:rsidRPr="00FA3BFA" w:rsidRDefault="00000000">
      <w:pPr>
        <w:rPr>
          <w:rFonts w:cs="Times New Roman"/>
        </w:rPr>
      </w:pPr>
      <w:r w:rsidRPr="00FA3BFA">
        <w:rPr>
          <w:rFonts w:cs="Times New Roman"/>
          <w:color w:val="000000"/>
        </w:rPr>
        <w:t>Lok, Erika K., Molly Kirk, Daniel Esler, and W. Sean Boyd. 2008. “Movements of Pre-Migratory Surf and White-Winged Scoters in Response to Pacific Herring Spawn.” Waterbirds 31 (3): 385–93. https://doi.org/10.1675/1524-4695-31.3.385.</w:t>
      </w:r>
    </w:p>
    <w:p w14:paraId="14F228D3" w14:textId="77777777" w:rsidR="00C15184" w:rsidRPr="00FA3BFA" w:rsidRDefault="00000000">
      <w:pPr>
        <w:rPr>
          <w:rFonts w:cs="Times New Roman"/>
        </w:rPr>
      </w:pPr>
      <w:r w:rsidRPr="00FA3BFA">
        <w:rPr>
          <w:rFonts w:cs="Times New Roman"/>
          <w:color w:val="000000"/>
        </w:rPr>
        <w:lastRenderedPageBreak/>
        <w:t>Lok, Erika K., Daniel Esler, John Y. Takekawa, Susan E. W. De La Cruz, W. Sean Boyd, David R. Nysewander, Joseph R. Evenson, and David H. Ward. 2012. “Spatiotemporal Associations Between Pacific Herring Spawn and Surf Scoter Spring Migration: Evaluating a Silver Wave Hypothesis.” Mar. Ecol. Prog. Ser. 457: 139–50. https://doi.org/10.3354/meps09692.</w:t>
      </w:r>
    </w:p>
    <w:p w14:paraId="2914E824" w14:textId="77777777" w:rsidR="00C15184" w:rsidRPr="00FA3BFA" w:rsidRDefault="00000000">
      <w:pPr>
        <w:rPr>
          <w:rFonts w:cs="Times New Roman"/>
        </w:rPr>
      </w:pPr>
      <w:r w:rsidRPr="00FA3BFA">
        <w:rPr>
          <w:rFonts w:cs="Times New Roman"/>
          <w:color w:val="000000"/>
        </w:rPr>
        <w:t>Nowlin, Weston H., Michael J. Vanni, and Louie H. Yang. 2008. “Comparing Resource Pulses in Aquatic and Terrestrial Ecosystems.” Ecology 89 (3): 647–659. https://doi.org/10.1890/07-0303.1.</w:t>
      </w:r>
    </w:p>
    <w:p w14:paraId="221A7D7A" w14:textId="77777777" w:rsidR="00C15184" w:rsidRPr="00FA3BFA" w:rsidRDefault="00000000">
      <w:pPr>
        <w:rPr>
          <w:rFonts w:cs="Times New Roman"/>
        </w:rPr>
      </w:pPr>
      <w:r w:rsidRPr="00FA3BFA">
        <w:rPr>
          <w:rFonts w:cs="Times New Roman"/>
          <w:color w:val="000000"/>
        </w:rPr>
        <w:t>Rodway, Michael S., Heidi M. Regehr, John Ashley, Peter V. Clarkson, R. Ian Goudie, Douglas E. Hay, Cyndi M. Smith, and Kenneth G. Wright. 2003. “Aggregative Response of Harlequin Ducks to Herring Spawning in the Strait of Georgia, British Columbia.” Can. J. Zool. 81 (3): 504–14. https://doi.org/10.1139/z03-032.</w:t>
      </w:r>
    </w:p>
    <w:p w14:paraId="6D4C8756" w14:textId="77777777" w:rsidR="00C15184" w:rsidRPr="00FA3BFA" w:rsidRDefault="00000000">
      <w:pPr>
        <w:rPr>
          <w:rFonts w:cs="Times New Roman"/>
        </w:rPr>
      </w:pPr>
      <w:r w:rsidRPr="00FA3BFA">
        <w:rPr>
          <w:rFonts w:cs="Times New Roman"/>
          <w:color w:val="000000"/>
        </w:rPr>
        <w:t>Rooper, Christopher N., Jennifer L. Boldt, Jaclyn Cleary, Angelica M. Pena, Matt Thompson, and Matthew Grinnell. 2024. “Evaluating Factors Affecting the Distribution and Timing of Pacific Herring Spawn in British Columbia.” Mar. Ecol. Prog. Ser. 741: 251–69. https://doi.org/10.3354/meps14274.</w:t>
      </w:r>
    </w:p>
    <w:p w14:paraId="2BF0DC2A" w14:textId="77777777" w:rsidR="00C15184" w:rsidRPr="00FA3BFA" w:rsidRDefault="00000000">
      <w:pPr>
        <w:rPr>
          <w:rFonts w:cs="Times New Roman"/>
        </w:rPr>
      </w:pPr>
      <w:r w:rsidRPr="00FA3BFA">
        <w:rPr>
          <w:rFonts w:cs="Times New Roman"/>
          <w:color w:val="000000"/>
        </w:rPr>
        <w:t>Sullivan, Brian L., Christopher L. Wood, Marshall J. Iliff, Rick E. Bonney, Daniel Fink, and Steve Kelling. 2009. “eBird: A Citizen-Based Bird Observation Network in the Biological Sciences.” Biol. Conserv. 142 (10): 2282–92. https://doi.org/10.1016/j.biocon.2009.05.006.</w:t>
      </w:r>
    </w:p>
    <w:p w14:paraId="523AFCB7" w14:textId="77777777" w:rsidR="00C15184" w:rsidRPr="00FA3BFA" w:rsidRDefault="00000000">
      <w:pPr>
        <w:rPr>
          <w:rFonts w:cs="Times New Roman"/>
        </w:rPr>
      </w:pPr>
      <w:r w:rsidRPr="00FA3BFA">
        <w:rPr>
          <w:rFonts w:cs="Times New Roman"/>
          <w:color w:val="000000"/>
        </w:rPr>
        <w:t>Sullivan, Terrance M., Robert W. Butler, and W. Sean Boyd. 2002. “Seasonal Distribution of Waterbirds in Relation to Spawning Pacific Herring, Clupea Pallasi, in the Strait of Georgia, British Columbia.” Can. Field-Nat. 116 (3): 366–70. https://doi.org/10.5962/p.363475.</w:t>
      </w:r>
    </w:p>
    <w:p w14:paraId="3BFDE0EE" w14:textId="77777777" w:rsidR="00C15184" w:rsidRPr="00FA3BFA" w:rsidRDefault="00000000">
      <w:pPr>
        <w:rPr>
          <w:rFonts w:cs="Times New Roman"/>
        </w:rPr>
      </w:pPr>
      <w:r w:rsidRPr="00FA3BFA">
        <w:rPr>
          <w:rFonts w:cs="Times New Roman"/>
          <w:color w:val="000000"/>
        </w:rPr>
        <w:t>Willson, Mary F., and Jamie N. Womble. 2006. “Vertebrate Exploitation of Pulsed Marine Prey: A Review and the Example of Spawning Herring.” Reviews in Fish Biology and Fisheries 16: 183–200. https://doi.org/10.1007/s11160-006-9009-7.</w:t>
      </w:r>
    </w:p>
    <w:p w14:paraId="15AAEC3F" w14:textId="77777777" w:rsidR="00C15184" w:rsidRPr="00FA3BFA" w:rsidRDefault="00000000">
      <w:pPr>
        <w:rPr>
          <w:rFonts w:cs="Times New Roman"/>
        </w:rPr>
      </w:pPr>
      <w:r w:rsidRPr="00FA3BFA">
        <w:rPr>
          <w:rFonts w:cs="Times New Roman"/>
          <w:color w:val="000000"/>
        </w:rPr>
        <w:t>Wing, Coady, Kosali Simon, and Ricardo A. Bello-Gomez. 2018. “Designing Difference in Difference Studies: Best Practices for Public Health Policy Research.” Annu. Rev. Public Health 39: 453–69. https://doi.org/10.1146/annurev-publhealth-040617-013507.</w:t>
      </w:r>
    </w:p>
    <w:p w14:paraId="5935E1EF" w14:textId="77777777" w:rsidR="00C15184" w:rsidRPr="00FA3BFA" w:rsidRDefault="00000000">
      <w:pPr>
        <w:rPr>
          <w:rFonts w:cs="Times New Roman"/>
        </w:rPr>
      </w:pPr>
      <w:r w:rsidRPr="00FA3BFA">
        <w:rPr>
          <w:rFonts w:cs="Times New Roman"/>
          <w:color w:val="000000"/>
        </w:rPr>
        <w:t>Yang, Louie H., Jennifer L. Bastow, Kristin O. Spence, and Amber N. Wright. 2008. “What Can We Learn from Resource Pulses?” Ecology 89 (3): 621–634. https://doi.org/10.1890/07-0175.1.</w:t>
      </w:r>
    </w:p>
    <w:sectPr w:rsidR="00C15184" w:rsidRPr="00FA3BFA" w:rsidSect="00F32B77">
      <w:footerReference w:type="default" r:id="rId16"/>
      <w:pgSz w:w="12240" w:h="15840"/>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772BF" w14:textId="77777777" w:rsidR="005156D1" w:rsidRDefault="005156D1">
      <w:pPr>
        <w:spacing w:after="0" w:line="240" w:lineRule="auto"/>
      </w:pPr>
      <w:r>
        <w:separator/>
      </w:r>
    </w:p>
  </w:endnote>
  <w:endnote w:type="continuationSeparator" w:id="0">
    <w:p w14:paraId="1754A2C8" w14:textId="77777777" w:rsidR="005156D1" w:rsidRDefault="00515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3467" w14:textId="77777777" w:rsidR="00C15184" w:rsidRDefault="00000000">
    <w:pPr>
      <w:pStyle w:val="Footer"/>
      <w:jc w:val="center"/>
    </w:pPr>
    <w:r>
      <w:fldChar w:fldCharType="begin"/>
    </w:r>
    <w:r>
      <w:instrText xml:space="preserve"> PAGE </w:instrText>
    </w:r>
    <w:r>
      <w:fldChar w:fldCharType="separate"/>
    </w:r>
    <w:r w:rsidR="00F46B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AA607" w14:textId="77777777" w:rsidR="005156D1" w:rsidRDefault="005156D1">
      <w:r>
        <w:separator/>
      </w:r>
    </w:p>
  </w:footnote>
  <w:footnote w:type="continuationSeparator" w:id="0">
    <w:p w14:paraId="549ABA48" w14:textId="77777777" w:rsidR="005156D1" w:rsidRDefault="005156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DC1E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A467C6"/>
    <w:multiLevelType w:val="multilevel"/>
    <w:tmpl w:val="B73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C40"/>
    <w:multiLevelType w:val="hybridMultilevel"/>
    <w:tmpl w:val="1802761E"/>
    <w:lvl w:ilvl="0" w:tplc="9C04BBF4">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A0B740A"/>
    <w:multiLevelType w:val="multilevel"/>
    <w:tmpl w:val="EB82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1D8D"/>
    <w:multiLevelType w:val="hybridMultilevel"/>
    <w:tmpl w:val="95DA4640"/>
    <w:lvl w:ilvl="0" w:tplc="40DA365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D341A7"/>
    <w:multiLevelType w:val="hybridMultilevel"/>
    <w:tmpl w:val="04AC82A6"/>
    <w:lvl w:ilvl="0" w:tplc="56881708">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7622FE7"/>
    <w:multiLevelType w:val="hybridMultilevel"/>
    <w:tmpl w:val="58D442B6"/>
    <w:lvl w:ilvl="0" w:tplc="5E64A89E">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8325B03"/>
    <w:multiLevelType w:val="hybridMultilevel"/>
    <w:tmpl w:val="FE56EF36"/>
    <w:lvl w:ilvl="0" w:tplc="927E86DA">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B02537A"/>
    <w:multiLevelType w:val="multilevel"/>
    <w:tmpl w:val="78B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61766"/>
    <w:multiLevelType w:val="hybridMultilevel"/>
    <w:tmpl w:val="9B78D5E0"/>
    <w:lvl w:ilvl="0" w:tplc="8C76145E">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BF2389F"/>
    <w:multiLevelType w:val="multilevel"/>
    <w:tmpl w:val="F4EA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65F9"/>
    <w:multiLevelType w:val="multilevel"/>
    <w:tmpl w:val="BF7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B7D04"/>
    <w:multiLevelType w:val="hybridMultilevel"/>
    <w:tmpl w:val="9D043E9C"/>
    <w:lvl w:ilvl="0" w:tplc="E7346C06">
      <w:start w:val="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2A25C3D"/>
    <w:multiLevelType w:val="hybridMultilevel"/>
    <w:tmpl w:val="5DAADD3A"/>
    <w:lvl w:ilvl="0" w:tplc="F15020A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70502F6"/>
    <w:multiLevelType w:val="hybridMultilevel"/>
    <w:tmpl w:val="D662F1F0"/>
    <w:lvl w:ilvl="0" w:tplc="F754EBB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7FA1E07"/>
    <w:multiLevelType w:val="multilevel"/>
    <w:tmpl w:val="3D5C6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DC7E3F"/>
    <w:multiLevelType w:val="hybridMultilevel"/>
    <w:tmpl w:val="1AC8DE28"/>
    <w:lvl w:ilvl="0" w:tplc="802A5B90">
      <w:start w:val="25"/>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B8E0096"/>
    <w:multiLevelType w:val="hybridMultilevel"/>
    <w:tmpl w:val="EE48FBE2"/>
    <w:lvl w:ilvl="0" w:tplc="73C0E620">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1494"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0AE1C46"/>
    <w:multiLevelType w:val="hybridMultilevel"/>
    <w:tmpl w:val="87E86BA2"/>
    <w:lvl w:ilvl="0" w:tplc="9E187F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2A567A2"/>
    <w:multiLevelType w:val="hybridMultilevel"/>
    <w:tmpl w:val="788645E4"/>
    <w:lvl w:ilvl="0" w:tplc="CB3EB46E">
      <w:start w:val="3"/>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91A1FDD"/>
    <w:multiLevelType w:val="hybridMultilevel"/>
    <w:tmpl w:val="6122C836"/>
    <w:lvl w:ilvl="0" w:tplc="64EC1614">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ED364B"/>
    <w:multiLevelType w:val="hybridMultilevel"/>
    <w:tmpl w:val="60D689BC"/>
    <w:lvl w:ilvl="0" w:tplc="57B64C8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EC17653"/>
    <w:multiLevelType w:val="multilevel"/>
    <w:tmpl w:val="1D1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77489"/>
    <w:multiLevelType w:val="multilevel"/>
    <w:tmpl w:val="1602A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A27F11"/>
    <w:multiLevelType w:val="hybridMultilevel"/>
    <w:tmpl w:val="9FCA9CE2"/>
    <w:lvl w:ilvl="0" w:tplc="FAB46D6E">
      <w:start w:val="1"/>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21076E2"/>
    <w:multiLevelType w:val="multilevel"/>
    <w:tmpl w:val="082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F7FD7"/>
    <w:multiLevelType w:val="hybridMultilevel"/>
    <w:tmpl w:val="0A34E946"/>
    <w:lvl w:ilvl="0" w:tplc="BD68AF28">
      <w:start w:val="1"/>
      <w:numFmt w:val="lowerRoman"/>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7DB4577"/>
    <w:multiLevelType w:val="hybridMultilevel"/>
    <w:tmpl w:val="2DBAABBE"/>
    <w:lvl w:ilvl="0" w:tplc="E82801E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58237272"/>
    <w:multiLevelType w:val="hybridMultilevel"/>
    <w:tmpl w:val="4E72ECD6"/>
    <w:lvl w:ilvl="0" w:tplc="5470B59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A094DAB"/>
    <w:multiLevelType w:val="multilevel"/>
    <w:tmpl w:val="A8B4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F930CA"/>
    <w:multiLevelType w:val="multilevel"/>
    <w:tmpl w:val="F9CA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14476"/>
    <w:multiLevelType w:val="hybridMultilevel"/>
    <w:tmpl w:val="5CA6B556"/>
    <w:lvl w:ilvl="0" w:tplc="D9424F3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7DD66CA"/>
    <w:multiLevelType w:val="multilevel"/>
    <w:tmpl w:val="631E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00A75"/>
    <w:multiLevelType w:val="hybridMultilevel"/>
    <w:tmpl w:val="5EA424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0F52B9B"/>
    <w:multiLevelType w:val="hybridMultilevel"/>
    <w:tmpl w:val="F2AA04DE"/>
    <w:lvl w:ilvl="0" w:tplc="D442858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1517624"/>
    <w:multiLevelType w:val="hybridMultilevel"/>
    <w:tmpl w:val="B21EA4BA"/>
    <w:lvl w:ilvl="0" w:tplc="0D1E886A">
      <w:start w:val="1"/>
      <w:numFmt w:val="decimal"/>
      <w:lvlText w:val="%1.)"/>
      <w:lvlJc w:val="left"/>
      <w:pPr>
        <w:ind w:left="720" w:hanging="360"/>
      </w:pPr>
      <w:rPr>
        <w:rFonts w:hint="default"/>
      </w:rPr>
    </w:lvl>
    <w:lvl w:ilvl="1" w:tplc="10090019">
      <w:start w:val="1"/>
      <w:numFmt w:val="lowerLetter"/>
      <w:lvlText w:val="%2."/>
      <w:lvlJc w:val="left"/>
      <w:pPr>
        <w:ind w:left="786" w:hanging="360"/>
      </w:pPr>
    </w:lvl>
    <w:lvl w:ilvl="2" w:tplc="1009001B">
      <w:start w:val="1"/>
      <w:numFmt w:val="lowerRoman"/>
      <w:lvlText w:val="%3."/>
      <w:lvlJc w:val="right"/>
      <w:pPr>
        <w:ind w:left="747"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2357B4"/>
    <w:multiLevelType w:val="hybridMultilevel"/>
    <w:tmpl w:val="DFE600B4"/>
    <w:lvl w:ilvl="0" w:tplc="300EFDD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7C6E02"/>
    <w:multiLevelType w:val="hybridMultilevel"/>
    <w:tmpl w:val="14F66DD6"/>
    <w:lvl w:ilvl="0" w:tplc="AF9C915C">
      <w:start w:val="1"/>
      <w:numFmt w:val="bullet"/>
      <w:lvlText w:val="-"/>
      <w:lvlJc w:val="left"/>
      <w:pPr>
        <w:ind w:left="720" w:hanging="360"/>
      </w:pPr>
      <w:rPr>
        <w:rFonts w:ascii="Times New Roman" w:eastAsiaTheme="minorEastAsia" w:hAnsi="Times New Roman" w:cs="Times New Roman" w:hint="default"/>
        <w:b/>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58A7D33"/>
    <w:multiLevelType w:val="hybridMultilevel"/>
    <w:tmpl w:val="377E6F24"/>
    <w:lvl w:ilvl="0" w:tplc="9C16785E">
      <w:start w:val="3"/>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81A5DA8"/>
    <w:multiLevelType w:val="hybridMultilevel"/>
    <w:tmpl w:val="D2185B1E"/>
    <w:lvl w:ilvl="0" w:tplc="BC5A47D2">
      <w:start w:val="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9DA7A80"/>
    <w:multiLevelType w:val="multilevel"/>
    <w:tmpl w:val="A022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E8343D"/>
    <w:multiLevelType w:val="multilevel"/>
    <w:tmpl w:val="8BF0EB6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86379596">
    <w:abstractNumId w:val="16"/>
  </w:num>
  <w:num w:numId="2" w16cid:durableId="387727142">
    <w:abstractNumId w:val="18"/>
  </w:num>
  <w:num w:numId="3" w16cid:durableId="988902527">
    <w:abstractNumId w:val="31"/>
  </w:num>
  <w:num w:numId="4" w16cid:durableId="716323200">
    <w:abstractNumId w:val="33"/>
  </w:num>
  <w:num w:numId="5" w16cid:durableId="574897960">
    <w:abstractNumId w:val="28"/>
  </w:num>
  <w:num w:numId="6" w16cid:durableId="1028140444">
    <w:abstractNumId w:val="35"/>
  </w:num>
  <w:num w:numId="7" w16cid:durableId="2092658883">
    <w:abstractNumId w:val="6"/>
  </w:num>
  <w:num w:numId="8" w16cid:durableId="1310788676">
    <w:abstractNumId w:val="9"/>
  </w:num>
  <w:num w:numId="9" w16cid:durableId="130557455">
    <w:abstractNumId w:val="7"/>
  </w:num>
  <w:num w:numId="10" w16cid:durableId="1918436768">
    <w:abstractNumId w:val="24"/>
  </w:num>
  <w:num w:numId="11" w16cid:durableId="1415738982">
    <w:abstractNumId w:val="27"/>
  </w:num>
  <w:num w:numId="12" w16cid:durableId="1968972118">
    <w:abstractNumId w:val="36"/>
  </w:num>
  <w:num w:numId="13" w16cid:durableId="2037071673">
    <w:abstractNumId w:val="20"/>
  </w:num>
  <w:num w:numId="14" w16cid:durableId="623273255">
    <w:abstractNumId w:val="38"/>
  </w:num>
  <w:num w:numId="15" w16cid:durableId="1368332352">
    <w:abstractNumId w:val="14"/>
  </w:num>
  <w:num w:numId="16" w16cid:durableId="1523979801">
    <w:abstractNumId w:val="13"/>
  </w:num>
  <w:num w:numId="17" w16cid:durableId="1668437235">
    <w:abstractNumId w:val="21"/>
  </w:num>
  <w:num w:numId="18" w16cid:durableId="47531814">
    <w:abstractNumId w:val="2"/>
  </w:num>
  <w:num w:numId="19" w16cid:durableId="1061057539">
    <w:abstractNumId w:val="37"/>
  </w:num>
  <w:num w:numId="20" w16cid:durableId="1872960560">
    <w:abstractNumId w:val="4"/>
  </w:num>
  <w:num w:numId="21" w16cid:durableId="43453436">
    <w:abstractNumId w:val="34"/>
  </w:num>
  <w:num w:numId="22" w16cid:durableId="73939126">
    <w:abstractNumId w:val="19"/>
  </w:num>
  <w:num w:numId="23" w16cid:durableId="36316997">
    <w:abstractNumId w:val="15"/>
  </w:num>
  <w:num w:numId="24" w16cid:durableId="850991164">
    <w:abstractNumId w:val="22"/>
  </w:num>
  <w:num w:numId="25" w16cid:durableId="200557235">
    <w:abstractNumId w:val="40"/>
  </w:num>
  <w:num w:numId="26" w16cid:durableId="1163666941">
    <w:abstractNumId w:val="29"/>
  </w:num>
  <w:num w:numId="27" w16cid:durableId="323435830">
    <w:abstractNumId w:val="11"/>
  </w:num>
  <w:num w:numId="28" w16cid:durableId="993677649">
    <w:abstractNumId w:val="3"/>
  </w:num>
  <w:num w:numId="29" w16cid:durableId="1659915261">
    <w:abstractNumId w:val="30"/>
  </w:num>
  <w:num w:numId="30" w16cid:durableId="483277167">
    <w:abstractNumId w:val="32"/>
  </w:num>
  <w:num w:numId="31" w16cid:durableId="953705832">
    <w:abstractNumId w:val="25"/>
  </w:num>
  <w:num w:numId="32" w16cid:durableId="1252852395">
    <w:abstractNumId w:val="8"/>
  </w:num>
  <w:num w:numId="33" w16cid:durableId="933709989">
    <w:abstractNumId w:val="1"/>
  </w:num>
  <w:num w:numId="34" w16cid:durableId="873082925">
    <w:abstractNumId w:val="10"/>
  </w:num>
  <w:num w:numId="35" w16cid:durableId="1800493715">
    <w:abstractNumId w:val="12"/>
  </w:num>
  <w:num w:numId="36" w16cid:durableId="221453593">
    <w:abstractNumId w:val="23"/>
  </w:num>
  <w:num w:numId="37" w16cid:durableId="310989290">
    <w:abstractNumId w:val="17"/>
  </w:num>
  <w:num w:numId="38" w16cid:durableId="891036969">
    <w:abstractNumId w:val="26"/>
  </w:num>
  <w:num w:numId="39" w16cid:durableId="705065730">
    <w:abstractNumId w:val="41"/>
  </w:num>
  <w:num w:numId="40" w16cid:durableId="342052229">
    <w:abstractNumId w:val="5"/>
  </w:num>
  <w:num w:numId="41" w16cid:durableId="1570576494">
    <w:abstractNumId w:val="39"/>
  </w:num>
  <w:num w:numId="42" w16cid:durableId="824277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84"/>
    <w:rsid w:val="0006516A"/>
    <w:rsid w:val="000719E3"/>
    <w:rsid w:val="0007510F"/>
    <w:rsid w:val="000E15C6"/>
    <w:rsid w:val="00203F70"/>
    <w:rsid w:val="002211CD"/>
    <w:rsid w:val="002C176F"/>
    <w:rsid w:val="00322077"/>
    <w:rsid w:val="003520DA"/>
    <w:rsid w:val="003842D7"/>
    <w:rsid w:val="003D2607"/>
    <w:rsid w:val="00403A7E"/>
    <w:rsid w:val="005156D1"/>
    <w:rsid w:val="00517230"/>
    <w:rsid w:val="005C7EE5"/>
    <w:rsid w:val="00672F92"/>
    <w:rsid w:val="006A2C95"/>
    <w:rsid w:val="006E4209"/>
    <w:rsid w:val="00762553"/>
    <w:rsid w:val="00771EE4"/>
    <w:rsid w:val="007E7E6A"/>
    <w:rsid w:val="00881261"/>
    <w:rsid w:val="00884C2D"/>
    <w:rsid w:val="00A35A94"/>
    <w:rsid w:val="00A45C4C"/>
    <w:rsid w:val="00A54E3F"/>
    <w:rsid w:val="00A94C81"/>
    <w:rsid w:val="00B2450E"/>
    <w:rsid w:val="00BF0BAC"/>
    <w:rsid w:val="00C15184"/>
    <w:rsid w:val="00C62A3D"/>
    <w:rsid w:val="00D61221"/>
    <w:rsid w:val="00DF030A"/>
    <w:rsid w:val="00E045BE"/>
    <w:rsid w:val="00E41401"/>
    <w:rsid w:val="00E425A9"/>
    <w:rsid w:val="00E54EA7"/>
    <w:rsid w:val="00E710E6"/>
    <w:rsid w:val="00EC6023"/>
    <w:rsid w:val="00F46B3E"/>
    <w:rsid w:val="00FA3BF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AB5E4"/>
  <w15:docId w15:val="{174147D1-A1D3-4AD9-8903-467157C4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sz w:val="22"/>
    </w:rPr>
  </w:style>
  <w:style w:type="paragraph" w:styleId="Heading1">
    <w:name w:val="heading 1"/>
    <w:basedOn w:val="Normal"/>
    <w:next w:val="Normal"/>
    <w:link w:val="Heading1Char"/>
    <w:uiPriority w:val="9"/>
    <w:qFormat/>
    <w:rsid w:val="0077798A"/>
    <w:pPr>
      <w:keepNext/>
      <w:keepLines/>
      <w:spacing w:before="360" w:after="80"/>
      <w:outlineLvl w:val="0"/>
    </w:pPr>
    <w:rPr>
      <w:rFonts w:asciiTheme="majorHAnsi" w:eastAsiaTheme="majorEastAsia" w:hAnsiTheme="majorHAnsi" w:cstheme="majorBidi"/>
      <w:color w:val="000000"/>
      <w:sz w:val="30"/>
      <w:szCs w:val="40"/>
    </w:rPr>
  </w:style>
  <w:style w:type="paragraph" w:styleId="Heading2">
    <w:name w:val="heading 2"/>
    <w:basedOn w:val="Normal"/>
    <w:next w:val="Normal"/>
    <w:link w:val="Heading2Char"/>
    <w:uiPriority w:val="9"/>
    <w:semiHidden/>
    <w:unhideWhenUsed/>
    <w:qFormat/>
    <w:rsid w:val="0077798A"/>
    <w:pPr>
      <w:keepNext/>
      <w:keepLines/>
      <w:spacing w:before="160" w:after="80"/>
      <w:outlineLvl w:val="1"/>
    </w:pPr>
    <w:rPr>
      <w:rFonts w:asciiTheme="majorHAnsi" w:eastAsiaTheme="majorEastAsia" w:hAnsiTheme="majorHAnsi" w:cstheme="majorBidi"/>
      <w:color w:val="000000"/>
      <w:sz w:val="24"/>
      <w:szCs w:val="32"/>
    </w:rPr>
  </w:style>
  <w:style w:type="paragraph" w:styleId="Heading3">
    <w:name w:val="heading 3"/>
    <w:basedOn w:val="Normal"/>
    <w:next w:val="Normal"/>
    <w:link w:val="Heading3Char"/>
    <w:uiPriority w:val="9"/>
    <w:unhideWhenUsed/>
    <w:qFormat/>
    <w:rsid w:val="0077798A"/>
    <w:pPr>
      <w:keepNext/>
      <w:keepLines/>
      <w:spacing w:before="160" w:after="80"/>
      <w:outlineLvl w:val="2"/>
    </w:pPr>
    <w:rPr>
      <w:rFonts w:eastAsiaTheme="majorEastAsia" w:cstheme="majorBidi"/>
      <w:color w:val="000000"/>
      <w:szCs w:val="28"/>
    </w:rPr>
  </w:style>
  <w:style w:type="paragraph" w:styleId="Heading4">
    <w:name w:val="heading 4"/>
    <w:basedOn w:val="Normal"/>
    <w:next w:val="Normal"/>
    <w:link w:val="Heading4Char"/>
    <w:uiPriority w:val="9"/>
    <w:semiHidden/>
    <w:unhideWhenUsed/>
    <w:qFormat/>
    <w:rsid w:val="00777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8A"/>
    <w:rPr>
      <w:rFonts w:eastAsiaTheme="majorEastAsia" w:cstheme="majorBidi"/>
      <w:color w:val="272727" w:themeColor="text1" w:themeTint="D8"/>
    </w:rPr>
  </w:style>
  <w:style w:type="paragraph" w:styleId="Title">
    <w:name w:val="Title"/>
    <w:basedOn w:val="Normal"/>
    <w:next w:val="Normal"/>
    <w:link w:val="TitleChar"/>
    <w:uiPriority w:val="10"/>
    <w:qFormat/>
    <w:rsid w:val="0077798A"/>
    <w:pPr>
      <w:keepNext/>
      <w:spacing w:after="80" w:line="240" w:lineRule="auto"/>
      <w:contextualSpacing/>
    </w:pPr>
    <w:rPr>
      <w:rFonts w:asciiTheme="majorHAnsi" w:eastAsiaTheme="majorEastAsia" w:hAnsiTheme="majorHAnsi" w:cstheme="majorBidi"/>
      <w:color w:val="000000"/>
      <w:spacing w:val="-10"/>
      <w:kern w:val="28"/>
      <w:sz w:val="36"/>
      <w:szCs w:val="56"/>
    </w:rPr>
  </w:style>
  <w:style w:type="character" w:customStyle="1" w:styleId="TitleChar">
    <w:name w:val="Title Char"/>
    <w:basedOn w:val="DefaultParagraphFont"/>
    <w:link w:val="Title"/>
    <w:uiPriority w:val="10"/>
    <w:rsid w:val="0077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8A"/>
    <w:pPr>
      <w:keepNext/>
      <w:numPr>
        <w:ilvl w:val="1"/>
      </w:numPr>
    </w:pPr>
    <w:rPr>
      <w:rFonts w:eastAsiaTheme="majorEastAsia" w:cstheme="majorBidi"/>
      <w:color w:val="000000"/>
      <w:spacing w:val="15"/>
      <w:szCs w:val="28"/>
    </w:rPr>
  </w:style>
  <w:style w:type="character" w:customStyle="1" w:styleId="SubtitleChar">
    <w:name w:val="Subtitle Char"/>
    <w:basedOn w:val="DefaultParagraphFont"/>
    <w:link w:val="Subtitle"/>
    <w:uiPriority w:val="11"/>
    <w:rsid w:val="0077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8A"/>
    <w:pPr>
      <w:spacing w:before="160"/>
      <w:jc w:val="center"/>
    </w:pPr>
    <w:rPr>
      <w:i/>
      <w:iCs/>
      <w:color w:val="404040" w:themeColor="text1" w:themeTint="BF"/>
    </w:rPr>
  </w:style>
  <w:style w:type="character" w:customStyle="1" w:styleId="QuoteChar">
    <w:name w:val="Quote Char"/>
    <w:basedOn w:val="DefaultParagraphFont"/>
    <w:link w:val="Quote"/>
    <w:uiPriority w:val="29"/>
    <w:rsid w:val="0077798A"/>
    <w:rPr>
      <w:i/>
      <w:iCs/>
      <w:color w:val="404040" w:themeColor="text1" w:themeTint="BF"/>
    </w:rPr>
  </w:style>
  <w:style w:type="paragraph" w:styleId="ListParagraph">
    <w:name w:val="List Paragraph"/>
    <w:basedOn w:val="Normal"/>
    <w:uiPriority w:val="34"/>
    <w:qFormat/>
    <w:rsid w:val="0077798A"/>
    <w:pPr>
      <w:ind w:left="720"/>
      <w:contextualSpacing/>
    </w:pPr>
  </w:style>
  <w:style w:type="character" w:styleId="IntenseEmphasis">
    <w:name w:val="Intense Emphasis"/>
    <w:basedOn w:val="DefaultParagraphFont"/>
    <w:uiPriority w:val="21"/>
    <w:qFormat/>
    <w:rsid w:val="0077798A"/>
    <w:rPr>
      <w:i/>
      <w:iCs/>
      <w:color w:val="0F4761" w:themeColor="accent1" w:themeShade="BF"/>
    </w:rPr>
  </w:style>
  <w:style w:type="paragraph" w:styleId="IntenseQuote">
    <w:name w:val="Intense Quote"/>
    <w:basedOn w:val="Normal"/>
    <w:next w:val="Normal"/>
    <w:link w:val="IntenseQuoteChar"/>
    <w:uiPriority w:val="30"/>
    <w:qFormat/>
    <w:rsid w:val="0077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8A"/>
    <w:rPr>
      <w:i/>
      <w:iCs/>
      <w:color w:val="0F4761" w:themeColor="accent1" w:themeShade="BF"/>
    </w:rPr>
  </w:style>
  <w:style w:type="character" w:styleId="IntenseReference">
    <w:name w:val="Intense Reference"/>
    <w:basedOn w:val="DefaultParagraphFont"/>
    <w:uiPriority w:val="32"/>
    <w:qFormat/>
    <w:rsid w:val="0077798A"/>
    <w:rPr>
      <w:b/>
      <w:bCs/>
      <w:smallCaps/>
      <w:color w:val="0F4761" w:themeColor="accent1" w:themeShade="BF"/>
      <w:spacing w:val="5"/>
    </w:rPr>
  </w:style>
  <w:style w:type="table" w:styleId="TableGrid">
    <w:name w:val="Table Grid"/>
    <w:basedOn w:val="TableNormal"/>
    <w:uiPriority w:val="39"/>
    <w:rsid w:val="00B15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C6F0A"/>
    <w:pPr>
      <w:spacing w:after="0" w:line="240" w:lineRule="auto"/>
    </w:pPr>
  </w:style>
  <w:style w:type="character" w:styleId="CommentReference">
    <w:name w:val="annotation reference"/>
    <w:basedOn w:val="DefaultParagraphFont"/>
    <w:uiPriority w:val="99"/>
    <w:semiHidden/>
    <w:unhideWhenUsed/>
    <w:rsid w:val="005E74E8"/>
    <w:rPr>
      <w:sz w:val="16"/>
      <w:szCs w:val="16"/>
    </w:rPr>
  </w:style>
  <w:style w:type="paragraph" w:styleId="CommentText">
    <w:name w:val="annotation text"/>
    <w:basedOn w:val="Normal"/>
    <w:link w:val="CommentTextChar"/>
    <w:uiPriority w:val="99"/>
    <w:unhideWhenUsed/>
    <w:rsid w:val="005E74E8"/>
    <w:pPr>
      <w:spacing w:line="240" w:lineRule="auto"/>
    </w:pPr>
    <w:rPr>
      <w:sz w:val="20"/>
      <w:szCs w:val="20"/>
    </w:rPr>
  </w:style>
  <w:style w:type="character" w:customStyle="1" w:styleId="CommentTextChar">
    <w:name w:val="Comment Text Char"/>
    <w:basedOn w:val="DefaultParagraphFont"/>
    <w:link w:val="CommentText"/>
    <w:uiPriority w:val="99"/>
    <w:rsid w:val="005E74E8"/>
    <w:rPr>
      <w:sz w:val="20"/>
      <w:szCs w:val="20"/>
    </w:rPr>
  </w:style>
  <w:style w:type="paragraph" w:styleId="CommentSubject">
    <w:name w:val="annotation subject"/>
    <w:basedOn w:val="CommentText"/>
    <w:next w:val="CommentText"/>
    <w:link w:val="CommentSubjectChar"/>
    <w:uiPriority w:val="99"/>
    <w:semiHidden/>
    <w:unhideWhenUsed/>
    <w:rsid w:val="005E74E8"/>
    <w:rPr>
      <w:b/>
      <w:bCs/>
    </w:rPr>
  </w:style>
  <w:style w:type="character" w:customStyle="1" w:styleId="CommentSubjectChar">
    <w:name w:val="Comment Subject Char"/>
    <w:basedOn w:val="CommentTextChar"/>
    <w:link w:val="CommentSubject"/>
    <w:uiPriority w:val="99"/>
    <w:semiHidden/>
    <w:rsid w:val="005E74E8"/>
    <w:rPr>
      <w:b/>
      <w:bCs/>
      <w:sz w:val="20"/>
      <w:szCs w:val="20"/>
    </w:rPr>
  </w:style>
  <w:style w:type="character" w:styleId="PlaceholderText">
    <w:name w:val="Placeholder Text"/>
    <w:basedOn w:val="DefaultParagraphFont"/>
    <w:uiPriority w:val="99"/>
    <w:semiHidden/>
    <w:rsid w:val="00E62F09"/>
    <w:rPr>
      <w:color w:val="666666"/>
    </w:rPr>
  </w:style>
  <w:style w:type="paragraph" w:styleId="Header">
    <w:name w:val="header"/>
    <w:basedOn w:val="Normal"/>
    <w:link w:val="HeaderChar"/>
    <w:uiPriority w:val="99"/>
    <w:unhideWhenUsed/>
    <w:rsid w:val="00030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15E"/>
  </w:style>
  <w:style w:type="paragraph" w:styleId="Footer">
    <w:name w:val="footer"/>
    <w:basedOn w:val="Normal"/>
    <w:link w:val="FooterChar"/>
    <w:uiPriority w:val="99"/>
    <w:unhideWhenUsed/>
    <w:rsid w:val="00030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15E"/>
  </w:style>
  <w:style w:type="character" w:styleId="Hyperlink">
    <w:name w:val="Hyperlink"/>
    <w:basedOn w:val="DefaultParagraphFont"/>
    <w:uiPriority w:val="99"/>
    <w:unhideWhenUsed/>
    <w:rsid w:val="00155FA3"/>
    <w:rPr>
      <w:color w:val="000000"/>
      <w:u w:val="single"/>
    </w:rPr>
  </w:style>
  <w:style w:type="character" w:styleId="UnresolvedMention">
    <w:name w:val="Unresolved Mention"/>
    <w:basedOn w:val="DefaultParagraphFont"/>
    <w:uiPriority w:val="99"/>
    <w:semiHidden/>
    <w:unhideWhenUsed/>
    <w:rsid w:val="00155FA3"/>
    <w:rPr>
      <w:color w:val="605E5C"/>
      <w:shd w:val="clear" w:color="auto" w:fill="E1DFDD"/>
    </w:rPr>
  </w:style>
  <w:style w:type="character" w:styleId="FollowedHyperlink">
    <w:name w:val="FollowedHyperlink"/>
    <w:basedOn w:val="DefaultParagraphFont"/>
    <w:uiPriority w:val="99"/>
    <w:semiHidden/>
    <w:unhideWhenUsed/>
    <w:rsid w:val="008A71D4"/>
    <w:rPr>
      <w:color w:val="96607D" w:themeColor="followedHyperlink"/>
      <w:u w:val="single"/>
    </w:rPr>
  </w:style>
  <w:style w:type="paragraph" w:styleId="Revision">
    <w:name w:val="Revision"/>
    <w:hidden/>
    <w:uiPriority w:val="99"/>
    <w:semiHidden/>
    <w:rsid w:val="004B2FC2"/>
    <w:pPr>
      <w:spacing w:after="0" w:line="240" w:lineRule="auto"/>
    </w:pPr>
  </w:style>
  <w:style w:type="paragraph" w:styleId="NormalWeb">
    <w:name w:val="Normal (Web)"/>
    <w:basedOn w:val="Normal"/>
    <w:uiPriority w:val="99"/>
    <w:semiHidden/>
    <w:unhideWhenUsed/>
    <w:rsid w:val="007661DE"/>
    <w:rPr>
      <w:rFonts w:cs="Times New Roman"/>
    </w:rPr>
  </w:style>
  <w:style w:type="character" w:styleId="LineNumber">
    <w:name w:val="line number"/>
    <w:basedOn w:val="DefaultParagraphFont"/>
    <w:uiPriority w:val="99"/>
    <w:semiHidden/>
    <w:unhideWhenUsed/>
    <w:rsid w:val="00F32B7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9383">
      <w:bodyDiv w:val="1"/>
      <w:marLeft w:val="0"/>
      <w:marRight w:val="0"/>
      <w:marTop w:val="0"/>
      <w:marBottom w:val="0"/>
      <w:divBdr>
        <w:top w:val="none" w:sz="0" w:space="0" w:color="auto"/>
        <w:left w:val="none" w:sz="0" w:space="0" w:color="auto"/>
        <w:bottom w:val="none" w:sz="0" w:space="0" w:color="auto"/>
        <w:right w:val="none" w:sz="0" w:space="0" w:color="auto"/>
      </w:divBdr>
    </w:div>
    <w:div w:id="58863648">
      <w:bodyDiv w:val="1"/>
      <w:marLeft w:val="0"/>
      <w:marRight w:val="0"/>
      <w:marTop w:val="0"/>
      <w:marBottom w:val="0"/>
      <w:divBdr>
        <w:top w:val="none" w:sz="0" w:space="0" w:color="auto"/>
        <w:left w:val="none" w:sz="0" w:space="0" w:color="auto"/>
        <w:bottom w:val="none" w:sz="0" w:space="0" w:color="auto"/>
        <w:right w:val="none" w:sz="0" w:space="0" w:color="auto"/>
      </w:divBdr>
    </w:div>
    <w:div w:id="61610478">
      <w:bodyDiv w:val="1"/>
      <w:marLeft w:val="0"/>
      <w:marRight w:val="0"/>
      <w:marTop w:val="0"/>
      <w:marBottom w:val="0"/>
      <w:divBdr>
        <w:top w:val="none" w:sz="0" w:space="0" w:color="auto"/>
        <w:left w:val="none" w:sz="0" w:space="0" w:color="auto"/>
        <w:bottom w:val="none" w:sz="0" w:space="0" w:color="auto"/>
        <w:right w:val="none" w:sz="0" w:space="0" w:color="auto"/>
      </w:divBdr>
    </w:div>
    <w:div w:id="74867883">
      <w:bodyDiv w:val="1"/>
      <w:marLeft w:val="0"/>
      <w:marRight w:val="0"/>
      <w:marTop w:val="0"/>
      <w:marBottom w:val="0"/>
      <w:divBdr>
        <w:top w:val="none" w:sz="0" w:space="0" w:color="auto"/>
        <w:left w:val="none" w:sz="0" w:space="0" w:color="auto"/>
        <w:bottom w:val="none" w:sz="0" w:space="0" w:color="auto"/>
        <w:right w:val="none" w:sz="0" w:space="0" w:color="auto"/>
      </w:divBdr>
    </w:div>
    <w:div w:id="88277215">
      <w:bodyDiv w:val="1"/>
      <w:marLeft w:val="0"/>
      <w:marRight w:val="0"/>
      <w:marTop w:val="0"/>
      <w:marBottom w:val="0"/>
      <w:divBdr>
        <w:top w:val="none" w:sz="0" w:space="0" w:color="auto"/>
        <w:left w:val="none" w:sz="0" w:space="0" w:color="auto"/>
        <w:bottom w:val="none" w:sz="0" w:space="0" w:color="auto"/>
        <w:right w:val="none" w:sz="0" w:space="0" w:color="auto"/>
      </w:divBdr>
    </w:div>
    <w:div w:id="88699415">
      <w:bodyDiv w:val="1"/>
      <w:marLeft w:val="0"/>
      <w:marRight w:val="0"/>
      <w:marTop w:val="0"/>
      <w:marBottom w:val="0"/>
      <w:divBdr>
        <w:top w:val="none" w:sz="0" w:space="0" w:color="auto"/>
        <w:left w:val="none" w:sz="0" w:space="0" w:color="auto"/>
        <w:bottom w:val="none" w:sz="0" w:space="0" w:color="auto"/>
        <w:right w:val="none" w:sz="0" w:space="0" w:color="auto"/>
      </w:divBdr>
    </w:div>
    <w:div w:id="112292861">
      <w:bodyDiv w:val="1"/>
      <w:marLeft w:val="0"/>
      <w:marRight w:val="0"/>
      <w:marTop w:val="0"/>
      <w:marBottom w:val="0"/>
      <w:divBdr>
        <w:top w:val="none" w:sz="0" w:space="0" w:color="auto"/>
        <w:left w:val="none" w:sz="0" w:space="0" w:color="auto"/>
        <w:bottom w:val="none" w:sz="0" w:space="0" w:color="auto"/>
        <w:right w:val="none" w:sz="0" w:space="0" w:color="auto"/>
      </w:divBdr>
    </w:div>
    <w:div w:id="113407489">
      <w:bodyDiv w:val="1"/>
      <w:marLeft w:val="0"/>
      <w:marRight w:val="0"/>
      <w:marTop w:val="0"/>
      <w:marBottom w:val="0"/>
      <w:divBdr>
        <w:top w:val="none" w:sz="0" w:space="0" w:color="auto"/>
        <w:left w:val="none" w:sz="0" w:space="0" w:color="auto"/>
        <w:bottom w:val="none" w:sz="0" w:space="0" w:color="auto"/>
        <w:right w:val="none" w:sz="0" w:space="0" w:color="auto"/>
      </w:divBdr>
    </w:div>
    <w:div w:id="114980876">
      <w:bodyDiv w:val="1"/>
      <w:marLeft w:val="0"/>
      <w:marRight w:val="0"/>
      <w:marTop w:val="0"/>
      <w:marBottom w:val="0"/>
      <w:divBdr>
        <w:top w:val="none" w:sz="0" w:space="0" w:color="auto"/>
        <w:left w:val="none" w:sz="0" w:space="0" w:color="auto"/>
        <w:bottom w:val="none" w:sz="0" w:space="0" w:color="auto"/>
        <w:right w:val="none" w:sz="0" w:space="0" w:color="auto"/>
      </w:divBdr>
    </w:div>
    <w:div w:id="116342716">
      <w:bodyDiv w:val="1"/>
      <w:marLeft w:val="0"/>
      <w:marRight w:val="0"/>
      <w:marTop w:val="0"/>
      <w:marBottom w:val="0"/>
      <w:divBdr>
        <w:top w:val="none" w:sz="0" w:space="0" w:color="auto"/>
        <w:left w:val="none" w:sz="0" w:space="0" w:color="auto"/>
        <w:bottom w:val="none" w:sz="0" w:space="0" w:color="auto"/>
        <w:right w:val="none" w:sz="0" w:space="0" w:color="auto"/>
      </w:divBdr>
    </w:div>
    <w:div w:id="120849789">
      <w:bodyDiv w:val="1"/>
      <w:marLeft w:val="0"/>
      <w:marRight w:val="0"/>
      <w:marTop w:val="0"/>
      <w:marBottom w:val="0"/>
      <w:divBdr>
        <w:top w:val="none" w:sz="0" w:space="0" w:color="auto"/>
        <w:left w:val="none" w:sz="0" w:space="0" w:color="auto"/>
        <w:bottom w:val="none" w:sz="0" w:space="0" w:color="auto"/>
        <w:right w:val="none" w:sz="0" w:space="0" w:color="auto"/>
      </w:divBdr>
      <w:divsChild>
        <w:div w:id="304698344">
          <w:marLeft w:val="0"/>
          <w:marRight w:val="0"/>
          <w:marTop w:val="0"/>
          <w:marBottom w:val="0"/>
          <w:divBdr>
            <w:top w:val="none" w:sz="0" w:space="0" w:color="auto"/>
            <w:left w:val="none" w:sz="0" w:space="0" w:color="auto"/>
            <w:bottom w:val="none" w:sz="0" w:space="0" w:color="auto"/>
            <w:right w:val="none" w:sz="0" w:space="0" w:color="auto"/>
          </w:divBdr>
          <w:divsChild>
            <w:div w:id="5952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4802">
      <w:bodyDiv w:val="1"/>
      <w:marLeft w:val="0"/>
      <w:marRight w:val="0"/>
      <w:marTop w:val="0"/>
      <w:marBottom w:val="0"/>
      <w:divBdr>
        <w:top w:val="none" w:sz="0" w:space="0" w:color="auto"/>
        <w:left w:val="none" w:sz="0" w:space="0" w:color="auto"/>
        <w:bottom w:val="none" w:sz="0" w:space="0" w:color="auto"/>
        <w:right w:val="none" w:sz="0" w:space="0" w:color="auto"/>
      </w:divBdr>
      <w:divsChild>
        <w:div w:id="1813986097">
          <w:marLeft w:val="0"/>
          <w:marRight w:val="0"/>
          <w:marTop w:val="0"/>
          <w:marBottom w:val="120"/>
          <w:divBdr>
            <w:top w:val="none" w:sz="0" w:space="0" w:color="auto"/>
            <w:left w:val="none" w:sz="0" w:space="0" w:color="auto"/>
            <w:bottom w:val="none" w:sz="0" w:space="0" w:color="auto"/>
            <w:right w:val="none" w:sz="0" w:space="0" w:color="auto"/>
          </w:divBdr>
          <w:divsChild>
            <w:div w:id="1892884975">
              <w:marLeft w:val="-30"/>
              <w:marRight w:val="-30"/>
              <w:marTop w:val="0"/>
              <w:marBottom w:val="0"/>
              <w:divBdr>
                <w:top w:val="none" w:sz="0" w:space="0" w:color="auto"/>
                <w:left w:val="none" w:sz="0" w:space="0" w:color="auto"/>
                <w:bottom w:val="none" w:sz="0" w:space="0" w:color="auto"/>
                <w:right w:val="none" w:sz="0" w:space="0" w:color="auto"/>
              </w:divBdr>
            </w:div>
          </w:divsChild>
        </w:div>
        <w:div w:id="1930428486">
          <w:marLeft w:val="0"/>
          <w:marRight w:val="0"/>
          <w:marTop w:val="0"/>
          <w:marBottom w:val="0"/>
          <w:divBdr>
            <w:top w:val="none" w:sz="0" w:space="0" w:color="auto"/>
            <w:left w:val="none" w:sz="0" w:space="0" w:color="auto"/>
            <w:bottom w:val="none" w:sz="0" w:space="0" w:color="auto"/>
            <w:right w:val="none" w:sz="0" w:space="0" w:color="auto"/>
          </w:divBdr>
          <w:divsChild>
            <w:div w:id="264509398">
              <w:marLeft w:val="0"/>
              <w:marRight w:val="0"/>
              <w:marTop w:val="0"/>
              <w:marBottom w:val="0"/>
              <w:divBdr>
                <w:top w:val="none" w:sz="0" w:space="0" w:color="auto"/>
                <w:left w:val="none" w:sz="0" w:space="0" w:color="auto"/>
                <w:bottom w:val="none" w:sz="0" w:space="0" w:color="auto"/>
                <w:right w:val="none" w:sz="0" w:space="0" w:color="auto"/>
              </w:divBdr>
            </w:div>
            <w:div w:id="1754279914">
              <w:marLeft w:val="0"/>
              <w:marRight w:val="0"/>
              <w:marTop w:val="0"/>
              <w:marBottom w:val="120"/>
              <w:divBdr>
                <w:top w:val="none" w:sz="0" w:space="0" w:color="auto"/>
                <w:left w:val="none" w:sz="0" w:space="0" w:color="auto"/>
                <w:bottom w:val="none" w:sz="0" w:space="0" w:color="auto"/>
                <w:right w:val="none" w:sz="0" w:space="0" w:color="auto"/>
              </w:divBdr>
              <w:divsChild>
                <w:div w:id="1544948459">
                  <w:marLeft w:val="0"/>
                  <w:marRight w:val="0"/>
                  <w:marTop w:val="0"/>
                  <w:marBottom w:val="0"/>
                  <w:divBdr>
                    <w:top w:val="none" w:sz="0" w:space="0" w:color="auto"/>
                    <w:left w:val="none" w:sz="0" w:space="0" w:color="auto"/>
                    <w:bottom w:val="none" w:sz="0" w:space="0" w:color="auto"/>
                    <w:right w:val="none" w:sz="0" w:space="0" w:color="auto"/>
                  </w:divBdr>
                  <w:divsChild>
                    <w:div w:id="13081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3488">
      <w:bodyDiv w:val="1"/>
      <w:marLeft w:val="0"/>
      <w:marRight w:val="0"/>
      <w:marTop w:val="0"/>
      <w:marBottom w:val="0"/>
      <w:divBdr>
        <w:top w:val="none" w:sz="0" w:space="0" w:color="auto"/>
        <w:left w:val="none" w:sz="0" w:space="0" w:color="auto"/>
        <w:bottom w:val="none" w:sz="0" w:space="0" w:color="auto"/>
        <w:right w:val="none" w:sz="0" w:space="0" w:color="auto"/>
      </w:divBdr>
    </w:div>
    <w:div w:id="143284680">
      <w:bodyDiv w:val="1"/>
      <w:marLeft w:val="0"/>
      <w:marRight w:val="0"/>
      <w:marTop w:val="0"/>
      <w:marBottom w:val="0"/>
      <w:divBdr>
        <w:top w:val="none" w:sz="0" w:space="0" w:color="auto"/>
        <w:left w:val="none" w:sz="0" w:space="0" w:color="auto"/>
        <w:bottom w:val="none" w:sz="0" w:space="0" w:color="auto"/>
        <w:right w:val="none" w:sz="0" w:space="0" w:color="auto"/>
      </w:divBdr>
    </w:div>
    <w:div w:id="205485252">
      <w:bodyDiv w:val="1"/>
      <w:marLeft w:val="0"/>
      <w:marRight w:val="0"/>
      <w:marTop w:val="0"/>
      <w:marBottom w:val="0"/>
      <w:divBdr>
        <w:top w:val="none" w:sz="0" w:space="0" w:color="auto"/>
        <w:left w:val="none" w:sz="0" w:space="0" w:color="auto"/>
        <w:bottom w:val="none" w:sz="0" w:space="0" w:color="auto"/>
        <w:right w:val="none" w:sz="0" w:space="0" w:color="auto"/>
      </w:divBdr>
      <w:divsChild>
        <w:div w:id="570120245">
          <w:marLeft w:val="0"/>
          <w:marRight w:val="0"/>
          <w:marTop w:val="0"/>
          <w:marBottom w:val="120"/>
          <w:divBdr>
            <w:top w:val="none" w:sz="0" w:space="0" w:color="auto"/>
            <w:left w:val="none" w:sz="0" w:space="0" w:color="auto"/>
            <w:bottom w:val="none" w:sz="0" w:space="0" w:color="auto"/>
            <w:right w:val="none" w:sz="0" w:space="0" w:color="auto"/>
          </w:divBdr>
          <w:divsChild>
            <w:div w:id="1364787474">
              <w:marLeft w:val="-30"/>
              <w:marRight w:val="-30"/>
              <w:marTop w:val="0"/>
              <w:marBottom w:val="0"/>
              <w:divBdr>
                <w:top w:val="none" w:sz="0" w:space="0" w:color="auto"/>
                <w:left w:val="none" w:sz="0" w:space="0" w:color="auto"/>
                <w:bottom w:val="none" w:sz="0" w:space="0" w:color="auto"/>
                <w:right w:val="none" w:sz="0" w:space="0" w:color="auto"/>
              </w:divBdr>
            </w:div>
          </w:divsChild>
        </w:div>
        <w:div w:id="1502895785">
          <w:marLeft w:val="0"/>
          <w:marRight w:val="0"/>
          <w:marTop w:val="0"/>
          <w:marBottom w:val="0"/>
          <w:divBdr>
            <w:top w:val="none" w:sz="0" w:space="0" w:color="auto"/>
            <w:left w:val="none" w:sz="0" w:space="0" w:color="auto"/>
            <w:bottom w:val="none" w:sz="0" w:space="0" w:color="auto"/>
            <w:right w:val="none" w:sz="0" w:space="0" w:color="auto"/>
          </w:divBdr>
          <w:divsChild>
            <w:div w:id="739905075">
              <w:marLeft w:val="0"/>
              <w:marRight w:val="0"/>
              <w:marTop w:val="0"/>
              <w:marBottom w:val="120"/>
              <w:divBdr>
                <w:top w:val="none" w:sz="0" w:space="0" w:color="auto"/>
                <w:left w:val="none" w:sz="0" w:space="0" w:color="auto"/>
                <w:bottom w:val="none" w:sz="0" w:space="0" w:color="auto"/>
                <w:right w:val="none" w:sz="0" w:space="0" w:color="auto"/>
              </w:divBdr>
              <w:divsChild>
                <w:div w:id="780537945">
                  <w:marLeft w:val="0"/>
                  <w:marRight w:val="0"/>
                  <w:marTop w:val="0"/>
                  <w:marBottom w:val="0"/>
                  <w:divBdr>
                    <w:top w:val="none" w:sz="0" w:space="0" w:color="auto"/>
                    <w:left w:val="none" w:sz="0" w:space="0" w:color="auto"/>
                    <w:bottom w:val="none" w:sz="0" w:space="0" w:color="auto"/>
                    <w:right w:val="none" w:sz="0" w:space="0" w:color="auto"/>
                  </w:divBdr>
                  <w:divsChild>
                    <w:div w:id="3992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6971">
      <w:bodyDiv w:val="1"/>
      <w:marLeft w:val="0"/>
      <w:marRight w:val="0"/>
      <w:marTop w:val="0"/>
      <w:marBottom w:val="0"/>
      <w:divBdr>
        <w:top w:val="none" w:sz="0" w:space="0" w:color="auto"/>
        <w:left w:val="none" w:sz="0" w:space="0" w:color="auto"/>
        <w:bottom w:val="none" w:sz="0" w:space="0" w:color="auto"/>
        <w:right w:val="none" w:sz="0" w:space="0" w:color="auto"/>
      </w:divBdr>
    </w:div>
    <w:div w:id="270013565">
      <w:bodyDiv w:val="1"/>
      <w:marLeft w:val="0"/>
      <w:marRight w:val="0"/>
      <w:marTop w:val="0"/>
      <w:marBottom w:val="0"/>
      <w:divBdr>
        <w:top w:val="none" w:sz="0" w:space="0" w:color="auto"/>
        <w:left w:val="none" w:sz="0" w:space="0" w:color="auto"/>
        <w:bottom w:val="none" w:sz="0" w:space="0" w:color="auto"/>
        <w:right w:val="none" w:sz="0" w:space="0" w:color="auto"/>
      </w:divBdr>
    </w:div>
    <w:div w:id="304743906">
      <w:bodyDiv w:val="1"/>
      <w:marLeft w:val="0"/>
      <w:marRight w:val="0"/>
      <w:marTop w:val="0"/>
      <w:marBottom w:val="0"/>
      <w:divBdr>
        <w:top w:val="none" w:sz="0" w:space="0" w:color="auto"/>
        <w:left w:val="none" w:sz="0" w:space="0" w:color="auto"/>
        <w:bottom w:val="none" w:sz="0" w:space="0" w:color="auto"/>
        <w:right w:val="none" w:sz="0" w:space="0" w:color="auto"/>
      </w:divBdr>
    </w:div>
    <w:div w:id="314795464">
      <w:bodyDiv w:val="1"/>
      <w:marLeft w:val="0"/>
      <w:marRight w:val="0"/>
      <w:marTop w:val="0"/>
      <w:marBottom w:val="0"/>
      <w:divBdr>
        <w:top w:val="none" w:sz="0" w:space="0" w:color="auto"/>
        <w:left w:val="none" w:sz="0" w:space="0" w:color="auto"/>
        <w:bottom w:val="none" w:sz="0" w:space="0" w:color="auto"/>
        <w:right w:val="none" w:sz="0" w:space="0" w:color="auto"/>
      </w:divBdr>
    </w:div>
    <w:div w:id="321083497">
      <w:bodyDiv w:val="1"/>
      <w:marLeft w:val="0"/>
      <w:marRight w:val="0"/>
      <w:marTop w:val="0"/>
      <w:marBottom w:val="0"/>
      <w:divBdr>
        <w:top w:val="none" w:sz="0" w:space="0" w:color="auto"/>
        <w:left w:val="none" w:sz="0" w:space="0" w:color="auto"/>
        <w:bottom w:val="none" w:sz="0" w:space="0" w:color="auto"/>
        <w:right w:val="none" w:sz="0" w:space="0" w:color="auto"/>
      </w:divBdr>
      <w:divsChild>
        <w:div w:id="1868105746">
          <w:marLeft w:val="0"/>
          <w:marRight w:val="0"/>
          <w:marTop w:val="0"/>
          <w:marBottom w:val="0"/>
          <w:divBdr>
            <w:top w:val="none" w:sz="0" w:space="0" w:color="auto"/>
            <w:left w:val="none" w:sz="0" w:space="0" w:color="auto"/>
            <w:bottom w:val="none" w:sz="0" w:space="0" w:color="auto"/>
            <w:right w:val="none" w:sz="0" w:space="0" w:color="auto"/>
          </w:divBdr>
          <w:divsChild>
            <w:div w:id="20321109">
              <w:marLeft w:val="0"/>
              <w:marRight w:val="0"/>
              <w:marTop w:val="0"/>
              <w:marBottom w:val="0"/>
              <w:divBdr>
                <w:top w:val="none" w:sz="0" w:space="0" w:color="auto"/>
                <w:left w:val="none" w:sz="0" w:space="0" w:color="auto"/>
                <w:bottom w:val="none" w:sz="0" w:space="0" w:color="auto"/>
                <w:right w:val="none" w:sz="0" w:space="0" w:color="auto"/>
              </w:divBdr>
            </w:div>
            <w:div w:id="31150559">
              <w:marLeft w:val="0"/>
              <w:marRight w:val="0"/>
              <w:marTop w:val="0"/>
              <w:marBottom w:val="0"/>
              <w:divBdr>
                <w:top w:val="none" w:sz="0" w:space="0" w:color="auto"/>
                <w:left w:val="none" w:sz="0" w:space="0" w:color="auto"/>
                <w:bottom w:val="none" w:sz="0" w:space="0" w:color="auto"/>
                <w:right w:val="none" w:sz="0" w:space="0" w:color="auto"/>
              </w:divBdr>
            </w:div>
            <w:div w:id="54820371">
              <w:marLeft w:val="0"/>
              <w:marRight w:val="0"/>
              <w:marTop w:val="0"/>
              <w:marBottom w:val="0"/>
              <w:divBdr>
                <w:top w:val="none" w:sz="0" w:space="0" w:color="auto"/>
                <w:left w:val="none" w:sz="0" w:space="0" w:color="auto"/>
                <w:bottom w:val="none" w:sz="0" w:space="0" w:color="auto"/>
                <w:right w:val="none" w:sz="0" w:space="0" w:color="auto"/>
              </w:divBdr>
            </w:div>
            <w:div w:id="88963087">
              <w:marLeft w:val="0"/>
              <w:marRight w:val="0"/>
              <w:marTop w:val="0"/>
              <w:marBottom w:val="0"/>
              <w:divBdr>
                <w:top w:val="none" w:sz="0" w:space="0" w:color="auto"/>
                <w:left w:val="none" w:sz="0" w:space="0" w:color="auto"/>
                <w:bottom w:val="none" w:sz="0" w:space="0" w:color="auto"/>
                <w:right w:val="none" w:sz="0" w:space="0" w:color="auto"/>
              </w:divBdr>
            </w:div>
            <w:div w:id="92865027">
              <w:marLeft w:val="0"/>
              <w:marRight w:val="0"/>
              <w:marTop w:val="0"/>
              <w:marBottom w:val="0"/>
              <w:divBdr>
                <w:top w:val="none" w:sz="0" w:space="0" w:color="auto"/>
                <w:left w:val="none" w:sz="0" w:space="0" w:color="auto"/>
                <w:bottom w:val="none" w:sz="0" w:space="0" w:color="auto"/>
                <w:right w:val="none" w:sz="0" w:space="0" w:color="auto"/>
              </w:divBdr>
            </w:div>
            <w:div w:id="132216506">
              <w:marLeft w:val="0"/>
              <w:marRight w:val="0"/>
              <w:marTop w:val="0"/>
              <w:marBottom w:val="0"/>
              <w:divBdr>
                <w:top w:val="none" w:sz="0" w:space="0" w:color="auto"/>
                <w:left w:val="none" w:sz="0" w:space="0" w:color="auto"/>
                <w:bottom w:val="none" w:sz="0" w:space="0" w:color="auto"/>
                <w:right w:val="none" w:sz="0" w:space="0" w:color="auto"/>
              </w:divBdr>
            </w:div>
            <w:div w:id="186066095">
              <w:marLeft w:val="0"/>
              <w:marRight w:val="0"/>
              <w:marTop w:val="0"/>
              <w:marBottom w:val="0"/>
              <w:divBdr>
                <w:top w:val="none" w:sz="0" w:space="0" w:color="auto"/>
                <w:left w:val="none" w:sz="0" w:space="0" w:color="auto"/>
                <w:bottom w:val="none" w:sz="0" w:space="0" w:color="auto"/>
                <w:right w:val="none" w:sz="0" w:space="0" w:color="auto"/>
              </w:divBdr>
            </w:div>
            <w:div w:id="204832319">
              <w:marLeft w:val="0"/>
              <w:marRight w:val="0"/>
              <w:marTop w:val="0"/>
              <w:marBottom w:val="0"/>
              <w:divBdr>
                <w:top w:val="none" w:sz="0" w:space="0" w:color="auto"/>
                <w:left w:val="none" w:sz="0" w:space="0" w:color="auto"/>
                <w:bottom w:val="none" w:sz="0" w:space="0" w:color="auto"/>
                <w:right w:val="none" w:sz="0" w:space="0" w:color="auto"/>
              </w:divBdr>
            </w:div>
            <w:div w:id="222572070">
              <w:marLeft w:val="0"/>
              <w:marRight w:val="0"/>
              <w:marTop w:val="0"/>
              <w:marBottom w:val="0"/>
              <w:divBdr>
                <w:top w:val="none" w:sz="0" w:space="0" w:color="auto"/>
                <w:left w:val="none" w:sz="0" w:space="0" w:color="auto"/>
                <w:bottom w:val="none" w:sz="0" w:space="0" w:color="auto"/>
                <w:right w:val="none" w:sz="0" w:space="0" w:color="auto"/>
              </w:divBdr>
            </w:div>
            <w:div w:id="279267139">
              <w:marLeft w:val="0"/>
              <w:marRight w:val="0"/>
              <w:marTop w:val="0"/>
              <w:marBottom w:val="0"/>
              <w:divBdr>
                <w:top w:val="none" w:sz="0" w:space="0" w:color="auto"/>
                <w:left w:val="none" w:sz="0" w:space="0" w:color="auto"/>
                <w:bottom w:val="none" w:sz="0" w:space="0" w:color="auto"/>
                <w:right w:val="none" w:sz="0" w:space="0" w:color="auto"/>
              </w:divBdr>
            </w:div>
            <w:div w:id="315112534">
              <w:marLeft w:val="0"/>
              <w:marRight w:val="0"/>
              <w:marTop w:val="0"/>
              <w:marBottom w:val="0"/>
              <w:divBdr>
                <w:top w:val="none" w:sz="0" w:space="0" w:color="auto"/>
                <w:left w:val="none" w:sz="0" w:space="0" w:color="auto"/>
                <w:bottom w:val="none" w:sz="0" w:space="0" w:color="auto"/>
                <w:right w:val="none" w:sz="0" w:space="0" w:color="auto"/>
              </w:divBdr>
            </w:div>
            <w:div w:id="369691022">
              <w:marLeft w:val="0"/>
              <w:marRight w:val="0"/>
              <w:marTop w:val="0"/>
              <w:marBottom w:val="0"/>
              <w:divBdr>
                <w:top w:val="none" w:sz="0" w:space="0" w:color="auto"/>
                <w:left w:val="none" w:sz="0" w:space="0" w:color="auto"/>
                <w:bottom w:val="none" w:sz="0" w:space="0" w:color="auto"/>
                <w:right w:val="none" w:sz="0" w:space="0" w:color="auto"/>
              </w:divBdr>
            </w:div>
            <w:div w:id="375160696">
              <w:marLeft w:val="0"/>
              <w:marRight w:val="0"/>
              <w:marTop w:val="0"/>
              <w:marBottom w:val="0"/>
              <w:divBdr>
                <w:top w:val="none" w:sz="0" w:space="0" w:color="auto"/>
                <w:left w:val="none" w:sz="0" w:space="0" w:color="auto"/>
                <w:bottom w:val="none" w:sz="0" w:space="0" w:color="auto"/>
                <w:right w:val="none" w:sz="0" w:space="0" w:color="auto"/>
              </w:divBdr>
            </w:div>
            <w:div w:id="380784895">
              <w:marLeft w:val="0"/>
              <w:marRight w:val="0"/>
              <w:marTop w:val="0"/>
              <w:marBottom w:val="0"/>
              <w:divBdr>
                <w:top w:val="none" w:sz="0" w:space="0" w:color="auto"/>
                <w:left w:val="none" w:sz="0" w:space="0" w:color="auto"/>
                <w:bottom w:val="none" w:sz="0" w:space="0" w:color="auto"/>
                <w:right w:val="none" w:sz="0" w:space="0" w:color="auto"/>
              </w:divBdr>
            </w:div>
            <w:div w:id="407187840">
              <w:marLeft w:val="0"/>
              <w:marRight w:val="0"/>
              <w:marTop w:val="0"/>
              <w:marBottom w:val="0"/>
              <w:divBdr>
                <w:top w:val="none" w:sz="0" w:space="0" w:color="auto"/>
                <w:left w:val="none" w:sz="0" w:space="0" w:color="auto"/>
                <w:bottom w:val="none" w:sz="0" w:space="0" w:color="auto"/>
                <w:right w:val="none" w:sz="0" w:space="0" w:color="auto"/>
              </w:divBdr>
            </w:div>
            <w:div w:id="408767755">
              <w:marLeft w:val="0"/>
              <w:marRight w:val="0"/>
              <w:marTop w:val="0"/>
              <w:marBottom w:val="0"/>
              <w:divBdr>
                <w:top w:val="none" w:sz="0" w:space="0" w:color="auto"/>
                <w:left w:val="none" w:sz="0" w:space="0" w:color="auto"/>
                <w:bottom w:val="none" w:sz="0" w:space="0" w:color="auto"/>
                <w:right w:val="none" w:sz="0" w:space="0" w:color="auto"/>
              </w:divBdr>
            </w:div>
            <w:div w:id="473453989">
              <w:marLeft w:val="0"/>
              <w:marRight w:val="0"/>
              <w:marTop w:val="0"/>
              <w:marBottom w:val="0"/>
              <w:divBdr>
                <w:top w:val="none" w:sz="0" w:space="0" w:color="auto"/>
                <w:left w:val="none" w:sz="0" w:space="0" w:color="auto"/>
                <w:bottom w:val="none" w:sz="0" w:space="0" w:color="auto"/>
                <w:right w:val="none" w:sz="0" w:space="0" w:color="auto"/>
              </w:divBdr>
            </w:div>
            <w:div w:id="508256270">
              <w:marLeft w:val="0"/>
              <w:marRight w:val="0"/>
              <w:marTop w:val="0"/>
              <w:marBottom w:val="0"/>
              <w:divBdr>
                <w:top w:val="none" w:sz="0" w:space="0" w:color="auto"/>
                <w:left w:val="none" w:sz="0" w:space="0" w:color="auto"/>
                <w:bottom w:val="none" w:sz="0" w:space="0" w:color="auto"/>
                <w:right w:val="none" w:sz="0" w:space="0" w:color="auto"/>
              </w:divBdr>
            </w:div>
            <w:div w:id="513882082">
              <w:marLeft w:val="0"/>
              <w:marRight w:val="0"/>
              <w:marTop w:val="0"/>
              <w:marBottom w:val="0"/>
              <w:divBdr>
                <w:top w:val="none" w:sz="0" w:space="0" w:color="auto"/>
                <w:left w:val="none" w:sz="0" w:space="0" w:color="auto"/>
                <w:bottom w:val="none" w:sz="0" w:space="0" w:color="auto"/>
                <w:right w:val="none" w:sz="0" w:space="0" w:color="auto"/>
              </w:divBdr>
            </w:div>
            <w:div w:id="520241405">
              <w:marLeft w:val="0"/>
              <w:marRight w:val="0"/>
              <w:marTop w:val="0"/>
              <w:marBottom w:val="0"/>
              <w:divBdr>
                <w:top w:val="none" w:sz="0" w:space="0" w:color="auto"/>
                <w:left w:val="none" w:sz="0" w:space="0" w:color="auto"/>
                <w:bottom w:val="none" w:sz="0" w:space="0" w:color="auto"/>
                <w:right w:val="none" w:sz="0" w:space="0" w:color="auto"/>
              </w:divBdr>
            </w:div>
            <w:div w:id="548305228">
              <w:marLeft w:val="0"/>
              <w:marRight w:val="0"/>
              <w:marTop w:val="0"/>
              <w:marBottom w:val="0"/>
              <w:divBdr>
                <w:top w:val="none" w:sz="0" w:space="0" w:color="auto"/>
                <w:left w:val="none" w:sz="0" w:space="0" w:color="auto"/>
                <w:bottom w:val="none" w:sz="0" w:space="0" w:color="auto"/>
                <w:right w:val="none" w:sz="0" w:space="0" w:color="auto"/>
              </w:divBdr>
            </w:div>
            <w:div w:id="554121756">
              <w:marLeft w:val="0"/>
              <w:marRight w:val="0"/>
              <w:marTop w:val="0"/>
              <w:marBottom w:val="0"/>
              <w:divBdr>
                <w:top w:val="none" w:sz="0" w:space="0" w:color="auto"/>
                <w:left w:val="none" w:sz="0" w:space="0" w:color="auto"/>
                <w:bottom w:val="none" w:sz="0" w:space="0" w:color="auto"/>
                <w:right w:val="none" w:sz="0" w:space="0" w:color="auto"/>
              </w:divBdr>
            </w:div>
            <w:div w:id="567423526">
              <w:marLeft w:val="0"/>
              <w:marRight w:val="0"/>
              <w:marTop w:val="0"/>
              <w:marBottom w:val="0"/>
              <w:divBdr>
                <w:top w:val="none" w:sz="0" w:space="0" w:color="auto"/>
                <w:left w:val="none" w:sz="0" w:space="0" w:color="auto"/>
                <w:bottom w:val="none" w:sz="0" w:space="0" w:color="auto"/>
                <w:right w:val="none" w:sz="0" w:space="0" w:color="auto"/>
              </w:divBdr>
            </w:div>
            <w:div w:id="621693858">
              <w:marLeft w:val="0"/>
              <w:marRight w:val="0"/>
              <w:marTop w:val="0"/>
              <w:marBottom w:val="0"/>
              <w:divBdr>
                <w:top w:val="none" w:sz="0" w:space="0" w:color="auto"/>
                <w:left w:val="none" w:sz="0" w:space="0" w:color="auto"/>
                <w:bottom w:val="none" w:sz="0" w:space="0" w:color="auto"/>
                <w:right w:val="none" w:sz="0" w:space="0" w:color="auto"/>
              </w:divBdr>
            </w:div>
            <w:div w:id="640963958">
              <w:marLeft w:val="0"/>
              <w:marRight w:val="0"/>
              <w:marTop w:val="0"/>
              <w:marBottom w:val="0"/>
              <w:divBdr>
                <w:top w:val="none" w:sz="0" w:space="0" w:color="auto"/>
                <w:left w:val="none" w:sz="0" w:space="0" w:color="auto"/>
                <w:bottom w:val="none" w:sz="0" w:space="0" w:color="auto"/>
                <w:right w:val="none" w:sz="0" w:space="0" w:color="auto"/>
              </w:divBdr>
            </w:div>
            <w:div w:id="719599463">
              <w:marLeft w:val="0"/>
              <w:marRight w:val="0"/>
              <w:marTop w:val="0"/>
              <w:marBottom w:val="0"/>
              <w:divBdr>
                <w:top w:val="none" w:sz="0" w:space="0" w:color="auto"/>
                <w:left w:val="none" w:sz="0" w:space="0" w:color="auto"/>
                <w:bottom w:val="none" w:sz="0" w:space="0" w:color="auto"/>
                <w:right w:val="none" w:sz="0" w:space="0" w:color="auto"/>
              </w:divBdr>
            </w:div>
            <w:div w:id="741950198">
              <w:marLeft w:val="0"/>
              <w:marRight w:val="0"/>
              <w:marTop w:val="0"/>
              <w:marBottom w:val="0"/>
              <w:divBdr>
                <w:top w:val="none" w:sz="0" w:space="0" w:color="auto"/>
                <w:left w:val="none" w:sz="0" w:space="0" w:color="auto"/>
                <w:bottom w:val="none" w:sz="0" w:space="0" w:color="auto"/>
                <w:right w:val="none" w:sz="0" w:space="0" w:color="auto"/>
              </w:divBdr>
            </w:div>
            <w:div w:id="774860091">
              <w:marLeft w:val="0"/>
              <w:marRight w:val="0"/>
              <w:marTop w:val="0"/>
              <w:marBottom w:val="0"/>
              <w:divBdr>
                <w:top w:val="none" w:sz="0" w:space="0" w:color="auto"/>
                <w:left w:val="none" w:sz="0" w:space="0" w:color="auto"/>
                <w:bottom w:val="none" w:sz="0" w:space="0" w:color="auto"/>
                <w:right w:val="none" w:sz="0" w:space="0" w:color="auto"/>
              </w:divBdr>
            </w:div>
            <w:div w:id="826097552">
              <w:marLeft w:val="0"/>
              <w:marRight w:val="0"/>
              <w:marTop w:val="0"/>
              <w:marBottom w:val="0"/>
              <w:divBdr>
                <w:top w:val="none" w:sz="0" w:space="0" w:color="auto"/>
                <w:left w:val="none" w:sz="0" w:space="0" w:color="auto"/>
                <w:bottom w:val="none" w:sz="0" w:space="0" w:color="auto"/>
                <w:right w:val="none" w:sz="0" w:space="0" w:color="auto"/>
              </w:divBdr>
            </w:div>
            <w:div w:id="835461386">
              <w:marLeft w:val="0"/>
              <w:marRight w:val="0"/>
              <w:marTop w:val="0"/>
              <w:marBottom w:val="0"/>
              <w:divBdr>
                <w:top w:val="none" w:sz="0" w:space="0" w:color="auto"/>
                <w:left w:val="none" w:sz="0" w:space="0" w:color="auto"/>
                <w:bottom w:val="none" w:sz="0" w:space="0" w:color="auto"/>
                <w:right w:val="none" w:sz="0" w:space="0" w:color="auto"/>
              </w:divBdr>
            </w:div>
            <w:div w:id="880673394">
              <w:marLeft w:val="0"/>
              <w:marRight w:val="0"/>
              <w:marTop w:val="0"/>
              <w:marBottom w:val="0"/>
              <w:divBdr>
                <w:top w:val="none" w:sz="0" w:space="0" w:color="auto"/>
                <w:left w:val="none" w:sz="0" w:space="0" w:color="auto"/>
                <w:bottom w:val="none" w:sz="0" w:space="0" w:color="auto"/>
                <w:right w:val="none" w:sz="0" w:space="0" w:color="auto"/>
              </w:divBdr>
            </w:div>
            <w:div w:id="903099756">
              <w:marLeft w:val="0"/>
              <w:marRight w:val="0"/>
              <w:marTop w:val="0"/>
              <w:marBottom w:val="0"/>
              <w:divBdr>
                <w:top w:val="none" w:sz="0" w:space="0" w:color="auto"/>
                <w:left w:val="none" w:sz="0" w:space="0" w:color="auto"/>
                <w:bottom w:val="none" w:sz="0" w:space="0" w:color="auto"/>
                <w:right w:val="none" w:sz="0" w:space="0" w:color="auto"/>
              </w:divBdr>
            </w:div>
            <w:div w:id="925917892">
              <w:marLeft w:val="0"/>
              <w:marRight w:val="0"/>
              <w:marTop w:val="0"/>
              <w:marBottom w:val="0"/>
              <w:divBdr>
                <w:top w:val="none" w:sz="0" w:space="0" w:color="auto"/>
                <w:left w:val="none" w:sz="0" w:space="0" w:color="auto"/>
                <w:bottom w:val="none" w:sz="0" w:space="0" w:color="auto"/>
                <w:right w:val="none" w:sz="0" w:space="0" w:color="auto"/>
              </w:divBdr>
            </w:div>
            <w:div w:id="936911149">
              <w:marLeft w:val="0"/>
              <w:marRight w:val="0"/>
              <w:marTop w:val="0"/>
              <w:marBottom w:val="0"/>
              <w:divBdr>
                <w:top w:val="none" w:sz="0" w:space="0" w:color="auto"/>
                <w:left w:val="none" w:sz="0" w:space="0" w:color="auto"/>
                <w:bottom w:val="none" w:sz="0" w:space="0" w:color="auto"/>
                <w:right w:val="none" w:sz="0" w:space="0" w:color="auto"/>
              </w:divBdr>
            </w:div>
            <w:div w:id="1000549604">
              <w:marLeft w:val="0"/>
              <w:marRight w:val="0"/>
              <w:marTop w:val="0"/>
              <w:marBottom w:val="0"/>
              <w:divBdr>
                <w:top w:val="none" w:sz="0" w:space="0" w:color="auto"/>
                <w:left w:val="none" w:sz="0" w:space="0" w:color="auto"/>
                <w:bottom w:val="none" w:sz="0" w:space="0" w:color="auto"/>
                <w:right w:val="none" w:sz="0" w:space="0" w:color="auto"/>
              </w:divBdr>
            </w:div>
            <w:div w:id="1013647700">
              <w:marLeft w:val="0"/>
              <w:marRight w:val="0"/>
              <w:marTop w:val="0"/>
              <w:marBottom w:val="0"/>
              <w:divBdr>
                <w:top w:val="none" w:sz="0" w:space="0" w:color="auto"/>
                <w:left w:val="none" w:sz="0" w:space="0" w:color="auto"/>
                <w:bottom w:val="none" w:sz="0" w:space="0" w:color="auto"/>
                <w:right w:val="none" w:sz="0" w:space="0" w:color="auto"/>
              </w:divBdr>
            </w:div>
            <w:div w:id="1051884332">
              <w:marLeft w:val="0"/>
              <w:marRight w:val="0"/>
              <w:marTop w:val="0"/>
              <w:marBottom w:val="0"/>
              <w:divBdr>
                <w:top w:val="none" w:sz="0" w:space="0" w:color="auto"/>
                <w:left w:val="none" w:sz="0" w:space="0" w:color="auto"/>
                <w:bottom w:val="none" w:sz="0" w:space="0" w:color="auto"/>
                <w:right w:val="none" w:sz="0" w:space="0" w:color="auto"/>
              </w:divBdr>
            </w:div>
            <w:div w:id="1056052351">
              <w:marLeft w:val="0"/>
              <w:marRight w:val="0"/>
              <w:marTop w:val="0"/>
              <w:marBottom w:val="0"/>
              <w:divBdr>
                <w:top w:val="none" w:sz="0" w:space="0" w:color="auto"/>
                <w:left w:val="none" w:sz="0" w:space="0" w:color="auto"/>
                <w:bottom w:val="none" w:sz="0" w:space="0" w:color="auto"/>
                <w:right w:val="none" w:sz="0" w:space="0" w:color="auto"/>
              </w:divBdr>
            </w:div>
            <w:div w:id="1092244162">
              <w:marLeft w:val="0"/>
              <w:marRight w:val="0"/>
              <w:marTop w:val="0"/>
              <w:marBottom w:val="0"/>
              <w:divBdr>
                <w:top w:val="none" w:sz="0" w:space="0" w:color="auto"/>
                <w:left w:val="none" w:sz="0" w:space="0" w:color="auto"/>
                <w:bottom w:val="none" w:sz="0" w:space="0" w:color="auto"/>
                <w:right w:val="none" w:sz="0" w:space="0" w:color="auto"/>
              </w:divBdr>
            </w:div>
            <w:div w:id="1092779420">
              <w:marLeft w:val="0"/>
              <w:marRight w:val="0"/>
              <w:marTop w:val="0"/>
              <w:marBottom w:val="0"/>
              <w:divBdr>
                <w:top w:val="none" w:sz="0" w:space="0" w:color="auto"/>
                <w:left w:val="none" w:sz="0" w:space="0" w:color="auto"/>
                <w:bottom w:val="none" w:sz="0" w:space="0" w:color="auto"/>
                <w:right w:val="none" w:sz="0" w:space="0" w:color="auto"/>
              </w:divBdr>
            </w:div>
            <w:div w:id="1158116241">
              <w:marLeft w:val="0"/>
              <w:marRight w:val="0"/>
              <w:marTop w:val="0"/>
              <w:marBottom w:val="0"/>
              <w:divBdr>
                <w:top w:val="none" w:sz="0" w:space="0" w:color="auto"/>
                <w:left w:val="none" w:sz="0" w:space="0" w:color="auto"/>
                <w:bottom w:val="none" w:sz="0" w:space="0" w:color="auto"/>
                <w:right w:val="none" w:sz="0" w:space="0" w:color="auto"/>
              </w:divBdr>
            </w:div>
            <w:div w:id="1216043850">
              <w:marLeft w:val="0"/>
              <w:marRight w:val="0"/>
              <w:marTop w:val="0"/>
              <w:marBottom w:val="0"/>
              <w:divBdr>
                <w:top w:val="none" w:sz="0" w:space="0" w:color="auto"/>
                <w:left w:val="none" w:sz="0" w:space="0" w:color="auto"/>
                <w:bottom w:val="none" w:sz="0" w:space="0" w:color="auto"/>
                <w:right w:val="none" w:sz="0" w:space="0" w:color="auto"/>
              </w:divBdr>
            </w:div>
            <w:div w:id="1229344624">
              <w:marLeft w:val="0"/>
              <w:marRight w:val="0"/>
              <w:marTop w:val="0"/>
              <w:marBottom w:val="0"/>
              <w:divBdr>
                <w:top w:val="none" w:sz="0" w:space="0" w:color="auto"/>
                <w:left w:val="none" w:sz="0" w:space="0" w:color="auto"/>
                <w:bottom w:val="none" w:sz="0" w:space="0" w:color="auto"/>
                <w:right w:val="none" w:sz="0" w:space="0" w:color="auto"/>
              </w:divBdr>
            </w:div>
            <w:div w:id="1236205648">
              <w:marLeft w:val="0"/>
              <w:marRight w:val="0"/>
              <w:marTop w:val="0"/>
              <w:marBottom w:val="0"/>
              <w:divBdr>
                <w:top w:val="none" w:sz="0" w:space="0" w:color="auto"/>
                <w:left w:val="none" w:sz="0" w:space="0" w:color="auto"/>
                <w:bottom w:val="none" w:sz="0" w:space="0" w:color="auto"/>
                <w:right w:val="none" w:sz="0" w:space="0" w:color="auto"/>
              </w:divBdr>
            </w:div>
            <w:div w:id="1292900225">
              <w:marLeft w:val="0"/>
              <w:marRight w:val="0"/>
              <w:marTop w:val="0"/>
              <w:marBottom w:val="0"/>
              <w:divBdr>
                <w:top w:val="none" w:sz="0" w:space="0" w:color="auto"/>
                <w:left w:val="none" w:sz="0" w:space="0" w:color="auto"/>
                <w:bottom w:val="none" w:sz="0" w:space="0" w:color="auto"/>
                <w:right w:val="none" w:sz="0" w:space="0" w:color="auto"/>
              </w:divBdr>
            </w:div>
            <w:div w:id="1313632489">
              <w:marLeft w:val="0"/>
              <w:marRight w:val="0"/>
              <w:marTop w:val="0"/>
              <w:marBottom w:val="0"/>
              <w:divBdr>
                <w:top w:val="none" w:sz="0" w:space="0" w:color="auto"/>
                <w:left w:val="none" w:sz="0" w:space="0" w:color="auto"/>
                <w:bottom w:val="none" w:sz="0" w:space="0" w:color="auto"/>
                <w:right w:val="none" w:sz="0" w:space="0" w:color="auto"/>
              </w:divBdr>
            </w:div>
            <w:div w:id="1357972048">
              <w:marLeft w:val="0"/>
              <w:marRight w:val="0"/>
              <w:marTop w:val="0"/>
              <w:marBottom w:val="0"/>
              <w:divBdr>
                <w:top w:val="none" w:sz="0" w:space="0" w:color="auto"/>
                <w:left w:val="none" w:sz="0" w:space="0" w:color="auto"/>
                <w:bottom w:val="none" w:sz="0" w:space="0" w:color="auto"/>
                <w:right w:val="none" w:sz="0" w:space="0" w:color="auto"/>
              </w:divBdr>
            </w:div>
            <w:div w:id="1358966297">
              <w:marLeft w:val="0"/>
              <w:marRight w:val="0"/>
              <w:marTop w:val="0"/>
              <w:marBottom w:val="0"/>
              <w:divBdr>
                <w:top w:val="none" w:sz="0" w:space="0" w:color="auto"/>
                <w:left w:val="none" w:sz="0" w:space="0" w:color="auto"/>
                <w:bottom w:val="none" w:sz="0" w:space="0" w:color="auto"/>
                <w:right w:val="none" w:sz="0" w:space="0" w:color="auto"/>
              </w:divBdr>
            </w:div>
            <w:div w:id="1394232553">
              <w:marLeft w:val="0"/>
              <w:marRight w:val="0"/>
              <w:marTop w:val="0"/>
              <w:marBottom w:val="0"/>
              <w:divBdr>
                <w:top w:val="none" w:sz="0" w:space="0" w:color="auto"/>
                <w:left w:val="none" w:sz="0" w:space="0" w:color="auto"/>
                <w:bottom w:val="none" w:sz="0" w:space="0" w:color="auto"/>
                <w:right w:val="none" w:sz="0" w:space="0" w:color="auto"/>
              </w:divBdr>
            </w:div>
            <w:div w:id="1408264379">
              <w:marLeft w:val="0"/>
              <w:marRight w:val="0"/>
              <w:marTop w:val="0"/>
              <w:marBottom w:val="0"/>
              <w:divBdr>
                <w:top w:val="none" w:sz="0" w:space="0" w:color="auto"/>
                <w:left w:val="none" w:sz="0" w:space="0" w:color="auto"/>
                <w:bottom w:val="none" w:sz="0" w:space="0" w:color="auto"/>
                <w:right w:val="none" w:sz="0" w:space="0" w:color="auto"/>
              </w:divBdr>
            </w:div>
            <w:div w:id="1465346733">
              <w:marLeft w:val="0"/>
              <w:marRight w:val="0"/>
              <w:marTop w:val="0"/>
              <w:marBottom w:val="0"/>
              <w:divBdr>
                <w:top w:val="none" w:sz="0" w:space="0" w:color="auto"/>
                <w:left w:val="none" w:sz="0" w:space="0" w:color="auto"/>
                <w:bottom w:val="none" w:sz="0" w:space="0" w:color="auto"/>
                <w:right w:val="none" w:sz="0" w:space="0" w:color="auto"/>
              </w:divBdr>
            </w:div>
            <w:div w:id="1518277264">
              <w:marLeft w:val="0"/>
              <w:marRight w:val="0"/>
              <w:marTop w:val="0"/>
              <w:marBottom w:val="0"/>
              <w:divBdr>
                <w:top w:val="none" w:sz="0" w:space="0" w:color="auto"/>
                <w:left w:val="none" w:sz="0" w:space="0" w:color="auto"/>
                <w:bottom w:val="none" w:sz="0" w:space="0" w:color="auto"/>
                <w:right w:val="none" w:sz="0" w:space="0" w:color="auto"/>
              </w:divBdr>
            </w:div>
            <w:div w:id="1601789851">
              <w:marLeft w:val="0"/>
              <w:marRight w:val="0"/>
              <w:marTop w:val="0"/>
              <w:marBottom w:val="0"/>
              <w:divBdr>
                <w:top w:val="none" w:sz="0" w:space="0" w:color="auto"/>
                <w:left w:val="none" w:sz="0" w:space="0" w:color="auto"/>
                <w:bottom w:val="none" w:sz="0" w:space="0" w:color="auto"/>
                <w:right w:val="none" w:sz="0" w:space="0" w:color="auto"/>
              </w:divBdr>
            </w:div>
            <w:div w:id="1607342853">
              <w:marLeft w:val="0"/>
              <w:marRight w:val="0"/>
              <w:marTop w:val="0"/>
              <w:marBottom w:val="0"/>
              <w:divBdr>
                <w:top w:val="none" w:sz="0" w:space="0" w:color="auto"/>
                <w:left w:val="none" w:sz="0" w:space="0" w:color="auto"/>
                <w:bottom w:val="none" w:sz="0" w:space="0" w:color="auto"/>
                <w:right w:val="none" w:sz="0" w:space="0" w:color="auto"/>
              </w:divBdr>
            </w:div>
            <w:div w:id="1607498255">
              <w:marLeft w:val="0"/>
              <w:marRight w:val="0"/>
              <w:marTop w:val="0"/>
              <w:marBottom w:val="0"/>
              <w:divBdr>
                <w:top w:val="none" w:sz="0" w:space="0" w:color="auto"/>
                <w:left w:val="none" w:sz="0" w:space="0" w:color="auto"/>
                <w:bottom w:val="none" w:sz="0" w:space="0" w:color="auto"/>
                <w:right w:val="none" w:sz="0" w:space="0" w:color="auto"/>
              </w:divBdr>
            </w:div>
            <w:div w:id="1768381755">
              <w:marLeft w:val="0"/>
              <w:marRight w:val="0"/>
              <w:marTop w:val="0"/>
              <w:marBottom w:val="0"/>
              <w:divBdr>
                <w:top w:val="none" w:sz="0" w:space="0" w:color="auto"/>
                <w:left w:val="none" w:sz="0" w:space="0" w:color="auto"/>
                <w:bottom w:val="none" w:sz="0" w:space="0" w:color="auto"/>
                <w:right w:val="none" w:sz="0" w:space="0" w:color="auto"/>
              </w:divBdr>
            </w:div>
            <w:div w:id="1791239228">
              <w:marLeft w:val="0"/>
              <w:marRight w:val="0"/>
              <w:marTop w:val="0"/>
              <w:marBottom w:val="0"/>
              <w:divBdr>
                <w:top w:val="none" w:sz="0" w:space="0" w:color="auto"/>
                <w:left w:val="none" w:sz="0" w:space="0" w:color="auto"/>
                <w:bottom w:val="none" w:sz="0" w:space="0" w:color="auto"/>
                <w:right w:val="none" w:sz="0" w:space="0" w:color="auto"/>
              </w:divBdr>
            </w:div>
            <w:div w:id="1854684502">
              <w:marLeft w:val="0"/>
              <w:marRight w:val="0"/>
              <w:marTop w:val="0"/>
              <w:marBottom w:val="0"/>
              <w:divBdr>
                <w:top w:val="none" w:sz="0" w:space="0" w:color="auto"/>
                <w:left w:val="none" w:sz="0" w:space="0" w:color="auto"/>
                <w:bottom w:val="none" w:sz="0" w:space="0" w:color="auto"/>
                <w:right w:val="none" w:sz="0" w:space="0" w:color="auto"/>
              </w:divBdr>
            </w:div>
            <w:div w:id="1896700651">
              <w:marLeft w:val="0"/>
              <w:marRight w:val="0"/>
              <w:marTop w:val="0"/>
              <w:marBottom w:val="0"/>
              <w:divBdr>
                <w:top w:val="none" w:sz="0" w:space="0" w:color="auto"/>
                <w:left w:val="none" w:sz="0" w:space="0" w:color="auto"/>
                <w:bottom w:val="none" w:sz="0" w:space="0" w:color="auto"/>
                <w:right w:val="none" w:sz="0" w:space="0" w:color="auto"/>
              </w:divBdr>
            </w:div>
            <w:div w:id="1922173276">
              <w:marLeft w:val="0"/>
              <w:marRight w:val="0"/>
              <w:marTop w:val="0"/>
              <w:marBottom w:val="0"/>
              <w:divBdr>
                <w:top w:val="none" w:sz="0" w:space="0" w:color="auto"/>
                <w:left w:val="none" w:sz="0" w:space="0" w:color="auto"/>
                <w:bottom w:val="none" w:sz="0" w:space="0" w:color="auto"/>
                <w:right w:val="none" w:sz="0" w:space="0" w:color="auto"/>
              </w:divBdr>
            </w:div>
            <w:div w:id="1954314871">
              <w:marLeft w:val="0"/>
              <w:marRight w:val="0"/>
              <w:marTop w:val="0"/>
              <w:marBottom w:val="0"/>
              <w:divBdr>
                <w:top w:val="none" w:sz="0" w:space="0" w:color="auto"/>
                <w:left w:val="none" w:sz="0" w:space="0" w:color="auto"/>
                <w:bottom w:val="none" w:sz="0" w:space="0" w:color="auto"/>
                <w:right w:val="none" w:sz="0" w:space="0" w:color="auto"/>
              </w:divBdr>
            </w:div>
            <w:div w:id="1956674181">
              <w:marLeft w:val="0"/>
              <w:marRight w:val="0"/>
              <w:marTop w:val="0"/>
              <w:marBottom w:val="0"/>
              <w:divBdr>
                <w:top w:val="none" w:sz="0" w:space="0" w:color="auto"/>
                <w:left w:val="none" w:sz="0" w:space="0" w:color="auto"/>
                <w:bottom w:val="none" w:sz="0" w:space="0" w:color="auto"/>
                <w:right w:val="none" w:sz="0" w:space="0" w:color="auto"/>
              </w:divBdr>
            </w:div>
            <w:div w:id="1969776773">
              <w:marLeft w:val="0"/>
              <w:marRight w:val="0"/>
              <w:marTop w:val="0"/>
              <w:marBottom w:val="0"/>
              <w:divBdr>
                <w:top w:val="none" w:sz="0" w:space="0" w:color="auto"/>
                <w:left w:val="none" w:sz="0" w:space="0" w:color="auto"/>
                <w:bottom w:val="none" w:sz="0" w:space="0" w:color="auto"/>
                <w:right w:val="none" w:sz="0" w:space="0" w:color="auto"/>
              </w:divBdr>
            </w:div>
            <w:div w:id="2005281138">
              <w:marLeft w:val="0"/>
              <w:marRight w:val="0"/>
              <w:marTop w:val="0"/>
              <w:marBottom w:val="0"/>
              <w:divBdr>
                <w:top w:val="none" w:sz="0" w:space="0" w:color="auto"/>
                <w:left w:val="none" w:sz="0" w:space="0" w:color="auto"/>
                <w:bottom w:val="none" w:sz="0" w:space="0" w:color="auto"/>
                <w:right w:val="none" w:sz="0" w:space="0" w:color="auto"/>
              </w:divBdr>
            </w:div>
            <w:div w:id="2060084888">
              <w:marLeft w:val="0"/>
              <w:marRight w:val="0"/>
              <w:marTop w:val="0"/>
              <w:marBottom w:val="0"/>
              <w:divBdr>
                <w:top w:val="none" w:sz="0" w:space="0" w:color="auto"/>
                <w:left w:val="none" w:sz="0" w:space="0" w:color="auto"/>
                <w:bottom w:val="none" w:sz="0" w:space="0" w:color="auto"/>
                <w:right w:val="none" w:sz="0" w:space="0" w:color="auto"/>
              </w:divBdr>
            </w:div>
            <w:div w:id="21194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9129">
      <w:bodyDiv w:val="1"/>
      <w:marLeft w:val="0"/>
      <w:marRight w:val="0"/>
      <w:marTop w:val="0"/>
      <w:marBottom w:val="0"/>
      <w:divBdr>
        <w:top w:val="none" w:sz="0" w:space="0" w:color="auto"/>
        <w:left w:val="none" w:sz="0" w:space="0" w:color="auto"/>
        <w:bottom w:val="none" w:sz="0" w:space="0" w:color="auto"/>
        <w:right w:val="none" w:sz="0" w:space="0" w:color="auto"/>
      </w:divBdr>
    </w:div>
    <w:div w:id="331491376">
      <w:bodyDiv w:val="1"/>
      <w:marLeft w:val="0"/>
      <w:marRight w:val="0"/>
      <w:marTop w:val="0"/>
      <w:marBottom w:val="0"/>
      <w:divBdr>
        <w:top w:val="none" w:sz="0" w:space="0" w:color="auto"/>
        <w:left w:val="none" w:sz="0" w:space="0" w:color="auto"/>
        <w:bottom w:val="none" w:sz="0" w:space="0" w:color="auto"/>
        <w:right w:val="none" w:sz="0" w:space="0" w:color="auto"/>
      </w:divBdr>
    </w:div>
    <w:div w:id="345599217">
      <w:bodyDiv w:val="1"/>
      <w:marLeft w:val="0"/>
      <w:marRight w:val="0"/>
      <w:marTop w:val="0"/>
      <w:marBottom w:val="0"/>
      <w:divBdr>
        <w:top w:val="none" w:sz="0" w:space="0" w:color="auto"/>
        <w:left w:val="none" w:sz="0" w:space="0" w:color="auto"/>
        <w:bottom w:val="none" w:sz="0" w:space="0" w:color="auto"/>
        <w:right w:val="none" w:sz="0" w:space="0" w:color="auto"/>
      </w:divBdr>
    </w:div>
    <w:div w:id="346710142">
      <w:bodyDiv w:val="1"/>
      <w:marLeft w:val="0"/>
      <w:marRight w:val="0"/>
      <w:marTop w:val="0"/>
      <w:marBottom w:val="0"/>
      <w:divBdr>
        <w:top w:val="none" w:sz="0" w:space="0" w:color="auto"/>
        <w:left w:val="none" w:sz="0" w:space="0" w:color="auto"/>
        <w:bottom w:val="none" w:sz="0" w:space="0" w:color="auto"/>
        <w:right w:val="none" w:sz="0" w:space="0" w:color="auto"/>
      </w:divBdr>
    </w:div>
    <w:div w:id="354773613">
      <w:bodyDiv w:val="1"/>
      <w:marLeft w:val="0"/>
      <w:marRight w:val="0"/>
      <w:marTop w:val="0"/>
      <w:marBottom w:val="0"/>
      <w:divBdr>
        <w:top w:val="none" w:sz="0" w:space="0" w:color="auto"/>
        <w:left w:val="none" w:sz="0" w:space="0" w:color="auto"/>
        <w:bottom w:val="none" w:sz="0" w:space="0" w:color="auto"/>
        <w:right w:val="none" w:sz="0" w:space="0" w:color="auto"/>
      </w:divBdr>
    </w:div>
    <w:div w:id="402608544">
      <w:bodyDiv w:val="1"/>
      <w:marLeft w:val="0"/>
      <w:marRight w:val="0"/>
      <w:marTop w:val="0"/>
      <w:marBottom w:val="0"/>
      <w:divBdr>
        <w:top w:val="none" w:sz="0" w:space="0" w:color="auto"/>
        <w:left w:val="none" w:sz="0" w:space="0" w:color="auto"/>
        <w:bottom w:val="none" w:sz="0" w:space="0" w:color="auto"/>
        <w:right w:val="none" w:sz="0" w:space="0" w:color="auto"/>
      </w:divBdr>
    </w:div>
    <w:div w:id="409274938">
      <w:bodyDiv w:val="1"/>
      <w:marLeft w:val="0"/>
      <w:marRight w:val="0"/>
      <w:marTop w:val="0"/>
      <w:marBottom w:val="0"/>
      <w:divBdr>
        <w:top w:val="none" w:sz="0" w:space="0" w:color="auto"/>
        <w:left w:val="none" w:sz="0" w:space="0" w:color="auto"/>
        <w:bottom w:val="none" w:sz="0" w:space="0" w:color="auto"/>
        <w:right w:val="none" w:sz="0" w:space="0" w:color="auto"/>
      </w:divBdr>
    </w:div>
    <w:div w:id="417481703">
      <w:bodyDiv w:val="1"/>
      <w:marLeft w:val="0"/>
      <w:marRight w:val="0"/>
      <w:marTop w:val="0"/>
      <w:marBottom w:val="0"/>
      <w:divBdr>
        <w:top w:val="none" w:sz="0" w:space="0" w:color="auto"/>
        <w:left w:val="none" w:sz="0" w:space="0" w:color="auto"/>
        <w:bottom w:val="none" w:sz="0" w:space="0" w:color="auto"/>
        <w:right w:val="none" w:sz="0" w:space="0" w:color="auto"/>
      </w:divBdr>
    </w:div>
    <w:div w:id="423036048">
      <w:bodyDiv w:val="1"/>
      <w:marLeft w:val="0"/>
      <w:marRight w:val="0"/>
      <w:marTop w:val="0"/>
      <w:marBottom w:val="0"/>
      <w:divBdr>
        <w:top w:val="none" w:sz="0" w:space="0" w:color="auto"/>
        <w:left w:val="none" w:sz="0" w:space="0" w:color="auto"/>
        <w:bottom w:val="none" w:sz="0" w:space="0" w:color="auto"/>
        <w:right w:val="none" w:sz="0" w:space="0" w:color="auto"/>
      </w:divBdr>
    </w:div>
    <w:div w:id="430056681">
      <w:bodyDiv w:val="1"/>
      <w:marLeft w:val="0"/>
      <w:marRight w:val="0"/>
      <w:marTop w:val="0"/>
      <w:marBottom w:val="0"/>
      <w:divBdr>
        <w:top w:val="none" w:sz="0" w:space="0" w:color="auto"/>
        <w:left w:val="none" w:sz="0" w:space="0" w:color="auto"/>
        <w:bottom w:val="none" w:sz="0" w:space="0" w:color="auto"/>
        <w:right w:val="none" w:sz="0" w:space="0" w:color="auto"/>
      </w:divBdr>
    </w:div>
    <w:div w:id="495148571">
      <w:bodyDiv w:val="1"/>
      <w:marLeft w:val="0"/>
      <w:marRight w:val="0"/>
      <w:marTop w:val="0"/>
      <w:marBottom w:val="0"/>
      <w:divBdr>
        <w:top w:val="none" w:sz="0" w:space="0" w:color="auto"/>
        <w:left w:val="none" w:sz="0" w:space="0" w:color="auto"/>
        <w:bottom w:val="none" w:sz="0" w:space="0" w:color="auto"/>
        <w:right w:val="none" w:sz="0" w:space="0" w:color="auto"/>
      </w:divBdr>
    </w:div>
    <w:div w:id="534927388">
      <w:bodyDiv w:val="1"/>
      <w:marLeft w:val="0"/>
      <w:marRight w:val="0"/>
      <w:marTop w:val="0"/>
      <w:marBottom w:val="0"/>
      <w:divBdr>
        <w:top w:val="none" w:sz="0" w:space="0" w:color="auto"/>
        <w:left w:val="none" w:sz="0" w:space="0" w:color="auto"/>
        <w:bottom w:val="none" w:sz="0" w:space="0" w:color="auto"/>
        <w:right w:val="none" w:sz="0" w:space="0" w:color="auto"/>
      </w:divBdr>
    </w:div>
    <w:div w:id="538249188">
      <w:bodyDiv w:val="1"/>
      <w:marLeft w:val="0"/>
      <w:marRight w:val="0"/>
      <w:marTop w:val="0"/>
      <w:marBottom w:val="0"/>
      <w:divBdr>
        <w:top w:val="none" w:sz="0" w:space="0" w:color="auto"/>
        <w:left w:val="none" w:sz="0" w:space="0" w:color="auto"/>
        <w:bottom w:val="none" w:sz="0" w:space="0" w:color="auto"/>
        <w:right w:val="none" w:sz="0" w:space="0" w:color="auto"/>
      </w:divBdr>
    </w:div>
    <w:div w:id="544374106">
      <w:bodyDiv w:val="1"/>
      <w:marLeft w:val="0"/>
      <w:marRight w:val="0"/>
      <w:marTop w:val="0"/>
      <w:marBottom w:val="0"/>
      <w:divBdr>
        <w:top w:val="none" w:sz="0" w:space="0" w:color="auto"/>
        <w:left w:val="none" w:sz="0" w:space="0" w:color="auto"/>
        <w:bottom w:val="none" w:sz="0" w:space="0" w:color="auto"/>
        <w:right w:val="none" w:sz="0" w:space="0" w:color="auto"/>
      </w:divBdr>
    </w:div>
    <w:div w:id="562255411">
      <w:bodyDiv w:val="1"/>
      <w:marLeft w:val="0"/>
      <w:marRight w:val="0"/>
      <w:marTop w:val="0"/>
      <w:marBottom w:val="0"/>
      <w:divBdr>
        <w:top w:val="none" w:sz="0" w:space="0" w:color="auto"/>
        <w:left w:val="none" w:sz="0" w:space="0" w:color="auto"/>
        <w:bottom w:val="none" w:sz="0" w:space="0" w:color="auto"/>
        <w:right w:val="none" w:sz="0" w:space="0" w:color="auto"/>
      </w:divBdr>
    </w:div>
    <w:div w:id="611285474">
      <w:bodyDiv w:val="1"/>
      <w:marLeft w:val="0"/>
      <w:marRight w:val="0"/>
      <w:marTop w:val="0"/>
      <w:marBottom w:val="0"/>
      <w:divBdr>
        <w:top w:val="none" w:sz="0" w:space="0" w:color="auto"/>
        <w:left w:val="none" w:sz="0" w:space="0" w:color="auto"/>
        <w:bottom w:val="none" w:sz="0" w:space="0" w:color="auto"/>
        <w:right w:val="none" w:sz="0" w:space="0" w:color="auto"/>
      </w:divBdr>
    </w:div>
    <w:div w:id="737895805">
      <w:bodyDiv w:val="1"/>
      <w:marLeft w:val="0"/>
      <w:marRight w:val="0"/>
      <w:marTop w:val="0"/>
      <w:marBottom w:val="0"/>
      <w:divBdr>
        <w:top w:val="none" w:sz="0" w:space="0" w:color="auto"/>
        <w:left w:val="none" w:sz="0" w:space="0" w:color="auto"/>
        <w:bottom w:val="none" w:sz="0" w:space="0" w:color="auto"/>
        <w:right w:val="none" w:sz="0" w:space="0" w:color="auto"/>
      </w:divBdr>
    </w:div>
    <w:div w:id="739404036">
      <w:bodyDiv w:val="1"/>
      <w:marLeft w:val="0"/>
      <w:marRight w:val="0"/>
      <w:marTop w:val="0"/>
      <w:marBottom w:val="0"/>
      <w:divBdr>
        <w:top w:val="none" w:sz="0" w:space="0" w:color="auto"/>
        <w:left w:val="none" w:sz="0" w:space="0" w:color="auto"/>
        <w:bottom w:val="none" w:sz="0" w:space="0" w:color="auto"/>
        <w:right w:val="none" w:sz="0" w:space="0" w:color="auto"/>
      </w:divBdr>
    </w:div>
    <w:div w:id="831484241">
      <w:bodyDiv w:val="1"/>
      <w:marLeft w:val="0"/>
      <w:marRight w:val="0"/>
      <w:marTop w:val="0"/>
      <w:marBottom w:val="0"/>
      <w:divBdr>
        <w:top w:val="none" w:sz="0" w:space="0" w:color="auto"/>
        <w:left w:val="none" w:sz="0" w:space="0" w:color="auto"/>
        <w:bottom w:val="none" w:sz="0" w:space="0" w:color="auto"/>
        <w:right w:val="none" w:sz="0" w:space="0" w:color="auto"/>
      </w:divBdr>
    </w:div>
    <w:div w:id="846597096">
      <w:bodyDiv w:val="1"/>
      <w:marLeft w:val="0"/>
      <w:marRight w:val="0"/>
      <w:marTop w:val="0"/>
      <w:marBottom w:val="0"/>
      <w:divBdr>
        <w:top w:val="none" w:sz="0" w:space="0" w:color="auto"/>
        <w:left w:val="none" w:sz="0" w:space="0" w:color="auto"/>
        <w:bottom w:val="none" w:sz="0" w:space="0" w:color="auto"/>
        <w:right w:val="none" w:sz="0" w:space="0" w:color="auto"/>
      </w:divBdr>
    </w:div>
    <w:div w:id="853298328">
      <w:bodyDiv w:val="1"/>
      <w:marLeft w:val="0"/>
      <w:marRight w:val="0"/>
      <w:marTop w:val="0"/>
      <w:marBottom w:val="0"/>
      <w:divBdr>
        <w:top w:val="none" w:sz="0" w:space="0" w:color="auto"/>
        <w:left w:val="none" w:sz="0" w:space="0" w:color="auto"/>
        <w:bottom w:val="none" w:sz="0" w:space="0" w:color="auto"/>
        <w:right w:val="none" w:sz="0" w:space="0" w:color="auto"/>
      </w:divBdr>
    </w:div>
    <w:div w:id="866210494">
      <w:bodyDiv w:val="1"/>
      <w:marLeft w:val="0"/>
      <w:marRight w:val="0"/>
      <w:marTop w:val="0"/>
      <w:marBottom w:val="0"/>
      <w:divBdr>
        <w:top w:val="none" w:sz="0" w:space="0" w:color="auto"/>
        <w:left w:val="none" w:sz="0" w:space="0" w:color="auto"/>
        <w:bottom w:val="none" w:sz="0" w:space="0" w:color="auto"/>
        <w:right w:val="none" w:sz="0" w:space="0" w:color="auto"/>
      </w:divBdr>
      <w:divsChild>
        <w:div w:id="41176863">
          <w:marLeft w:val="0"/>
          <w:marRight w:val="0"/>
          <w:marTop w:val="0"/>
          <w:marBottom w:val="120"/>
          <w:divBdr>
            <w:top w:val="none" w:sz="0" w:space="0" w:color="auto"/>
            <w:left w:val="none" w:sz="0" w:space="0" w:color="auto"/>
            <w:bottom w:val="none" w:sz="0" w:space="0" w:color="auto"/>
            <w:right w:val="none" w:sz="0" w:space="0" w:color="auto"/>
          </w:divBdr>
          <w:divsChild>
            <w:div w:id="1628509175">
              <w:marLeft w:val="-30"/>
              <w:marRight w:val="-30"/>
              <w:marTop w:val="0"/>
              <w:marBottom w:val="0"/>
              <w:divBdr>
                <w:top w:val="none" w:sz="0" w:space="0" w:color="auto"/>
                <w:left w:val="none" w:sz="0" w:space="0" w:color="auto"/>
                <w:bottom w:val="none" w:sz="0" w:space="0" w:color="auto"/>
                <w:right w:val="none" w:sz="0" w:space="0" w:color="auto"/>
              </w:divBdr>
            </w:div>
          </w:divsChild>
        </w:div>
        <w:div w:id="1511598141">
          <w:marLeft w:val="0"/>
          <w:marRight w:val="0"/>
          <w:marTop w:val="0"/>
          <w:marBottom w:val="0"/>
          <w:divBdr>
            <w:top w:val="none" w:sz="0" w:space="0" w:color="auto"/>
            <w:left w:val="none" w:sz="0" w:space="0" w:color="auto"/>
            <w:bottom w:val="none" w:sz="0" w:space="0" w:color="auto"/>
            <w:right w:val="none" w:sz="0" w:space="0" w:color="auto"/>
          </w:divBdr>
          <w:divsChild>
            <w:div w:id="52311039">
              <w:marLeft w:val="0"/>
              <w:marRight w:val="0"/>
              <w:marTop w:val="0"/>
              <w:marBottom w:val="120"/>
              <w:divBdr>
                <w:top w:val="none" w:sz="0" w:space="0" w:color="auto"/>
                <w:left w:val="none" w:sz="0" w:space="0" w:color="auto"/>
                <w:bottom w:val="none" w:sz="0" w:space="0" w:color="auto"/>
                <w:right w:val="none" w:sz="0" w:space="0" w:color="auto"/>
              </w:divBdr>
              <w:divsChild>
                <w:div w:id="169613013">
                  <w:marLeft w:val="0"/>
                  <w:marRight w:val="0"/>
                  <w:marTop w:val="0"/>
                  <w:marBottom w:val="0"/>
                  <w:divBdr>
                    <w:top w:val="none" w:sz="0" w:space="0" w:color="auto"/>
                    <w:left w:val="none" w:sz="0" w:space="0" w:color="auto"/>
                    <w:bottom w:val="none" w:sz="0" w:space="0" w:color="auto"/>
                    <w:right w:val="none" w:sz="0" w:space="0" w:color="auto"/>
                  </w:divBdr>
                  <w:divsChild>
                    <w:div w:id="19083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132">
      <w:bodyDiv w:val="1"/>
      <w:marLeft w:val="0"/>
      <w:marRight w:val="0"/>
      <w:marTop w:val="0"/>
      <w:marBottom w:val="0"/>
      <w:divBdr>
        <w:top w:val="none" w:sz="0" w:space="0" w:color="auto"/>
        <w:left w:val="none" w:sz="0" w:space="0" w:color="auto"/>
        <w:bottom w:val="none" w:sz="0" w:space="0" w:color="auto"/>
        <w:right w:val="none" w:sz="0" w:space="0" w:color="auto"/>
      </w:divBdr>
    </w:div>
    <w:div w:id="911087003">
      <w:bodyDiv w:val="1"/>
      <w:marLeft w:val="0"/>
      <w:marRight w:val="0"/>
      <w:marTop w:val="0"/>
      <w:marBottom w:val="0"/>
      <w:divBdr>
        <w:top w:val="none" w:sz="0" w:space="0" w:color="auto"/>
        <w:left w:val="none" w:sz="0" w:space="0" w:color="auto"/>
        <w:bottom w:val="none" w:sz="0" w:space="0" w:color="auto"/>
        <w:right w:val="none" w:sz="0" w:space="0" w:color="auto"/>
      </w:divBdr>
    </w:div>
    <w:div w:id="911353462">
      <w:bodyDiv w:val="1"/>
      <w:marLeft w:val="0"/>
      <w:marRight w:val="0"/>
      <w:marTop w:val="0"/>
      <w:marBottom w:val="0"/>
      <w:divBdr>
        <w:top w:val="none" w:sz="0" w:space="0" w:color="auto"/>
        <w:left w:val="none" w:sz="0" w:space="0" w:color="auto"/>
        <w:bottom w:val="none" w:sz="0" w:space="0" w:color="auto"/>
        <w:right w:val="none" w:sz="0" w:space="0" w:color="auto"/>
      </w:divBdr>
    </w:div>
    <w:div w:id="954480387">
      <w:bodyDiv w:val="1"/>
      <w:marLeft w:val="0"/>
      <w:marRight w:val="0"/>
      <w:marTop w:val="0"/>
      <w:marBottom w:val="0"/>
      <w:divBdr>
        <w:top w:val="none" w:sz="0" w:space="0" w:color="auto"/>
        <w:left w:val="none" w:sz="0" w:space="0" w:color="auto"/>
        <w:bottom w:val="none" w:sz="0" w:space="0" w:color="auto"/>
        <w:right w:val="none" w:sz="0" w:space="0" w:color="auto"/>
      </w:divBdr>
    </w:div>
    <w:div w:id="955525574">
      <w:bodyDiv w:val="1"/>
      <w:marLeft w:val="0"/>
      <w:marRight w:val="0"/>
      <w:marTop w:val="0"/>
      <w:marBottom w:val="0"/>
      <w:divBdr>
        <w:top w:val="none" w:sz="0" w:space="0" w:color="auto"/>
        <w:left w:val="none" w:sz="0" w:space="0" w:color="auto"/>
        <w:bottom w:val="none" w:sz="0" w:space="0" w:color="auto"/>
        <w:right w:val="none" w:sz="0" w:space="0" w:color="auto"/>
      </w:divBdr>
    </w:div>
    <w:div w:id="957760169">
      <w:bodyDiv w:val="1"/>
      <w:marLeft w:val="0"/>
      <w:marRight w:val="0"/>
      <w:marTop w:val="0"/>
      <w:marBottom w:val="0"/>
      <w:divBdr>
        <w:top w:val="none" w:sz="0" w:space="0" w:color="auto"/>
        <w:left w:val="none" w:sz="0" w:space="0" w:color="auto"/>
        <w:bottom w:val="none" w:sz="0" w:space="0" w:color="auto"/>
        <w:right w:val="none" w:sz="0" w:space="0" w:color="auto"/>
      </w:divBdr>
    </w:div>
    <w:div w:id="977758003">
      <w:bodyDiv w:val="1"/>
      <w:marLeft w:val="0"/>
      <w:marRight w:val="0"/>
      <w:marTop w:val="0"/>
      <w:marBottom w:val="0"/>
      <w:divBdr>
        <w:top w:val="none" w:sz="0" w:space="0" w:color="auto"/>
        <w:left w:val="none" w:sz="0" w:space="0" w:color="auto"/>
        <w:bottom w:val="none" w:sz="0" w:space="0" w:color="auto"/>
        <w:right w:val="none" w:sz="0" w:space="0" w:color="auto"/>
      </w:divBdr>
    </w:div>
    <w:div w:id="1035691117">
      <w:bodyDiv w:val="1"/>
      <w:marLeft w:val="0"/>
      <w:marRight w:val="0"/>
      <w:marTop w:val="0"/>
      <w:marBottom w:val="0"/>
      <w:divBdr>
        <w:top w:val="none" w:sz="0" w:space="0" w:color="auto"/>
        <w:left w:val="none" w:sz="0" w:space="0" w:color="auto"/>
        <w:bottom w:val="none" w:sz="0" w:space="0" w:color="auto"/>
        <w:right w:val="none" w:sz="0" w:space="0" w:color="auto"/>
      </w:divBdr>
    </w:div>
    <w:div w:id="1041321115">
      <w:bodyDiv w:val="1"/>
      <w:marLeft w:val="0"/>
      <w:marRight w:val="0"/>
      <w:marTop w:val="0"/>
      <w:marBottom w:val="0"/>
      <w:divBdr>
        <w:top w:val="none" w:sz="0" w:space="0" w:color="auto"/>
        <w:left w:val="none" w:sz="0" w:space="0" w:color="auto"/>
        <w:bottom w:val="none" w:sz="0" w:space="0" w:color="auto"/>
        <w:right w:val="none" w:sz="0" w:space="0" w:color="auto"/>
      </w:divBdr>
    </w:div>
    <w:div w:id="1079257083">
      <w:bodyDiv w:val="1"/>
      <w:marLeft w:val="0"/>
      <w:marRight w:val="0"/>
      <w:marTop w:val="0"/>
      <w:marBottom w:val="0"/>
      <w:divBdr>
        <w:top w:val="none" w:sz="0" w:space="0" w:color="auto"/>
        <w:left w:val="none" w:sz="0" w:space="0" w:color="auto"/>
        <w:bottom w:val="none" w:sz="0" w:space="0" w:color="auto"/>
        <w:right w:val="none" w:sz="0" w:space="0" w:color="auto"/>
      </w:divBdr>
      <w:divsChild>
        <w:div w:id="1238707291">
          <w:marLeft w:val="0"/>
          <w:marRight w:val="0"/>
          <w:marTop w:val="0"/>
          <w:marBottom w:val="0"/>
          <w:divBdr>
            <w:top w:val="none" w:sz="0" w:space="0" w:color="auto"/>
            <w:left w:val="none" w:sz="0" w:space="0" w:color="auto"/>
            <w:bottom w:val="none" w:sz="0" w:space="0" w:color="auto"/>
            <w:right w:val="none" w:sz="0" w:space="0" w:color="auto"/>
          </w:divBdr>
          <w:divsChild>
            <w:div w:id="5834646">
              <w:marLeft w:val="0"/>
              <w:marRight w:val="0"/>
              <w:marTop w:val="0"/>
              <w:marBottom w:val="0"/>
              <w:divBdr>
                <w:top w:val="none" w:sz="0" w:space="0" w:color="auto"/>
                <w:left w:val="none" w:sz="0" w:space="0" w:color="auto"/>
                <w:bottom w:val="none" w:sz="0" w:space="0" w:color="auto"/>
                <w:right w:val="none" w:sz="0" w:space="0" w:color="auto"/>
              </w:divBdr>
            </w:div>
            <w:div w:id="12656087">
              <w:marLeft w:val="0"/>
              <w:marRight w:val="0"/>
              <w:marTop w:val="0"/>
              <w:marBottom w:val="0"/>
              <w:divBdr>
                <w:top w:val="none" w:sz="0" w:space="0" w:color="auto"/>
                <w:left w:val="none" w:sz="0" w:space="0" w:color="auto"/>
                <w:bottom w:val="none" w:sz="0" w:space="0" w:color="auto"/>
                <w:right w:val="none" w:sz="0" w:space="0" w:color="auto"/>
              </w:divBdr>
            </w:div>
            <w:div w:id="68044631">
              <w:marLeft w:val="0"/>
              <w:marRight w:val="0"/>
              <w:marTop w:val="0"/>
              <w:marBottom w:val="0"/>
              <w:divBdr>
                <w:top w:val="none" w:sz="0" w:space="0" w:color="auto"/>
                <w:left w:val="none" w:sz="0" w:space="0" w:color="auto"/>
                <w:bottom w:val="none" w:sz="0" w:space="0" w:color="auto"/>
                <w:right w:val="none" w:sz="0" w:space="0" w:color="auto"/>
              </w:divBdr>
            </w:div>
            <w:div w:id="92434398">
              <w:marLeft w:val="0"/>
              <w:marRight w:val="0"/>
              <w:marTop w:val="0"/>
              <w:marBottom w:val="0"/>
              <w:divBdr>
                <w:top w:val="none" w:sz="0" w:space="0" w:color="auto"/>
                <w:left w:val="none" w:sz="0" w:space="0" w:color="auto"/>
                <w:bottom w:val="none" w:sz="0" w:space="0" w:color="auto"/>
                <w:right w:val="none" w:sz="0" w:space="0" w:color="auto"/>
              </w:divBdr>
            </w:div>
            <w:div w:id="163791305">
              <w:marLeft w:val="0"/>
              <w:marRight w:val="0"/>
              <w:marTop w:val="0"/>
              <w:marBottom w:val="0"/>
              <w:divBdr>
                <w:top w:val="none" w:sz="0" w:space="0" w:color="auto"/>
                <w:left w:val="none" w:sz="0" w:space="0" w:color="auto"/>
                <w:bottom w:val="none" w:sz="0" w:space="0" w:color="auto"/>
                <w:right w:val="none" w:sz="0" w:space="0" w:color="auto"/>
              </w:divBdr>
            </w:div>
            <w:div w:id="289556609">
              <w:marLeft w:val="0"/>
              <w:marRight w:val="0"/>
              <w:marTop w:val="0"/>
              <w:marBottom w:val="0"/>
              <w:divBdr>
                <w:top w:val="none" w:sz="0" w:space="0" w:color="auto"/>
                <w:left w:val="none" w:sz="0" w:space="0" w:color="auto"/>
                <w:bottom w:val="none" w:sz="0" w:space="0" w:color="auto"/>
                <w:right w:val="none" w:sz="0" w:space="0" w:color="auto"/>
              </w:divBdr>
            </w:div>
            <w:div w:id="308093197">
              <w:marLeft w:val="0"/>
              <w:marRight w:val="0"/>
              <w:marTop w:val="0"/>
              <w:marBottom w:val="0"/>
              <w:divBdr>
                <w:top w:val="none" w:sz="0" w:space="0" w:color="auto"/>
                <w:left w:val="none" w:sz="0" w:space="0" w:color="auto"/>
                <w:bottom w:val="none" w:sz="0" w:space="0" w:color="auto"/>
                <w:right w:val="none" w:sz="0" w:space="0" w:color="auto"/>
              </w:divBdr>
            </w:div>
            <w:div w:id="330303971">
              <w:marLeft w:val="0"/>
              <w:marRight w:val="0"/>
              <w:marTop w:val="0"/>
              <w:marBottom w:val="0"/>
              <w:divBdr>
                <w:top w:val="none" w:sz="0" w:space="0" w:color="auto"/>
                <w:left w:val="none" w:sz="0" w:space="0" w:color="auto"/>
                <w:bottom w:val="none" w:sz="0" w:space="0" w:color="auto"/>
                <w:right w:val="none" w:sz="0" w:space="0" w:color="auto"/>
              </w:divBdr>
            </w:div>
            <w:div w:id="415522288">
              <w:marLeft w:val="0"/>
              <w:marRight w:val="0"/>
              <w:marTop w:val="0"/>
              <w:marBottom w:val="0"/>
              <w:divBdr>
                <w:top w:val="none" w:sz="0" w:space="0" w:color="auto"/>
                <w:left w:val="none" w:sz="0" w:space="0" w:color="auto"/>
                <w:bottom w:val="none" w:sz="0" w:space="0" w:color="auto"/>
                <w:right w:val="none" w:sz="0" w:space="0" w:color="auto"/>
              </w:divBdr>
            </w:div>
            <w:div w:id="428895677">
              <w:marLeft w:val="0"/>
              <w:marRight w:val="0"/>
              <w:marTop w:val="0"/>
              <w:marBottom w:val="0"/>
              <w:divBdr>
                <w:top w:val="none" w:sz="0" w:space="0" w:color="auto"/>
                <w:left w:val="none" w:sz="0" w:space="0" w:color="auto"/>
                <w:bottom w:val="none" w:sz="0" w:space="0" w:color="auto"/>
                <w:right w:val="none" w:sz="0" w:space="0" w:color="auto"/>
              </w:divBdr>
            </w:div>
            <w:div w:id="461382416">
              <w:marLeft w:val="0"/>
              <w:marRight w:val="0"/>
              <w:marTop w:val="0"/>
              <w:marBottom w:val="0"/>
              <w:divBdr>
                <w:top w:val="none" w:sz="0" w:space="0" w:color="auto"/>
                <w:left w:val="none" w:sz="0" w:space="0" w:color="auto"/>
                <w:bottom w:val="none" w:sz="0" w:space="0" w:color="auto"/>
                <w:right w:val="none" w:sz="0" w:space="0" w:color="auto"/>
              </w:divBdr>
            </w:div>
            <w:div w:id="471336677">
              <w:marLeft w:val="0"/>
              <w:marRight w:val="0"/>
              <w:marTop w:val="0"/>
              <w:marBottom w:val="0"/>
              <w:divBdr>
                <w:top w:val="none" w:sz="0" w:space="0" w:color="auto"/>
                <w:left w:val="none" w:sz="0" w:space="0" w:color="auto"/>
                <w:bottom w:val="none" w:sz="0" w:space="0" w:color="auto"/>
                <w:right w:val="none" w:sz="0" w:space="0" w:color="auto"/>
              </w:divBdr>
            </w:div>
            <w:div w:id="473378224">
              <w:marLeft w:val="0"/>
              <w:marRight w:val="0"/>
              <w:marTop w:val="0"/>
              <w:marBottom w:val="0"/>
              <w:divBdr>
                <w:top w:val="none" w:sz="0" w:space="0" w:color="auto"/>
                <w:left w:val="none" w:sz="0" w:space="0" w:color="auto"/>
                <w:bottom w:val="none" w:sz="0" w:space="0" w:color="auto"/>
                <w:right w:val="none" w:sz="0" w:space="0" w:color="auto"/>
              </w:divBdr>
            </w:div>
            <w:div w:id="487748514">
              <w:marLeft w:val="0"/>
              <w:marRight w:val="0"/>
              <w:marTop w:val="0"/>
              <w:marBottom w:val="0"/>
              <w:divBdr>
                <w:top w:val="none" w:sz="0" w:space="0" w:color="auto"/>
                <w:left w:val="none" w:sz="0" w:space="0" w:color="auto"/>
                <w:bottom w:val="none" w:sz="0" w:space="0" w:color="auto"/>
                <w:right w:val="none" w:sz="0" w:space="0" w:color="auto"/>
              </w:divBdr>
            </w:div>
            <w:div w:id="524292453">
              <w:marLeft w:val="0"/>
              <w:marRight w:val="0"/>
              <w:marTop w:val="0"/>
              <w:marBottom w:val="0"/>
              <w:divBdr>
                <w:top w:val="none" w:sz="0" w:space="0" w:color="auto"/>
                <w:left w:val="none" w:sz="0" w:space="0" w:color="auto"/>
                <w:bottom w:val="none" w:sz="0" w:space="0" w:color="auto"/>
                <w:right w:val="none" w:sz="0" w:space="0" w:color="auto"/>
              </w:divBdr>
            </w:div>
            <w:div w:id="524757296">
              <w:marLeft w:val="0"/>
              <w:marRight w:val="0"/>
              <w:marTop w:val="0"/>
              <w:marBottom w:val="0"/>
              <w:divBdr>
                <w:top w:val="none" w:sz="0" w:space="0" w:color="auto"/>
                <w:left w:val="none" w:sz="0" w:space="0" w:color="auto"/>
                <w:bottom w:val="none" w:sz="0" w:space="0" w:color="auto"/>
                <w:right w:val="none" w:sz="0" w:space="0" w:color="auto"/>
              </w:divBdr>
            </w:div>
            <w:div w:id="533734923">
              <w:marLeft w:val="0"/>
              <w:marRight w:val="0"/>
              <w:marTop w:val="0"/>
              <w:marBottom w:val="0"/>
              <w:divBdr>
                <w:top w:val="none" w:sz="0" w:space="0" w:color="auto"/>
                <w:left w:val="none" w:sz="0" w:space="0" w:color="auto"/>
                <w:bottom w:val="none" w:sz="0" w:space="0" w:color="auto"/>
                <w:right w:val="none" w:sz="0" w:space="0" w:color="auto"/>
              </w:divBdr>
            </w:div>
            <w:div w:id="569120045">
              <w:marLeft w:val="0"/>
              <w:marRight w:val="0"/>
              <w:marTop w:val="0"/>
              <w:marBottom w:val="0"/>
              <w:divBdr>
                <w:top w:val="none" w:sz="0" w:space="0" w:color="auto"/>
                <w:left w:val="none" w:sz="0" w:space="0" w:color="auto"/>
                <w:bottom w:val="none" w:sz="0" w:space="0" w:color="auto"/>
                <w:right w:val="none" w:sz="0" w:space="0" w:color="auto"/>
              </w:divBdr>
            </w:div>
            <w:div w:id="581646276">
              <w:marLeft w:val="0"/>
              <w:marRight w:val="0"/>
              <w:marTop w:val="0"/>
              <w:marBottom w:val="0"/>
              <w:divBdr>
                <w:top w:val="none" w:sz="0" w:space="0" w:color="auto"/>
                <w:left w:val="none" w:sz="0" w:space="0" w:color="auto"/>
                <w:bottom w:val="none" w:sz="0" w:space="0" w:color="auto"/>
                <w:right w:val="none" w:sz="0" w:space="0" w:color="auto"/>
              </w:divBdr>
            </w:div>
            <w:div w:id="598755952">
              <w:marLeft w:val="0"/>
              <w:marRight w:val="0"/>
              <w:marTop w:val="0"/>
              <w:marBottom w:val="0"/>
              <w:divBdr>
                <w:top w:val="none" w:sz="0" w:space="0" w:color="auto"/>
                <w:left w:val="none" w:sz="0" w:space="0" w:color="auto"/>
                <w:bottom w:val="none" w:sz="0" w:space="0" w:color="auto"/>
                <w:right w:val="none" w:sz="0" w:space="0" w:color="auto"/>
              </w:divBdr>
            </w:div>
            <w:div w:id="626201417">
              <w:marLeft w:val="0"/>
              <w:marRight w:val="0"/>
              <w:marTop w:val="0"/>
              <w:marBottom w:val="0"/>
              <w:divBdr>
                <w:top w:val="none" w:sz="0" w:space="0" w:color="auto"/>
                <w:left w:val="none" w:sz="0" w:space="0" w:color="auto"/>
                <w:bottom w:val="none" w:sz="0" w:space="0" w:color="auto"/>
                <w:right w:val="none" w:sz="0" w:space="0" w:color="auto"/>
              </w:divBdr>
            </w:div>
            <w:div w:id="633828856">
              <w:marLeft w:val="0"/>
              <w:marRight w:val="0"/>
              <w:marTop w:val="0"/>
              <w:marBottom w:val="0"/>
              <w:divBdr>
                <w:top w:val="none" w:sz="0" w:space="0" w:color="auto"/>
                <w:left w:val="none" w:sz="0" w:space="0" w:color="auto"/>
                <w:bottom w:val="none" w:sz="0" w:space="0" w:color="auto"/>
                <w:right w:val="none" w:sz="0" w:space="0" w:color="auto"/>
              </w:divBdr>
            </w:div>
            <w:div w:id="638539375">
              <w:marLeft w:val="0"/>
              <w:marRight w:val="0"/>
              <w:marTop w:val="0"/>
              <w:marBottom w:val="0"/>
              <w:divBdr>
                <w:top w:val="none" w:sz="0" w:space="0" w:color="auto"/>
                <w:left w:val="none" w:sz="0" w:space="0" w:color="auto"/>
                <w:bottom w:val="none" w:sz="0" w:space="0" w:color="auto"/>
                <w:right w:val="none" w:sz="0" w:space="0" w:color="auto"/>
              </w:divBdr>
            </w:div>
            <w:div w:id="776483299">
              <w:marLeft w:val="0"/>
              <w:marRight w:val="0"/>
              <w:marTop w:val="0"/>
              <w:marBottom w:val="0"/>
              <w:divBdr>
                <w:top w:val="none" w:sz="0" w:space="0" w:color="auto"/>
                <w:left w:val="none" w:sz="0" w:space="0" w:color="auto"/>
                <w:bottom w:val="none" w:sz="0" w:space="0" w:color="auto"/>
                <w:right w:val="none" w:sz="0" w:space="0" w:color="auto"/>
              </w:divBdr>
            </w:div>
            <w:div w:id="780607628">
              <w:marLeft w:val="0"/>
              <w:marRight w:val="0"/>
              <w:marTop w:val="0"/>
              <w:marBottom w:val="0"/>
              <w:divBdr>
                <w:top w:val="none" w:sz="0" w:space="0" w:color="auto"/>
                <w:left w:val="none" w:sz="0" w:space="0" w:color="auto"/>
                <w:bottom w:val="none" w:sz="0" w:space="0" w:color="auto"/>
                <w:right w:val="none" w:sz="0" w:space="0" w:color="auto"/>
              </w:divBdr>
            </w:div>
            <w:div w:id="881481381">
              <w:marLeft w:val="0"/>
              <w:marRight w:val="0"/>
              <w:marTop w:val="0"/>
              <w:marBottom w:val="0"/>
              <w:divBdr>
                <w:top w:val="none" w:sz="0" w:space="0" w:color="auto"/>
                <w:left w:val="none" w:sz="0" w:space="0" w:color="auto"/>
                <w:bottom w:val="none" w:sz="0" w:space="0" w:color="auto"/>
                <w:right w:val="none" w:sz="0" w:space="0" w:color="auto"/>
              </w:divBdr>
            </w:div>
            <w:div w:id="882792194">
              <w:marLeft w:val="0"/>
              <w:marRight w:val="0"/>
              <w:marTop w:val="0"/>
              <w:marBottom w:val="0"/>
              <w:divBdr>
                <w:top w:val="none" w:sz="0" w:space="0" w:color="auto"/>
                <w:left w:val="none" w:sz="0" w:space="0" w:color="auto"/>
                <w:bottom w:val="none" w:sz="0" w:space="0" w:color="auto"/>
                <w:right w:val="none" w:sz="0" w:space="0" w:color="auto"/>
              </w:divBdr>
            </w:div>
            <w:div w:id="969630389">
              <w:marLeft w:val="0"/>
              <w:marRight w:val="0"/>
              <w:marTop w:val="0"/>
              <w:marBottom w:val="0"/>
              <w:divBdr>
                <w:top w:val="none" w:sz="0" w:space="0" w:color="auto"/>
                <w:left w:val="none" w:sz="0" w:space="0" w:color="auto"/>
                <w:bottom w:val="none" w:sz="0" w:space="0" w:color="auto"/>
                <w:right w:val="none" w:sz="0" w:space="0" w:color="auto"/>
              </w:divBdr>
            </w:div>
            <w:div w:id="995768501">
              <w:marLeft w:val="0"/>
              <w:marRight w:val="0"/>
              <w:marTop w:val="0"/>
              <w:marBottom w:val="0"/>
              <w:divBdr>
                <w:top w:val="none" w:sz="0" w:space="0" w:color="auto"/>
                <w:left w:val="none" w:sz="0" w:space="0" w:color="auto"/>
                <w:bottom w:val="none" w:sz="0" w:space="0" w:color="auto"/>
                <w:right w:val="none" w:sz="0" w:space="0" w:color="auto"/>
              </w:divBdr>
            </w:div>
            <w:div w:id="1001201981">
              <w:marLeft w:val="0"/>
              <w:marRight w:val="0"/>
              <w:marTop w:val="0"/>
              <w:marBottom w:val="0"/>
              <w:divBdr>
                <w:top w:val="none" w:sz="0" w:space="0" w:color="auto"/>
                <w:left w:val="none" w:sz="0" w:space="0" w:color="auto"/>
                <w:bottom w:val="none" w:sz="0" w:space="0" w:color="auto"/>
                <w:right w:val="none" w:sz="0" w:space="0" w:color="auto"/>
              </w:divBdr>
            </w:div>
            <w:div w:id="1006442448">
              <w:marLeft w:val="0"/>
              <w:marRight w:val="0"/>
              <w:marTop w:val="0"/>
              <w:marBottom w:val="0"/>
              <w:divBdr>
                <w:top w:val="none" w:sz="0" w:space="0" w:color="auto"/>
                <w:left w:val="none" w:sz="0" w:space="0" w:color="auto"/>
                <w:bottom w:val="none" w:sz="0" w:space="0" w:color="auto"/>
                <w:right w:val="none" w:sz="0" w:space="0" w:color="auto"/>
              </w:divBdr>
            </w:div>
            <w:div w:id="1018388605">
              <w:marLeft w:val="0"/>
              <w:marRight w:val="0"/>
              <w:marTop w:val="0"/>
              <w:marBottom w:val="0"/>
              <w:divBdr>
                <w:top w:val="none" w:sz="0" w:space="0" w:color="auto"/>
                <w:left w:val="none" w:sz="0" w:space="0" w:color="auto"/>
                <w:bottom w:val="none" w:sz="0" w:space="0" w:color="auto"/>
                <w:right w:val="none" w:sz="0" w:space="0" w:color="auto"/>
              </w:divBdr>
            </w:div>
            <w:div w:id="1167096014">
              <w:marLeft w:val="0"/>
              <w:marRight w:val="0"/>
              <w:marTop w:val="0"/>
              <w:marBottom w:val="0"/>
              <w:divBdr>
                <w:top w:val="none" w:sz="0" w:space="0" w:color="auto"/>
                <w:left w:val="none" w:sz="0" w:space="0" w:color="auto"/>
                <w:bottom w:val="none" w:sz="0" w:space="0" w:color="auto"/>
                <w:right w:val="none" w:sz="0" w:space="0" w:color="auto"/>
              </w:divBdr>
            </w:div>
            <w:div w:id="1257863596">
              <w:marLeft w:val="0"/>
              <w:marRight w:val="0"/>
              <w:marTop w:val="0"/>
              <w:marBottom w:val="0"/>
              <w:divBdr>
                <w:top w:val="none" w:sz="0" w:space="0" w:color="auto"/>
                <w:left w:val="none" w:sz="0" w:space="0" w:color="auto"/>
                <w:bottom w:val="none" w:sz="0" w:space="0" w:color="auto"/>
                <w:right w:val="none" w:sz="0" w:space="0" w:color="auto"/>
              </w:divBdr>
            </w:div>
            <w:div w:id="1258099761">
              <w:marLeft w:val="0"/>
              <w:marRight w:val="0"/>
              <w:marTop w:val="0"/>
              <w:marBottom w:val="0"/>
              <w:divBdr>
                <w:top w:val="none" w:sz="0" w:space="0" w:color="auto"/>
                <w:left w:val="none" w:sz="0" w:space="0" w:color="auto"/>
                <w:bottom w:val="none" w:sz="0" w:space="0" w:color="auto"/>
                <w:right w:val="none" w:sz="0" w:space="0" w:color="auto"/>
              </w:divBdr>
            </w:div>
            <w:div w:id="1321151936">
              <w:marLeft w:val="0"/>
              <w:marRight w:val="0"/>
              <w:marTop w:val="0"/>
              <w:marBottom w:val="0"/>
              <w:divBdr>
                <w:top w:val="none" w:sz="0" w:space="0" w:color="auto"/>
                <w:left w:val="none" w:sz="0" w:space="0" w:color="auto"/>
                <w:bottom w:val="none" w:sz="0" w:space="0" w:color="auto"/>
                <w:right w:val="none" w:sz="0" w:space="0" w:color="auto"/>
              </w:divBdr>
            </w:div>
            <w:div w:id="1336880987">
              <w:marLeft w:val="0"/>
              <w:marRight w:val="0"/>
              <w:marTop w:val="0"/>
              <w:marBottom w:val="0"/>
              <w:divBdr>
                <w:top w:val="none" w:sz="0" w:space="0" w:color="auto"/>
                <w:left w:val="none" w:sz="0" w:space="0" w:color="auto"/>
                <w:bottom w:val="none" w:sz="0" w:space="0" w:color="auto"/>
                <w:right w:val="none" w:sz="0" w:space="0" w:color="auto"/>
              </w:divBdr>
            </w:div>
            <w:div w:id="1370690584">
              <w:marLeft w:val="0"/>
              <w:marRight w:val="0"/>
              <w:marTop w:val="0"/>
              <w:marBottom w:val="0"/>
              <w:divBdr>
                <w:top w:val="none" w:sz="0" w:space="0" w:color="auto"/>
                <w:left w:val="none" w:sz="0" w:space="0" w:color="auto"/>
                <w:bottom w:val="none" w:sz="0" w:space="0" w:color="auto"/>
                <w:right w:val="none" w:sz="0" w:space="0" w:color="auto"/>
              </w:divBdr>
            </w:div>
            <w:div w:id="1386416253">
              <w:marLeft w:val="0"/>
              <w:marRight w:val="0"/>
              <w:marTop w:val="0"/>
              <w:marBottom w:val="0"/>
              <w:divBdr>
                <w:top w:val="none" w:sz="0" w:space="0" w:color="auto"/>
                <w:left w:val="none" w:sz="0" w:space="0" w:color="auto"/>
                <w:bottom w:val="none" w:sz="0" w:space="0" w:color="auto"/>
                <w:right w:val="none" w:sz="0" w:space="0" w:color="auto"/>
              </w:divBdr>
            </w:div>
            <w:div w:id="1429424484">
              <w:marLeft w:val="0"/>
              <w:marRight w:val="0"/>
              <w:marTop w:val="0"/>
              <w:marBottom w:val="0"/>
              <w:divBdr>
                <w:top w:val="none" w:sz="0" w:space="0" w:color="auto"/>
                <w:left w:val="none" w:sz="0" w:space="0" w:color="auto"/>
                <w:bottom w:val="none" w:sz="0" w:space="0" w:color="auto"/>
                <w:right w:val="none" w:sz="0" w:space="0" w:color="auto"/>
              </w:divBdr>
            </w:div>
            <w:div w:id="1433282722">
              <w:marLeft w:val="0"/>
              <w:marRight w:val="0"/>
              <w:marTop w:val="0"/>
              <w:marBottom w:val="0"/>
              <w:divBdr>
                <w:top w:val="none" w:sz="0" w:space="0" w:color="auto"/>
                <w:left w:val="none" w:sz="0" w:space="0" w:color="auto"/>
                <w:bottom w:val="none" w:sz="0" w:space="0" w:color="auto"/>
                <w:right w:val="none" w:sz="0" w:space="0" w:color="auto"/>
              </w:divBdr>
            </w:div>
            <w:div w:id="1436435405">
              <w:marLeft w:val="0"/>
              <w:marRight w:val="0"/>
              <w:marTop w:val="0"/>
              <w:marBottom w:val="0"/>
              <w:divBdr>
                <w:top w:val="none" w:sz="0" w:space="0" w:color="auto"/>
                <w:left w:val="none" w:sz="0" w:space="0" w:color="auto"/>
                <w:bottom w:val="none" w:sz="0" w:space="0" w:color="auto"/>
                <w:right w:val="none" w:sz="0" w:space="0" w:color="auto"/>
              </w:divBdr>
            </w:div>
            <w:div w:id="1534075177">
              <w:marLeft w:val="0"/>
              <w:marRight w:val="0"/>
              <w:marTop w:val="0"/>
              <w:marBottom w:val="0"/>
              <w:divBdr>
                <w:top w:val="none" w:sz="0" w:space="0" w:color="auto"/>
                <w:left w:val="none" w:sz="0" w:space="0" w:color="auto"/>
                <w:bottom w:val="none" w:sz="0" w:space="0" w:color="auto"/>
                <w:right w:val="none" w:sz="0" w:space="0" w:color="auto"/>
              </w:divBdr>
            </w:div>
            <w:div w:id="1537155778">
              <w:marLeft w:val="0"/>
              <w:marRight w:val="0"/>
              <w:marTop w:val="0"/>
              <w:marBottom w:val="0"/>
              <w:divBdr>
                <w:top w:val="none" w:sz="0" w:space="0" w:color="auto"/>
                <w:left w:val="none" w:sz="0" w:space="0" w:color="auto"/>
                <w:bottom w:val="none" w:sz="0" w:space="0" w:color="auto"/>
                <w:right w:val="none" w:sz="0" w:space="0" w:color="auto"/>
              </w:divBdr>
            </w:div>
            <w:div w:id="1624534500">
              <w:marLeft w:val="0"/>
              <w:marRight w:val="0"/>
              <w:marTop w:val="0"/>
              <w:marBottom w:val="0"/>
              <w:divBdr>
                <w:top w:val="none" w:sz="0" w:space="0" w:color="auto"/>
                <w:left w:val="none" w:sz="0" w:space="0" w:color="auto"/>
                <w:bottom w:val="none" w:sz="0" w:space="0" w:color="auto"/>
                <w:right w:val="none" w:sz="0" w:space="0" w:color="auto"/>
              </w:divBdr>
            </w:div>
            <w:div w:id="1631476572">
              <w:marLeft w:val="0"/>
              <w:marRight w:val="0"/>
              <w:marTop w:val="0"/>
              <w:marBottom w:val="0"/>
              <w:divBdr>
                <w:top w:val="none" w:sz="0" w:space="0" w:color="auto"/>
                <w:left w:val="none" w:sz="0" w:space="0" w:color="auto"/>
                <w:bottom w:val="none" w:sz="0" w:space="0" w:color="auto"/>
                <w:right w:val="none" w:sz="0" w:space="0" w:color="auto"/>
              </w:divBdr>
            </w:div>
            <w:div w:id="1644655414">
              <w:marLeft w:val="0"/>
              <w:marRight w:val="0"/>
              <w:marTop w:val="0"/>
              <w:marBottom w:val="0"/>
              <w:divBdr>
                <w:top w:val="none" w:sz="0" w:space="0" w:color="auto"/>
                <w:left w:val="none" w:sz="0" w:space="0" w:color="auto"/>
                <w:bottom w:val="none" w:sz="0" w:space="0" w:color="auto"/>
                <w:right w:val="none" w:sz="0" w:space="0" w:color="auto"/>
              </w:divBdr>
            </w:div>
            <w:div w:id="1672105316">
              <w:marLeft w:val="0"/>
              <w:marRight w:val="0"/>
              <w:marTop w:val="0"/>
              <w:marBottom w:val="0"/>
              <w:divBdr>
                <w:top w:val="none" w:sz="0" w:space="0" w:color="auto"/>
                <w:left w:val="none" w:sz="0" w:space="0" w:color="auto"/>
                <w:bottom w:val="none" w:sz="0" w:space="0" w:color="auto"/>
                <w:right w:val="none" w:sz="0" w:space="0" w:color="auto"/>
              </w:divBdr>
            </w:div>
            <w:div w:id="1678773660">
              <w:marLeft w:val="0"/>
              <w:marRight w:val="0"/>
              <w:marTop w:val="0"/>
              <w:marBottom w:val="0"/>
              <w:divBdr>
                <w:top w:val="none" w:sz="0" w:space="0" w:color="auto"/>
                <w:left w:val="none" w:sz="0" w:space="0" w:color="auto"/>
                <w:bottom w:val="none" w:sz="0" w:space="0" w:color="auto"/>
                <w:right w:val="none" w:sz="0" w:space="0" w:color="auto"/>
              </w:divBdr>
            </w:div>
            <w:div w:id="1737240676">
              <w:marLeft w:val="0"/>
              <w:marRight w:val="0"/>
              <w:marTop w:val="0"/>
              <w:marBottom w:val="0"/>
              <w:divBdr>
                <w:top w:val="none" w:sz="0" w:space="0" w:color="auto"/>
                <w:left w:val="none" w:sz="0" w:space="0" w:color="auto"/>
                <w:bottom w:val="none" w:sz="0" w:space="0" w:color="auto"/>
                <w:right w:val="none" w:sz="0" w:space="0" w:color="auto"/>
              </w:divBdr>
            </w:div>
            <w:div w:id="1739278160">
              <w:marLeft w:val="0"/>
              <w:marRight w:val="0"/>
              <w:marTop w:val="0"/>
              <w:marBottom w:val="0"/>
              <w:divBdr>
                <w:top w:val="none" w:sz="0" w:space="0" w:color="auto"/>
                <w:left w:val="none" w:sz="0" w:space="0" w:color="auto"/>
                <w:bottom w:val="none" w:sz="0" w:space="0" w:color="auto"/>
                <w:right w:val="none" w:sz="0" w:space="0" w:color="auto"/>
              </w:divBdr>
            </w:div>
            <w:div w:id="1763574277">
              <w:marLeft w:val="0"/>
              <w:marRight w:val="0"/>
              <w:marTop w:val="0"/>
              <w:marBottom w:val="0"/>
              <w:divBdr>
                <w:top w:val="none" w:sz="0" w:space="0" w:color="auto"/>
                <w:left w:val="none" w:sz="0" w:space="0" w:color="auto"/>
                <w:bottom w:val="none" w:sz="0" w:space="0" w:color="auto"/>
                <w:right w:val="none" w:sz="0" w:space="0" w:color="auto"/>
              </w:divBdr>
            </w:div>
            <w:div w:id="1882743351">
              <w:marLeft w:val="0"/>
              <w:marRight w:val="0"/>
              <w:marTop w:val="0"/>
              <w:marBottom w:val="0"/>
              <w:divBdr>
                <w:top w:val="none" w:sz="0" w:space="0" w:color="auto"/>
                <w:left w:val="none" w:sz="0" w:space="0" w:color="auto"/>
                <w:bottom w:val="none" w:sz="0" w:space="0" w:color="auto"/>
                <w:right w:val="none" w:sz="0" w:space="0" w:color="auto"/>
              </w:divBdr>
            </w:div>
            <w:div w:id="1921719571">
              <w:marLeft w:val="0"/>
              <w:marRight w:val="0"/>
              <w:marTop w:val="0"/>
              <w:marBottom w:val="0"/>
              <w:divBdr>
                <w:top w:val="none" w:sz="0" w:space="0" w:color="auto"/>
                <w:left w:val="none" w:sz="0" w:space="0" w:color="auto"/>
                <w:bottom w:val="none" w:sz="0" w:space="0" w:color="auto"/>
                <w:right w:val="none" w:sz="0" w:space="0" w:color="auto"/>
              </w:divBdr>
            </w:div>
            <w:div w:id="1928343065">
              <w:marLeft w:val="0"/>
              <w:marRight w:val="0"/>
              <w:marTop w:val="0"/>
              <w:marBottom w:val="0"/>
              <w:divBdr>
                <w:top w:val="none" w:sz="0" w:space="0" w:color="auto"/>
                <w:left w:val="none" w:sz="0" w:space="0" w:color="auto"/>
                <w:bottom w:val="none" w:sz="0" w:space="0" w:color="auto"/>
                <w:right w:val="none" w:sz="0" w:space="0" w:color="auto"/>
              </w:divBdr>
            </w:div>
            <w:div w:id="1947230285">
              <w:marLeft w:val="0"/>
              <w:marRight w:val="0"/>
              <w:marTop w:val="0"/>
              <w:marBottom w:val="0"/>
              <w:divBdr>
                <w:top w:val="none" w:sz="0" w:space="0" w:color="auto"/>
                <w:left w:val="none" w:sz="0" w:space="0" w:color="auto"/>
                <w:bottom w:val="none" w:sz="0" w:space="0" w:color="auto"/>
                <w:right w:val="none" w:sz="0" w:space="0" w:color="auto"/>
              </w:divBdr>
            </w:div>
            <w:div w:id="1981155818">
              <w:marLeft w:val="0"/>
              <w:marRight w:val="0"/>
              <w:marTop w:val="0"/>
              <w:marBottom w:val="0"/>
              <w:divBdr>
                <w:top w:val="none" w:sz="0" w:space="0" w:color="auto"/>
                <w:left w:val="none" w:sz="0" w:space="0" w:color="auto"/>
                <w:bottom w:val="none" w:sz="0" w:space="0" w:color="auto"/>
                <w:right w:val="none" w:sz="0" w:space="0" w:color="auto"/>
              </w:divBdr>
            </w:div>
            <w:div w:id="1984037842">
              <w:marLeft w:val="0"/>
              <w:marRight w:val="0"/>
              <w:marTop w:val="0"/>
              <w:marBottom w:val="0"/>
              <w:divBdr>
                <w:top w:val="none" w:sz="0" w:space="0" w:color="auto"/>
                <w:left w:val="none" w:sz="0" w:space="0" w:color="auto"/>
                <w:bottom w:val="none" w:sz="0" w:space="0" w:color="auto"/>
                <w:right w:val="none" w:sz="0" w:space="0" w:color="auto"/>
              </w:divBdr>
            </w:div>
            <w:div w:id="1987314454">
              <w:marLeft w:val="0"/>
              <w:marRight w:val="0"/>
              <w:marTop w:val="0"/>
              <w:marBottom w:val="0"/>
              <w:divBdr>
                <w:top w:val="none" w:sz="0" w:space="0" w:color="auto"/>
                <w:left w:val="none" w:sz="0" w:space="0" w:color="auto"/>
                <w:bottom w:val="none" w:sz="0" w:space="0" w:color="auto"/>
                <w:right w:val="none" w:sz="0" w:space="0" w:color="auto"/>
              </w:divBdr>
            </w:div>
            <w:div w:id="2056537552">
              <w:marLeft w:val="0"/>
              <w:marRight w:val="0"/>
              <w:marTop w:val="0"/>
              <w:marBottom w:val="0"/>
              <w:divBdr>
                <w:top w:val="none" w:sz="0" w:space="0" w:color="auto"/>
                <w:left w:val="none" w:sz="0" w:space="0" w:color="auto"/>
                <w:bottom w:val="none" w:sz="0" w:space="0" w:color="auto"/>
                <w:right w:val="none" w:sz="0" w:space="0" w:color="auto"/>
              </w:divBdr>
            </w:div>
            <w:div w:id="2068870198">
              <w:marLeft w:val="0"/>
              <w:marRight w:val="0"/>
              <w:marTop w:val="0"/>
              <w:marBottom w:val="0"/>
              <w:divBdr>
                <w:top w:val="none" w:sz="0" w:space="0" w:color="auto"/>
                <w:left w:val="none" w:sz="0" w:space="0" w:color="auto"/>
                <w:bottom w:val="none" w:sz="0" w:space="0" w:color="auto"/>
                <w:right w:val="none" w:sz="0" w:space="0" w:color="auto"/>
              </w:divBdr>
            </w:div>
            <w:div w:id="2070687862">
              <w:marLeft w:val="0"/>
              <w:marRight w:val="0"/>
              <w:marTop w:val="0"/>
              <w:marBottom w:val="0"/>
              <w:divBdr>
                <w:top w:val="none" w:sz="0" w:space="0" w:color="auto"/>
                <w:left w:val="none" w:sz="0" w:space="0" w:color="auto"/>
                <w:bottom w:val="none" w:sz="0" w:space="0" w:color="auto"/>
                <w:right w:val="none" w:sz="0" w:space="0" w:color="auto"/>
              </w:divBdr>
            </w:div>
            <w:div w:id="2073967232">
              <w:marLeft w:val="0"/>
              <w:marRight w:val="0"/>
              <w:marTop w:val="0"/>
              <w:marBottom w:val="0"/>
              <w:divBdr>
                <w:top w:val="none" w:sz="0" w:space="0" w:color="auto"/>
                <w:left w:val="none" w:sz="0" w:space="0" w:color="auto"/>
                <w:bottom w:val="none" w:sz="0" w:space="0" w:color="auto"/>
                <w:right w:val="none" w:sz="0" w:space="0" w:color="auto"/>
              </w:divBdr>
            </w:div>
            <w:div w:id="2089881821">
              <w:marLeft w:val="0"/>
              <w:marRight w:val="0"/>
              <w:marTop w:val="0"/>
              <w:marBottom w:val="0"/>
              <w:divBdr>
                <w:top w:val="none" w:sz="0" w:space="0" w:color="auto"/>
                <w:left w:val="none" w:sz="0" w:space="0" w:color="auto"/>
                <w:bottom w:val="none" w:sz="0" w:space="0" w:color="auto"/>
                <w:right w:val="none" w:sz="0" w:space="0" w:color="auto"/>
              </w:divBdr>
            </w:div>
            <w:div w:id="2123111180">
              <w:marLeft w:val="0"/>
              <w:marRight w:val="0"/>
              <w:marTop w:val="0"/>
              <w:marBottom w:val="0"/>
              <w:divBdr>
                <w:top w:val="none" w:sz="0" w:space="0" w:color="auto"/>
                <w:left w:val="none" w:sz="0" w:space="0" w:color="auto"/>
                <w:bottom w:val="none" w:sz="0" w:space="0" w:color="auto"/>
                <w:right w:val="none" w:sz="0" w:space="0" w:color="auto"/>
              </w:divBdr>
            </w:div>
            <w:div w:id="21392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7562">
      <w:bodyDiv w:val="1"/>
      <w:marLeft w:val="0"/>
      <w:marRight w:val="0"/>
      <w:marTop w:val="0"/>
      <w:marBottom w:val="0"/>
      <w:divBdr>
        <w:top w:val="none" w:sz="0" w:space="0" w:color="auto"/>
        <w:left w:val="none" w:sz="0" w:space="0" w:color="auto"/>
        <w:bottom w:val="none" w:sz="0" w:space="0" w:color="auto"/>
        <w:right w:val="none" w:sz="0" w:space="0" w:color="auto"/>
      </w:divBdr>
    </w:div>
    <w:div w:id="1098253096">
      <w:bodyDiv w:val="1"/>
      <w:marLeft w:val="0"/>
      <w:marRight w:val="0"/>
      <w:marTop w:val="0"/>
      <w:marBottom w:val="0"/>
      <w:divBdr>
        <w:top w:val="none" w:sz="0" w:space="0" w:color="auto"/>
        <w:left w:val="none" w:sz="0" w:space="0" w:color="auto"/>
        <w:bottom w:val="none" w:sz="0" w:space="0" w:color="auto"/>
        <w:right w:val="none" w:sz="0" w:space="0" w:color="auto"/>
      </w:divBdr>
    </w:div>
    <w:div w:id="1111361693">
      <w:bodyDiv w:val="1"/>
      <w:marLeft w:val="0"/>
      <w:marRight w:val="0"/>
      <w:marTop w:val="0"/>
      <w:marBottom w:val="0"/>
      <w:divBdr>
        <w:top w:val="none" w:sz="0" w:space="0" w:color="auto"/>
        <w:left w:val="none" w:sz="0" w:space="0" w:color="auto"/>
        <w:bottom w:val="none" w:sz="0" w:space="0" w:color="auto"/>
        <w:right w:val="none" w:sz="0" w:space="0" w:color="auto"/>
      </w:divBdr>
    </w:div>
    <w:div w:id="1121458635">
      <w:bodyDiv w:val="1"/>
      <w:marLeft w:val="0"/>
      <w:marRight w:val="0"/>
      <w:marTop w:val="0"/>
      <w:marBottom w:val="0"/>
      <w:divBdr>
        <w:top w:val="none" w:sz="0" w:space="0" w:color="auto"/>
        <w:left w:val="none" w:sz="0" w:space="0" w:color="auto"/>
        <w:bottom w:val="none" w:sz="0" w:space="0" w:color="auto"/>
        <w:right w:val="none" w:sz="0" w:space="0" w:color="auto"/>
      </w:divBdr>
    </w:div>
    <w:div w:id="1129710554">
      <w:bodyDiv w:val="1"/>
      <w:marLeft w:val="0"/>
      <w:marRight w:val="0"/>
      <w:marTop w:val="0"/>
      <w:marBottom w:val="0"/>
      <w:divBdr>
        <w:top w:val="none" w:sz="0" w:space="0" w:color="auto"/>
        <w:left w:val="none" w:sz="0" w:space="0" w:color="auto"/>
        <w:bottom w:val="none" w:sz="0" w:space="0" w:color="auto"/>
        <w:right w:val="none" w:sz="0" w:space="0" w:color="auto"/>
      </w:divBdr>
    </w:div>
    <w:div w:id="1185708575">
      <w:bodyDiv w:val="1"/>
      <w:marLeft w:val="0"/>
      <w:marRight w:val="0"/>
      <w:marTop w:val="0"/>
      <w:marBottom w:val="0"/>
      <w:divBdr>
        <w:top w:val="none" w:sz="0" w:space="0" w:color="auto"/>
        <w:left w:val="none" w:sz="0" w:space="0" w:color="auto"/>
        <w:bottom w:val="none" w:sz="0" w:space="0" w:color="auto"/>
        <w:right w:val="none" w:sz="0" w:space="0" w:color="auto"/>
      </w:divBdr>
    </w:div>
    <w:div w:id="1205215504">
      <w:bodyDiv w:val="1"/>
      <w:marLeft w:val="0"/>
      <w:marRight w:val="0"/>
      <w:marTop w:val="0"/>
      <w:marBottom w:val="0"/>
      <w:divBdr>
        <w:top w:val="none" w:sz="0" w:space="0" w:color="auto"/>
        <w:left w:val="none" w:sz="0" w:space="0" w:color="auto"/>
        <w:bottom w:val="none" w:sz="0" w:space="0" w:color="auto"/>
        <w:right w:val="none" w:sz="0" w:space="0" w:color="auto"/>
      </w:divBdr>
    </w:div>
    <w:div w:id="1225019663">
      <w:bodyDiv w:val="1"/>
      <w:marLeft w:val="0"/>
      <w:marRight w:val="0"/>
      <w:marTop w:val="0"/>
      <w:marBottom w:val="0"/>
      <w:divBdr>
        <w:top w:val="none" w:sz="0" w:space="0" w:color="auto"/>
        <w:left w:val="none" w:sz="0" w:space="0" w:color="auto"/>
        <w:bottom w:val="none" w:sz="0" w:space="0" w:color="auto"/>
        <w:right w:val="none" w:sz="0" w:space="0" w:color="auto"/>
      </w:divBdr>
    </w:div>
    <w:div w:id="1286305580">
      <w:bodyDiv w:val="1"/>
      <w:marLeft w:val="0"/>
      <w:marRight w:val="0"/>
      <w:marTop w:val="0"/>
      <w:marBottom w:val="0"/>
      <w:divBdr>
        <w:top w:val="none" w:sz="0" w:space="0" w:color="auto"/>
        <w:left w:val="none" w:sz="0" w:space="0" w:color="auto"/>
        <w:bottom w:val="none" w:sz="0" w:space="0" w:color="auto"/>
        <w:right w:val="none" w:sz="0" w:space="0" w:color="auto"/>
      </w:divBdr>
    </w:div>
    <w:div w:id="1348209899">
      <w:bodyDiv w:val="1"/>
      <w:marLeft w:val="0"/>
      <w:marRight w:val="0"/>
      <w:marTop w:val="0"/>
      <w:marBottom w:val="0"/>
      <w:divBdr>
        <w:top w:val="none" w:sz="0" w:space="0" w:color="auto"/>
        <w:left w:val="none" w:sz="0" w:space="0" w:color="auto"/>
        <w:bottom w:val="none" w:sz="0" w:space="0" w:color="auto"/>
        <w:right w:val="none" w:sz="0" w:space="0" w:color="auto"/>
      </w:divBdr>
    </w:div>
    <w:div w:id="1372195741">
      <w:bodyDiv w:val="1"/>
      <w:marLeft w:val="0"/>
      <w:marRight w:val="0"/>
      <w:marTop w:val="0"/>
      <w:marBottom w:val="0"/>
      <w:divBdr>
        <w:top w:val="none" w:sz="0" w:space="0" w:color="auto"/>
        <w:left w:val="none" w:sz="0" w:space="0" w:color="auto"/>
        <w:bottom w:val="none" w:sz="0" w:space="0" w:color="auto"/>
        <w:right w:val="none" w:sz="0" w:space="0" w:color="auto"/>
      </w:divBdr>
    </w:div>
    <w:div w:id="1403672840">
      <w:bodyDiv w:val="1"/>
      <w:marLeft w:val="0"/>
      <w:marRight w:val="0"/>
      <w:marTop w:val="0"/>
      <w:marBottom w:val="0"/>
      <w:divBdr>
        <w:top w:val="none" w:sz="0" w:space="0" w:color="auto"/>
        <w:left w:val="none" w:sz="0" w:space="0" w:color="auto"/>
        <w:bottom w:val="none" w:sz="0" w:space="0" w:color="auto"/>
        <w:right w:val="none" w:sz="0" w:space="0" w:color="auto"/>
      </w:divBdr>
    </w:div>
    <w:div w:id="1428425328">
      <w:bodyDiv w:val="1"/>
      <w:marLeft w:val="0"/>
      <w:marRight w:val="0"/>
      <w:marTop w:val="0"/>
      <w:marBottom w:val="0"/>
      <w:divBdr>
        <w:top w:val="none" w:sz="0" w:space="0" w:color="auto"/>
        <w:left w:val="none" w:sz="0" w:space="0" w:color="auto"/>
        <w:bottom w:val="none" w:sz="0" w:space="0" w:color="auto"/>
        <w:right w:val="none" w:sz="0" w:space="0" w:color="auto"/>
      </w:divBdr>
    </w:div>
    <w:div w:id="1458373651">
      <w:bodyDiv w:val="1"/>
      <w:marLeft w:val="0"/>
      <w:marRight w:val="0"/>
      <w:marTop w:val="0"/>
      <w:marBottom w:val="0"/>
      <w:divBdr>
        <w:top w:val="none" w:sz="0" w:space="0" w:color="auto"/>
        <w:left w:val="none" w:sz="0" w:space="0" w:color="auto"/>
        <w:bottom w:val="none" w:sz="0" w:space="0" w:color="auto"/>
        <w:right w:val="none" w:sz="0" w:space="0" w:color="auto"/>
      </w:divBdr>
    </w:div>
    <w:div w:id="1458715463">
      <w:bodyDiv w:val="1"/>
      <w:marLeft w:val="0"/>
      <w:marRight w:val="0"/>
      <w:marTop w:val="0"/>
      <w:marBottom w:val="0"/>
      <w:divBdr>
        <w:top w:val="none" w:sz="0" w:space="0" w:color="auto"/>
        <w:left w:val="none" w:sz="0" w:space="0" w:color="auto"/>
        <w:bottom w:val="none" w:sz="0" w:space="0" w:color="auto"/>
        <w:right w:val="none" w:sz="0" w:space="0" w:color="auto"/>
      </w:divBdr>
    </w:div>
    <w:div w:id="1466192938">
      <w:bodyDiv w:val="1"/>
      <w:marLeft w:val="0"/>
      <w:marRight w:val="0"/>
      <w:marTop w:val="0"/>
      <w:marBottom w:val="0"/>
      <w:divBdr>
        <w:top w:val="none" w:sz="0" w:space="0" w:color="auto"/>
        <w:left w:val="none" w:sz="0" w:space="0" w:color="auto"/>
        <w:bottom w:val="none" w:sz="0" w:space="0" w:color="auto"/>
        <w:right w:val="none" w:sz="0" w:space="0" w:color="auto"/>
      </w:divBdr>
    </w:div>
    <w:div w:id="1507285724">
      <w:bodyDiv w:val="1"/>
      <w:marLeft w:val="0"/>
      <w:marRight w:val="0"/>
      <w:marTop w:val="0"/>
      <w:marBottom w:val="0"/>
      <w:divBdr>
        <w:top w:val="none" w:sz="0" w:space="0" w:color="auto"/>
        <w:left w:val="none" w:sz="0" w:space="0" w:color="auto"/>
        <w:bottom w:val="none" w:sz="0" w:space="0" w:color="auto"/>
        <w:right w:val="none" w:sz="0" w:space="0" w:color="auto"/>
      </w:divBdr>
      <w:divsChild>
        <w:div w:id="42025125">
          <w:marLeft w:val="0"/>
          <w:marRight w:val="0"/>
          <w:marTop w:val="0"/>
          <w:marBottom w:val="120"/>
          <w:divBdr>
            <w:top w:val="none" w:sz="0" w:space="0" w:color="auto"/>
            <w:left w:val="none" w:sz="0" w:space="0" w:color="auto"/>
            <w:bottom w:val="none" w:sz="0" w:space="0" w:color="auto"/>
            <w:right w:val="none" w:sz="0" w:space="0" w:color="auto"/>
          </w:divBdr>
          <w:divsChild>
            <w:div w:id="533886427">
              <w:marLeft w:val="-30"/>
              <w:marRight w:val="-30"/>
              <w:marTop w:val="0"/>
              <w:marBottom w:val="0"/>
              <w:divBdr>
                <w:top w:val="none" w:sz="0" w:space="0" w:color="auto"/>
                <w:left w:val="none" w:sz="0" w:space="0" w:color="auto"/>
                <w:bottom w:val="none" w:sz="0" w:space="0" w:color="auto"/>
                <w:right w:val="none" w:sz="0" w:space="0" w:color="auto"/>
              </w:divBdr>
            </w:div>
          </w:divsChild>
        </w:div>
        <w:div w:id="394280686">
          <w:marLeft w:val="0"/>
          <w:marRight w:val="0"/>
          <w:marTop w:val="0"/>
          <w:marBottom w:val="0"/>
          <w:divBdr>
            <w:top w:val="none" w:sz="0" w:space="0" w:color="auto"/>
            <w:left w:val="none" w:sz="0" w:space="0" w:color="auto"/>
            <w:bottom w:val="none" w:sz="0" w:space="0" w:color="auto"/>
            <w:right w:val="none" w:sz="0" w:space="0" w:color="auto"/>
          </w:divBdr>
          <w:divsChild>
            <w:div w:id="1785464820">
              <w:marLeft w:val="0"/>
              <w:marRight w:val="0"/>
              <w:marTop w:val="0"/>
              <w:marBottom w:val="0"/>
              <w:divBdr>
                <w:top w:val="none" w:sz="0" w:space="0" w:color="auto"/>
                <w:left w:val="none" w:sz="0" w:space="0" w:color="auto"/>
                <w:bottom w:val="none" w:sz="0" w:space="0" w:color="auto"/>
                <w:right w:val="none" w:sz="0" w:space="0" w:color="auto"/>
              </w:divBdr>
            </w:div>
            <w:div w:id="2082873555">
              <w:marLeft w:val="0"/>
              <w:marRight w:val="0"/>
              <w:marTop w:val="0"/>
              <w:marBottom w:val="120"/>
              <w:divBdr>
                <w:top w:val="none" w:sz="0" w:space="0" w:color="auto"/>
                <w:left w:val="none" w:sz="0" w:space="0" w:color="auto"/>
                <w:bottom w:val="none" w:sz="0" w:space="0" w:color="auto"/>
                <w:right w:val="none" w:sz="0" w:space="0" w:color="auto"/>
              </w:divBdr>
              <w:divsChild>
                <w:div w:id="350179500">
                  <w:marLeft w:val="0"/>
                  <w:marRight w:val="0"/>
                  <w:marTop w:val="0"/>
                  <w:marBottom w:val="0"/>
                  <w:divBdr>
                    <w:top w:val="none" w:sz="0" w:space="0" w:color="auto"/>
                    <w:left w:val="none" w:sz="0" w:space="0" w:color="auto"/>
                    <w:bottom w:val="none" w:sz="0" w:space="0" w:color="auto"/>
                    <w:right w:val="none" w:sz="0" w:space="0" w:color="auto"/>
                  </w:divBdr>
                  <w:divsChild>
                    <w:div w:id="4269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863139">
      <w:bodyDiv w:val="1"/>
      <w:marLeft w:val="0"/>
      <w:marRight w:val="0"/>
      <w:marTop w:val="0"/>
      <w:marBottom w:val="0"/>
      <w:divBdr>
        <w:top w:val="none" w:sz="0" w:space="0" w:color="auto"/>
        <w:left w:val="none" w:sz="0" w:space="0" w:color="auto"/>
        <w:bottom w:val="none" w:sz="0" w:space="0" w:color="auto"/>
        <w:right w:val="none" w:sz="0" w:space="0" w:color="auto"/>
      </w:divBdr>
    </w:div>
    <w:div w:id="1579515794">
      <w:bodyDiv w:val="1"/>
      <w:marLeft w:val="0"/>
      <w:marRight w:val="0"/>
      <w:marTop w:val="0"/>
      <w:marBottom w:val="0"/>
      <w:divBdr>
        <w:top w:val="none" w:sz="0" w:space="0" w:color="auto"/>
        <w:left w:val="none" w:sz="0" w:space="0" w:color="auto"/>
        <w:bottom w:val="none" w:sz="0" w:space="0" w:color="auto"/>
        <w:right w:val="none" w:sz="0" w:space="0" w:color="auto"/>
      </w:divBdr>
    </w:div>
    <w:div w:id="1592280259">
      <w:bodyDiv w:val="1"/>
      <w:marLeft w:val="0"/>
      <w:marRight w:val="0"/>
      <w:marTop w:val="0"/>
      <w:marBottom w:val="0"/>
      <w:divBdr>
        <w:top w:val="none" w:sz="0" w:space="0" w:color="auto"/>
        <w:left w:val="none" w:sz="0" w:space="0" w:color="auto"/>
        <w:bottom w:val="none" w:sz="0" w:space="0" w:color="auto"/>
        <w:right w:val="none" w:sz="0" w:space="0" w:color="auto"/>
      </w:divBdr>
    </w:div>
    <w:div w:id="1605384834">
      <w:bodyDiv w:val="1"/>
      <w:marLeft w:val="0"/>
      <w:marRight w:val="0"/>
      <w:marTop w:val="0"/>
      <w:marBottom w:val="0"/>
      <w:divBdr>
        <w:top w:val="none" w:sz="0" w:space="0" w:color="auto"/>
        <w:left w:val="none" w:sz="0" w:space="0" w:color="auto"/>
        <w:bottom w:val="none" w:sz="0" w:space="0" w:color="auto"/>
        <w:right w:val="none" w:sz="0" w:space="0" w:color="auto"/>
      </w:divBdr>
    </w:div>
    <w:div w:id="1630277737">
      <w:bodyDiv w:val="1"/>
      <w:marLeft w:val="0"/>
      <w:marRight w:val="0"/>
      <w:marTop w:val="0"/>
      <w:marBottom w:val="0"/>
      <w:divBdr>
        <w:top w:val="none" w:sz="0" w:space="0" w:color="auto"/>
        <w:left w:val="none" w:sz="0" w:space="0" w:color="auto"/>
        <w:bottom w:val="none" w:sz="0" w:space="0" w:color="auto"/>
        <w:right w:val="none" w:sz="0" w:space="0" w:color="auto"/>
      </w:divBdr>
    </w:div>
    <w:div w:id="1632976291">
      <w:bodyDiv w:val="1"/>
      <w:marLeft w:val="0"/>
      <w:marRight w:val="0"/>
      <w:marTop w:val="0"/>
      <w:marBottom w:val="0"/>
      <w:divBdr>
        <w:top w:val="none" w:sz="0" w:space="0" w:color="auto"/>
        <w:left w:val="none" w:sz="0" w:space="0" w:color="auto"/>
        <w:bottom w:val="none" w:sz="0" w:space="0" w:color="auto"/>
        <w:right w:val="none" w:sz="0" w:space="0" w:color="auto"/>
      </w:divBdr>
    </w:div>
    <w:div w:id="1634870486">
      <w:bodyDiv w:val="1"/>
      <w:marLeft w:val="0"/>
      <w:marRight w:val="0"/>
      <w:marTop w:val="0"/>
      <w:marBottom w:val="0"/>
      <w:divBdr>
        <w:top w:val="none" w:sz="0" w:space="0" w:color="auto"/>
        <w:left w:val="none" w:sz="0" w:space="0" w:color="auto"/>
        <w:bottom w:val="none" w:sz="0" w:space="0" w:color="auto"/>
        <w:right w:val="none" w:sz="0" w:space="0" w:color="auto"/>
      </w:divBdr>
    </w:div>
    <w:div w:id="1653018198">
      <w:bodyDiv w:val="1"/>
      <w:marLeft w:val="0"/>
      <w:marRight w:val="0"/>
      <w:marTop w:val="0"/>
      <w:marBottom w:val="0"/>
      <w:divBdr>
        <w:top w:val="none" w:sz="0" w:space="0" w:color="auto"/>
        <w:left w:val="none" w:sz="0" w:space="0" w:color="auto"/>
        <w:bottom w:val="none" w:sz="0" w:space="0" w:color="auto"/>
        <w:right w:val="none" w:sz="0" w:space="0" w:color="auto"/>
      </w:divBdr>
    </w:div>
    <w:div w:id="1668971349">
      <w:bodyDiv w:val="1"/>
      <w:marLeft w:val="0"/>
      <w:marRight w:val="0"/>
      <w:marTop w:val="0"/>
      <w:marBottom w:val="0"/>
      <w:divBdr>
        <w:top w:val="none" w:sz="0" w:space="0" w:color="auto"/>
        <w:left w:val="none" w:sz="0" w:space="0" w:color="auto"/>
        <w:bottom w:val="none" w:sz="0" w:space="0" w:color="auto"/>
        <w:right w:val="none" w:sz="0" w:space="0" w:color="auto"/>
      </w:divBdr>
    </w:div>
    <w:div w:id="1815293657">
      <w:bodyDiv w:val="1"/>
      <w:marLeft w:val="0"/>
      <w:marRight w:val="0"/>
      <w:marTop w:val="0"/>
      <w:marBottom w:val="0"/>
      <w:divBdr>
        <w:top w:val="none" w:sz="0" w:space="0" w:color="auto"/>
        <w:left w:val="none" w:sz="0" w:space="0" w:color="auto"/>
        <w:bottom w:val="none" w:sz="0" w:space="0" w:color="auto"/>
        <w:right w:val="none" w:sz="0" w:space="0" w:color="auto"/>
      </w:divBdr>
    </w:div>
    <w:div w:id="1858423056">
      <w:bodyDiv w:val="1"/>
      <w:marLeft w:val="0"/>
      <w:marRight w:val="0"/>
      <w:marTop w:val="0"/>
      <w:marBottom w:val="0"/>
      <w:divBdr>
        <w:top w:val="none" w:sz="0" w:space="0" w:color="auto"/>
        <w:left w:val="none" w:sz="0" w:space="0" w:color="auto"/>
        <w:bottom w:val="none" w:sz="0" w:space="0" w:color="auto"/>
        <w:right w:val="none" w:sz="0" w:space="0" w:color="auto"/>
      </w:divBdr>
    </w:div>
    <w:div w:id="1884244651">
      <w:bodyDiv w:val="1"/>
      <w:marLeft w:val="0"/>
      <w:marRight w:val="0"/>
      <w:marTop w:val="0"/>
      <w:marBottom w:val="0"/>
      <w:divBdr>
        <w:top w:val="none" w:sz="0" w:space="0" w:color="auto"/>
        <w:left w:val="none" w:sz="0" w:space="0" w:color="auto"/>
        <w:bottom w:val="none" w:sz="0" w:space="0" w:color="auto"/>
        <w:right w:val="none" w:sz="0" w:space="0" w:color="auto"/>
      </w:divBdr>
    </w:div>
    <w:div w:id="1898469010">
      <w:bodyDiv w:val="1"/>
      <w:marLeft w:val="0"/>
      <w:marRight w:val="0"/>
      <w:marTop w:val="0"/>
      <w:marBottom w:val="0"/>
      <w:divBdr>
        <w:top w:val="none" w:sz="0" w:space="0" w:color="auto"/>
        <w:left w:val="none" w:sz="0" w:space="0" w:color="auto"/>
        <w:bottom w:val="none" w:sz="0" w:space="0" w:color="auto"/>
        <w:right w:val="none" w:sz="0" w:space="0" w:color="auto"/>
      </w:divBdr>
    </w:div>
    <w:div w:id="1907455503">
      <w:bodyDiv w:val="1"/>
      <w:marLeft w:val="0"/>
      <w:marRight w:val="0"/>
      <w:marTop w:val="0"/>
      <w:marBottom w:val="0"/>
      <w:divBdr>
        <w:top w:val="none" w:sz="0" w:space="0" w:color="auto"/>
        <w:left w:val="none" w:sz="0" w:space="0" w:color="auto"/>
        <w:bottom w:val="none" w:sz="0" w:space="0" w:color="auto"/>
        <w:right w:val="none" w:sz="0" w:space="0" w:color="auto"/>
      </w:divBdr>
    </w:div>
    <w:div w:id="1966158255">
      <w:bodyDiv w:val="1"/>
      <w:marLeft w:val="0"/>
      <w:marRight w:val="0"/>
      <w:marTop w:val="0"/>
      <w:marBottom w:val="0"/>
      <w:divBdr>
        <w:top w:val="none" w:sz="0" w:space="0" w:color="auto"/>
        <w:left w:val="none" w:sz="0" w:space="0" w:color="auto"/>
        <w:bottom w:val="none" w:sz="0" w:space="0" w:color="auto"/>
        <w:right w:val="none" w:sz="0" w:space="0" w:color="auto"/>
      </w:divBdr>
    </w:div>
    <w:div w:id="1968927946">
      <w:bodyDiv w:val="1"/>
      <w:marLeft w:val="0"/>
      <w:marRight w:val="0"/>
      <w:marTop w:val="0"/>
      <w:marBottom w:val="0"/>
      <w:divBdr>
        <w:top w:val="none" w:sz="0" w:space="0" w:color="auto"/>
        <w:left w:val="none" w:sz="0" w:space="0" w:color="auto"/>
        <w:bottom w:val="none" w:sz="0" w:space="0" w:color="auto"/>
        <w:right w:val="none" w:sz="0" w:space="0" w:color="auto"/>
      </w:divBdr>
    </w:div>
    <w:div w:id="1986355996">
      <w:bodyDiv w:val="1"/>
      <w:marLeft w:val="0"/>
      <w:marRight w:val="0"/>
      <w:marTop w:val="0"/>
      <w:marBottom w:val="0"/>
      <w:divBdr>
        <w:top w:val="none" w:sz="0" w:space="0" w:color="auto"/>
        <w:left w:val="none" w:sz="0" w:space="0" w:color="auto"/>
        <w:bottom w:val="none" w:sz="0" w:space="0" w:color="auto"/>
        <w:right w:val="none" w:sz="0" w:space="0" w:color="auto"/>
      </w:divBdr>
    </w:div>
    <w:div w:id="2035643386">
      <w:bodyDiv w:val="1"/>
      <w:marLeft w:val="0"/>
      <w:marRight w:val="0"/>
      <w:marTop w:val="0"/>
      <w:marBottom w:val="0"/>
      <w:divBdr>
        <w:top w:val="none" w:sz="0" w:space="0" w:color="auto"/>
        <w:left w:val="none" w:sz="0" w:space="0" w:color="auto"/>
        <w:bottom w:val="none" w:sz="0" w:space="0" w:color="auto"/>
        <w:right w:val="none" w:sz="0" w:space="0" w:color="auto"/>
      </w:divBdr>
    </w:div>
    <w:div w:id="2057778983">
      <w:bodyDiv w:val="1"/>
      <w:marLeft w:val="0"/>
      <w:marRight w:val="0"/>
      <w:marTop w:val="0"/>
      <w:marBottom w:val="0"/>
      <w:divBdr>
        <w:top w:val="none" w:sz="0" w:space="0" w:color="auto"/>
        <w:left w:val="none" w:sz="0" w:space="0" w:color="auto"/>
        <w:bottom w:val="none" w:sz="0" w:space="0" w:color="auto"/>
        <w:right w:val="none" w:sz="0" w:space="0" w:color="auto"/>
      </w:divBdr>
    </w:div>
    <w:div w:id="2087799002">
      <w:bodyDiv w:val="1"/>
      <w:marLeft w:val="0"/>
      <w:marRight w:val="0"/>
      <w:marTop w:val="0"/>
      <w:marBottom w:val="0"/>
      <w:divBdr>
        <w:top w:val="none" w:sz="0" w:space="0" w:color="auto"/>
        <w:left w:val="none" w:sz="0" w:space="0" w:color="auto"/>
        <w:bottom w:val="none" w:sz="0" w:space="0" w:color="auto"/>
        <w:right w:val="none" w:sz="0" w:space="0" w:color="auto"/>
      </w:divBdr>
    </w:div>
    <w:div w:id="2122914172">
      <w:bodyDiv w:val="1"/>
      <w:marLeft w:val="0"/>
      <w:marRight w:val="0"/>
      <w:marTop w:val="0"/>
      <w:marBottom w:val="0"/>
      <w:divBdr>
        <w:top w:val="none" w:sz="0" w:space="0" w:color="auto"/>
        <w:left w:val="none" w:sz="0" w:space="0" w:color="auto"/>
        <w:bottom w:val="none" w:sz="0" w:space="0" w:color="auto"/>
        <w:right w:val="none" w:sz="0" w:space="0" w:color="auto"/>
      </w:divBdr>
    </w:div>
    <w:div w:id="2146506266">
      <w:bodyDiv w:val="1"/>
      <w:marLeft w:val="0"/>
      <w:marRight w:val="0"/>
      <w:marTop w:val="0"/>
      <w:marBottom w:val="0"/>
      <w:divBdr>
        <w:top w:val="none" w:sz="0" w:space="0" w:color="auto"/>
        <w:left w:val="none" w:sz="0" w:space="0" w:color="auto"/>
        <w:bottom w:val="none" w:sz="0" w:space="0" w:color="auto"/>
        <w:right w:val="none" w:sz="0" w:space="0" w:color="auto"/>
      </w:divBdr>
      <w:divsChild>
        <w:div w:id="1880435631">
          <w:marLeft w:val="0"/>
          <w:marRight w:val="0"/>
          <w:marTop w:val="0"/>
          <w:marBottom w:val="0"/>
          <w:divBdr>
            <w:top w:val="none" w:sz="0" w:space="0" w:color="auto"/>
            <w:left w:val="none" w:sz="0" w:space="0" w:color="auto"/>
            <w:bottom w:val="none" w:sz="0" w:space="0" w:color="auto"/>
            <w:right w:val="none" w:sz="0" w:space="0" w:color="auto"/>
          </w:divBdr>
          <w:divsChild>
            <w:div w:id="20477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251</TotalTime>
  <Pages>24</Pages>
  <Words>10777</Words>
  <Characters>61431</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Event-linked changes in coastal-bird checklist reporting and reported counts during Pacific herring spawning in the Strait of Georgia</vt:lpstr>
    </vt:vector>
  </TitlesOfParts>
  <Company/>
  <LinksUpToDate>false</LinksUpToDate>
  <CharactersWithSpaces>72064</CharactersWithSpaces>
  <SharedDoc>false</SharedDoc>
  <HLinks>
    <vt:vector size="72" baseType="variant">
      <vt:variant>
        <vt:i4>5374021</vt:i4>
      </vt:variant>
      <vt:variant>
        <vt:i4>33</vt:i4>
      </vt:variant>
      <vt:variant>
        <vt:i4>0</vt:i4>
      </vt:variant>
      <vt:variant>
        <vt:i4>5</vt:i4>
      </vt:variant>
      <vt:variant>
        <vt:lpwstr>https://cdn.geo-matching.com/kpb0rrR3.pdf</vt:lpwstr>
      </vt:variant>
      <vt:variant>
        <vt:lpwstr/>
      </vt:variant>
      <vt:variant>
        <vt:i4>7143476</vt:i4>
      </vt:variant>
      <vt:variant>
        <vt:i4>30</vt:i4>
      </vt:variant>
      <vt:variant>
        <vt:i4>0</vt:i4>
      </vt:variant>
      <vt:variant>
        <vt:i4>5</vt:i4>
      </vt:variant>
      <vt:variant>
        <vt:lpwstr>https://www.r-project.org/</vt:lpwstr>
      </vt:variant>
      <vt:variant>
        <vt:lpwstr/>
      </vt:variant>
      <vt:variant>
        <vt:i4>917522</vt:i4>
      </vt:variant>
      <vt:variant>
        <vt:i4>27</vt:i4>
      </vt:variant>
      <vt:variant>
        <vt:i4>0</vt:i4>
      </vt:variant>
      <vt:variant>
        <vt:i4>5</vt:i4>
      </vt:variant>
      <vt:variant>
        <vt:lpwstr>https://platform.openai.com/</vt:lpwstr>
      </vt:variant>
      <vt:variant>
        <vt:lpwstr/>
      </vt:variant>
      <vt:variant>
        <vt:i4>8257640</vt:i4>
      </vt:variant>
      <vt:variant>
        <vt:i4>24</vt:i4>
      </vt:variant>
      <vt:variant>
        <vt:i4>0</vt:i4>
      </vt:variant>
      <vt:variant>
        <vt:i4>5</vt:i4>
      </vt:variant>
      <vt:variant>
        <vt:lpwstr>https://code.visualstudio.com/</vt:lpwstr>
      </vt:variant>
      <vt:variant>
        <vt:lpwstr/>
      </vt:variant>
      <vt:variant>
        <vt:i4>262173</vt:i4>
      </vt:variant>
      <vt:variant>
        <vt:i4>21</vt:i4>
      </vt:variant>
      <vt:variant>
        <vt:i4>0</vt:i4>
      </vt:variant>
      <vt:variant>
        <vt:i4>5</vt:i4>
      </vt:variant>
      <vt:variant>
        <vt:lpwstr>https://www.ourcommons.ca/DocumentViewer/en/43-2/INAN/meeting-34/evidence</vt:lpwstr>
      </vt:variant>
      <vt:variant>
        <vt:lpwstr/>
      </vt:variant>
      <vt:variant>
        <vt:i4>2555951</vt:i4>
      </vt:variant>
      <vt:variant>
        <vt:i4>18</vt:i4>
      </vt:variant>
      <vt:variant>
        <vt:i4>0</vt:i4>
      </vt:variant>
      <vt:variant>
        <vt:i4>5</vt:i4>
      </vt:variant>
      <vt:variant>
        <vt:lpwstr>https://www.algaebase.org/</vt:lpwstr>
      </vt:variant>
      <vt:variant>
        <vt:lpwstr/>
      </vt:variant>
      <vt:variant>
        <vt:i4>2949159</vt:i4>
      </vt:variant>
      <vt:variant>
        <vt:i4>15</vt:i4>
      </vt:variant>
      <vt:variant>
        <vt:i4>0</vt:i4>
      </vt:variant>
      <vt:variant>
        <vt:i4>5</vt:i4>
      </vt:variant>
      <vt:variant>
        <vt:lpwstr>https://github.com/features/copilot</vt:lpwstr>
      </vt:variant>
      <vt:variant>
        <vt:lpwstr/>
      </vt:variant>
      <vt:variant>
        <vt:i4>7012386</vt:i4>
      </vt:variant>
      <vt:variant>
        <vt:i4>12</vt:i4>
      </vt:variant>
      <vt:variant>
        <vt:i4>0</vt:i4>
      </vt:variant>
      <vt:variant>
        <vt:i4>5</vt:i4>
      </vt:variant>
      <vt:variant>
        <vt:lpwstr>https://open.canada.ca/data/en/dataset/1b289790-d0fe-49dc-af20-4ae7d91e17af</vt:lpwstr>
      </vt:variant>
      <vt:variant>
        <vt:lpwstr/>
      </vt:variant>
      <vt:variant>
        <vt:i4>3801129</vt:i4>
      </vt:variant>
      <vt:variant>
        <vt:i4>9</vt:i4>
      </vt:variant>
      <vt:variant>
        <vt:i4>0</vt:i4>
      </vt:variant>
      <vt:variant>
        <vt:i4>5</vt:i4>
      </vt:variant>
      <vt:variant>
        <vt:lpwstr>https://open.canada.ca/data/en/dataset/d892511c-d851-4f85-a0ec-708bc05d2810</vt:lpwstr>
      </vt:variant>
      <vt:variant>
        <vt:lpwstr/>
      </vt:variant>
      <vt:variant>
        <vt:i4>2293857</vt:i4>
      </vt:variant>
      <vt:variant>
        <vt:i4>6</vt:i4>
      </vt:variant>
      <vt:variant>
        <vt:i4>0</vt:i4>
      </vt:variant>
      <vt:variant>
        <vt:i4>5</vt:i4>
      </vt:variant>
      <vt:variant>
        <vt:lpwstr>https://claude.ai/</vt:lpwstr>
      </vt:variant>
      <vt:variant>
        <vt:lpwstr/>
      </vt:variant>
      <vt:variant>
        <vt:i4>1966094</vt:i4>
      </vt:variant>
      <vt:variant>
        <vt:i4>3</vt:i4>
      </vt:variant>
      <vt:variant>
        <vt:i4>0</vt:i4>
      </vt:variant>
      <vt:variant>
        <vt:i4>5</vt:i4>
      </vt:variant>
      <vt:variant>
        <vt:lpwstr>https://www.adobe.com/products/premiere.html</vt:lpwstr>
      </vt:variant>
      <vt:variant>
        <vt:lpwstr/>
      </vt:variant>
      <vt:variant>
        <vt:i4>7798852</vt:i4>
      </vt:variant>
      <vt:variant>
        <vt:i4>0</vt:i4>
      </vt:variant>
      <vt:variant>
        <vt:i4>0</vt:i4>
      </vt:variant>
      <vt:variant>
        <vt:i4>5</vt:i4>
      </vt:variant>
      <vt:variant>
        <vt:lpwstr>mailto:dingwalljake@gmail.com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Event-linked changes in coastal-bird checklist reporting and reported counts during Pacific herring spawning in the Strait of Georgia</dc:title>
  <dc:subject>Pacific herring spawning and coastal-bird eBird observations</dc:subject>
  <dc:creator>Jacob T. Dingwall</dc:creator>
  <cp:keywords>Pacific herring; eBird; community science; coastal birds</cp:keywords>
  <dc:description/>
  <cp:lastModifiedBy>Jake Dingwall</cp:lastModifiedBy>
  <cp:revision>5</cp:revision>
  <dcterms:created xsi:type="dcterms:W3CDTF">2026-07-27T00:00:00Z</dcterms:created>
  <dcterms:modified xsi:type="dcterms:W3CDTF">2026-07-28T03:49:00Z</dcterms:modified>
</cp:coreProperties>
</file>